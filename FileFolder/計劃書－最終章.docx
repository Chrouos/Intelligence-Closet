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3" w:name="_Hlk122361187" w:displacedByCustomXml="next"/>
    <w:bookmarkEnd w:id="3" w:displacedByCustomXml="next"/>
    <w:sdt>
      <w:sdtPr>
        <w:rPr>
          <w:rFonts w:asciiTheme="minorHAnsi" w:hAnsiTheme="minorHAnsi" w:cstheme="minorBidi"/>
          <w:color w:val="000000" w:themeColor="text1"/>
          <w:kern w:val="2"/>
          <w:sz w:val="28"/>
          <w:szCs w:val="22"/>
        </w:rPr>
        <w:id w:val="1302738394"/>
        <w:docPartObj>
          <w:docPartGallery w:val="Cover Pages"/>
          <w:docPartUnique/>
        </w:docPartObj>
      </w:sdtPr>
      <w:sdtEndPr>
        <w:rPr>
          <w:rFonts w:ascii="Times New Roman" w:hAnsi="Times New Roman"/>
          <w:b/>
          <w:sz w:val="40"/>
          <w:szCs w:val="40"/>
        </w:rPr>
      </w:sdtEndPr>
      <w:sdtContent>
        <w:p w14:paraId="2E4F8DBE" w14:textId="77777777" w:rsidR="00A32C74" w:rsidRPr="004C65B3" w:rsidRDefault="00A32C74" w:rsidP="004C65B3">
          <w:pPr>
            <w:pStyle w:val="afe"/>
            <w:adjustRightInd/>
            <w:spacing w:line="480" w:lineRule="auto"/>
            <w:rPr>
              <w:rFonts w:ascii="Times New Roman" w:hAnsi="Times New Roman"/>
              <w:b/>
              <w:kern w:val="16"/>
              <w:sz w:val="40"/>
              <w:szCs w:val="40"/>
            </w:rPr>
          </w:pPr>
          <w:r w:rsidRPr="004C65B3">
            <w:rPr>
              <w:rFonts w:ascii="Times New Roman" w:hAnsi="Times New Roman" w:hint="eastAsia"/>
              <w:b/>
              <w:kern w:val="16"/>
              <w:sz w:val="40"/>
              <w:szCs w:val="40"/>
            </w:rPr>
            <w:t>中</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國</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文</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化</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大</w:t>
          </w:r>
          <w:r w:rsidRPr="004C65B3">
            <w:rPr>
              <w:rFonts w:ascii="Times New Roman" w:hAnsi="Times New Roman"/>
              <w:b/>
              <w:kern w:val="16"/>
              <w:sz w:val="40"/>
              <w:szCs w:val="40"/>
            </w:rPr>
            <w:t xml:space="preserve"> </w:t>
          </w:r>
          <w:r w:rsidRPr="004C65B3">
            <w:rPr>
              <w:rFonts w:ascii="Times New Roman" w:hAnsi="Times New Roman" w:hint="eastAsia"/>
              <w:b/>
              <w:kern w:val="16"/>
              <w:sz w:val="40"/>
              <w:szCs w:val="40"/>
            </w:rPr>
            <w:t>學</w:t>
          </w:r>
        </w:p>
        <w:p w14:paraId="3CFD90F5" w14:textId="77777777" w:rsidR="00A32C74" w:rsidRPr="004C65B3" w:rsidRDefault="00A32C74" w:rsidP="004C65B3">
          <w:pPr>
            <w:pStyle w:val="afe"/>
            <w:adjustRightInd/>
            <w:spacing w:line="480" w:lineRule="auto"/>
            <w:rPr>
              <w:rFonts w:ascii="Times New Roman" w:hAnsi="Times New Roman"/>
              <w:b/>
              <w:kern w:val="16"/>
              <w:sz w:val="40"/>
              <w:szCs w:val="40"/>
            </w:rPr>
          </w:pPr>
          <w:r w:rsidRPr="004C65B3">
            <w:rPr>
              <w:rFonts w:ascii="Times New Roman" w:hAnsi="Times New Roman" w:hint="eastAsia"/>
              <w:b/>
              <w:kern w:val="16"/>
              <w:sz w:val="40"/>
              <w:szCs w:val="40"/>
            </w:rPr>
            <w:t>資</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訊</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工</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程</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學</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系</w:t>
          </w:r>
        </w:p>
        <w:p w14:paraId="66AEE629" w14:textId="77777777" w:rsidR="00A32C74" w:rsidRPr="004C65B3" w:rsidRDefault="00A32C74" w:rsidP="004C65B3">
          <w:pPr>
            <w:pStyle w:val="afe"/>
            <w:adjustRightInd/>
            <w:spacing w:line="480" w:lineRule="auto"/>
            <w:rPr>
              <w:rFonts w:ascii="Times New Roman" w:hAnsi="Times New Roman"/>
              <w:b/>
              <w:kern w:val="16"/>
              <w:sz w:val="40"/>
              <w:szCs w:val="40"/>
            </w:rPr>
          </w:pPr>
          <w:r w:rsidRPr="004C65B3">
            <w:rPr>
              <w:rFonts w:ascii="Times New Roman" w:hAnsi="Times New Roman" w:hint="eastAsia"/>
              <w:b/>
              <w:kern w:val="16"/>
              <w:sz w:val="40"/>
              <w:szCs w:val="40"/>
            </w:rPr>
            <w:t>資</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訊</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系</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統</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專</w:t>
          </w:r>
          <w:r w:rsidRPr="004C65B3">
            <w:rPr>
              <w:rFonts w:ascii="Times New Roman" w:hAnsi="Times New Roman" w:hint="eastAsia"/>
              <w:b/>
              <w:kern w:val="16"/>
              <w:sz w:val="40"/>
              <w:szCs w:val="40"/>
            </w:rPr>
            <w:t xml:space="preserve"> </w:t>
          </w:r>
          <w:r w:rsidRPr="004C65B3">
            <w:rPr>
              <w:rFonts w:ascii="Times New Roman" w:hAnsi="Times New Roman" w:hint="eastAsia"/>
              <w:b/>
              <w:kern w:val="16"/>
              <w:sz w:val="40"/>
              <w:szCs w:val="40"/>
            </w:rPr>
            <w:t>題</w:t>
          </w:r>
        </w:p>
        <w:p w14:paraId="00823244" w14:textId="77777777" w:rsidR="004C65B3" w:rsidRPr="004C65B3" w:rsidRDefault="004C65B3" w:rsidP="004C65B3">
          <w:pPr>
            <w:spacing w:before="0" w:after="0" w:line="480" w:lineRule="auto"/>
            <w:ind w:firstLineChars="0" w:firstLine="0"/>
            <w:jc w:val="center"/>
            <w:rPr>
              <w:rFonts w:ascii="Times New Roman" w:hAnsi="Times New Roman"/>
              <w:b/>
              <w:color w:val="auto"/>
              <w:sz w:val="32"/>
              <w:szCs w:val="32"/>
            </w:rPr>
          </w:pPr>
        </w:p>
        <w:p w14:paraId="1DCF1753" w14:textId="77777777" w:rsidR="004C65B3" w:rsidRPr="004C65B3" w:rsidRDefault="004C65B3" w:rsidP="004C65B3">
          <w:pPr>
            <w:spacing w:before="0" w:after="0" w:line="480" w:lineRule="auto"/>
            <w:ind w:firstLineChars="0" w:firstLine="0"/>
            <w:jc w:val="center"/>
            <w:rPr>
              <w:rFonts w:ascii="Times New Roman" w:hAnsi="Times New Roman"/>
              <w:b/>
              <w:color w:val="auto"/>
              <w:sz w:val="32"/>
              <w:szCs w:val="32"/>
            </w:rPr>
          </w:pPr>
        </w:p>
        <w:p w14:paraId="2CBE7C9C" w14:textId="77777777" w:rsidR="004C65B3" w:rsidRPr="004C65B3" w:rsidRDefault="004C65B3" w:rsidP="004C65B3">
          <w:pPr>
            <w:spacing w:before="0" w:after="0" w:line="480" w:lineRule="auto"/>
            <w:ind w:firstLineChars="0" w:firstLine="0"/>
            <w:jc w:val="center"/>
            <w:rPr>
              <w:rFonts w:ascii="Times New Roman" w:hAnsi="Times New Roman"/>
              <w:b/>
              <w:color w:val="auto"/>
              <w:sz w:val="32"/>
              <w:szCs w:val="32"/>
            </w:rPr>
          </w:pPr>
        </w:p>
        <w:p w14:paraId="198D4B55" w14:textId="77777777" w:rsidR="00A32C74" w:rsidRDefault="00A32C74" w:rsidP="004C65B3">
          <w:pPr>
            <w:spacing w:before="0" w:after="0" w:line="480" w:lineRule="auto"/>
            <w:ind w:firstLineChars="0" w:firstLine="0"/>
            <w:jc w:val="center"/>
            <w:rPr>
              <w:rFonts w:ascii="標楷體" w:hAnsi="標楷體"/>
              <w:b/>
              <w:bCs/>
              <w:sz w:val="40"/>
              <w:szCs w:val="40"/>
            </w:rPr>
          </w:pPr>
        </w:p>
        <w:p w14:paraId="5C8FC861" w14:textId="14A57FB6" w:rsidR="00A32C74" w:rsidRPr="004C65B3" w:rsidRDefault="00A32C74" w:rsidP="004C65B3">
          <w:pPr>
            <w:spacing w:before="0" w:after="0" w:line="480" w:lineRule="auto"/>
            <w:ind w:firstLineChars="0" w:firstLine="0"/>
            <w:jc w:val="center"/>
            <w:rPr>
              <w:rFonts w:ascii="Times New Roman" w:hAnsi="Times New Roman" w:cs="Times New Roman"/>
              <w:b/>
              <w:color w:val="auto"/>
              <w:sz w:val="48"/>
              <w:szCs w:val="48"/>
            </w:rPr>
          </w:pPr>
          <w:r w:rsidRPr="004C65B3">
            <w:rPr>
              <w:rFonts w:ascii="Times New Roman" w:hAnsi="Times New Roman" w:cs="Times New Roman" w:hint="eastAsia"/>
              <w:b/>
              <w:color w:val="auto"/>
              <w:sz w:val="48"/>
              <w:szCs w:val="48"/>
            </w:rPr>
            <w:t>智能衣櫃</w:t>
          </w:r>
        </w:p>
        <w:p w14:paraId="13071C8A" w14:textId="77777777" w:rsidR="00A32C74" w:rsidRPr="004C65B3" w:rsidRDefault="00A32C74" w:rsidP="004C65B3">
          <w:pPr>
            <w:spacing w:before="0" w:after="0" w:line="480" w:lineRule="auto"/>
            <w:ind w:firstLineChars="0" w:firstLine="0"/>
            <w:jc w:val="center"/>
            <w:rPr>
              <w:rFonts w:ascii="Times New Roman" w:hAnsi="Times New Roman"/>
              <w:color w:val="auto"/>
              <w:sz w:val="32"/>
            </w:rPr>
          </w:pPr>
        </w:p>
        <w:p w14:paraId="12DE91CF" w14:textId="77777777" w:rsidR="00A32C74" w:rsidRPr="004C65B3" w:rsidRDefault="00A32C74" w:rsidP="004C65B3">
          <w:pPr>
            <w:spacing w:before="0" w:after="0" w:line="480" w:lineRule="auto"/>
            <w:ind w:firstLineChars="0" w:firstLine="0"/>
            <w:jc w:val="center"/>
            <w:rPr>
              <w:rFonts w:ascii="Times New Roman" w:hAnsi="Times New Roman"/>
              <w:color w:val="auto"/>
              <w:sz w:val="32"/>
            </w:rPr>
          </w:pPr>
        </w:p>
        <w:p w14:paraId="7F8C6419" w14:textId="77777777" w:rsidR="00A32C74" w:rsidRPr="004C65B3" w:rsidRDefault="00A32C74" w:rsidP="004C65B3">
          <w:pPr>
            <w:spacing w:before="0" w:after="0" w:line="480" w:lineRule="auto"/>
            <w:ind w:firstLineChars="0" w:firstLine="0"/>
            <w:jc w:val="center"/>
            <w:rPr>
              <w:rFonts w:ascii="Times New Roman" w:hAnsi="Times New Roman"/>
              <w:color w:val="auto"/>
              <w:sz w:val="32"/>
            </w:rPr>
          </w:pPr>
        </w:p>
        <w:p w14:paraId="47E9123C" w14:textId="77777777" w:rsidR="00A32C74" w:rsidRPr="004C65B3" w:rsidRDefault="00A32C74" w:rsidP="004C65B3">
          <w:pPr>
            <w:spacing w:before="0" w:after="0" w:line="480" w:lineRule="auto"/>
            <w:ind w:firstLineChars="0" w:firstLine="0"/>
            <w:jc w:val="center"/>
            <w:rPr>
              <w:rFonts w:ascii="Times New Roman" w:hAnsi="Times New Roman"/>
              <w:color w:val="auto"/>
              <w:sz w:val="32"/>
            </w:rPr>
          </w:pPr>
        </w:p>
        <w:p w14:paraId="536D6B13" w14:textId="12146D76" w:rsidR="00A32C74" w:rsidRPr="004C65B3"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學</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生：</w:t>
          </w:r>
          <w:r w:rsidR="00187C11" w:rsidRPr="004C65B3">
            <w:rPr>
              <w:rFonts w:ascii="Times New Roman" w:hAnsi="Times New Roman" w:hint="eastAsia"/>
              <w:b/>
              <w:color w:val="auto"/>
              <w:sz w:val="40"/>
              <w:szCs w:val="40"/>
            </w:rPr>
            <w:t>黃</w:t>
          </w:r>
          <w:r w:rsidR="00187C11" w:rsidRPr="004C65B3">
            <w:rPr>
              <w:rFonts w:ascii="Times New Roman" w:hAnsi="Times New Roman" w:hint="eastAsia"/>
              <w:b/>
              <w:color w:val="auto"/>
              <w:sz w:val="40"/>
              <w:szCs w:val="40"/>
            </w:rPr>
            <w:t xml:space="preserve"> </w:t>
          </w:r>
          <w:r w:rsidR="00187C11" w:rsidRPr="004C65B3">
            <w:rPr>
              <w:rFonts w:ascii="Times New Roman" w:hAnsi="Times New Roman" w:hint="eastAsia"/>
              <w:b/>
              <w:color w:val="auto"/>
              <w:sz w:val="40"/>
              <w:szCs w:val="40"/>
            </w:rPr>
            <w:t>懷</w:t>
          </w:r>
          <w:r w:rsidR="00187C11" w:rsidRPr="004C65B3">
            <w:rPr>
              <w:rFonts w:ascii="Times New Roman" w:hAnsi="Times New Roman" w:hint="eastAsia"/>
              <w:b/>
              <w:color w:val="auto"/>
              <w:sz w:val="40"/>
              <w:szCs w:val="40"/>
            </w:rPr>
            <w:t xml:space="preserve"> </w:t>
          </w:r>
          <w:r w:rsidR="00187C11" w:rsidRPr="004C65B3">
            <w:rPr>
              <w:rFonts w:ascii="Times New Roman" w:hAnsi="Times New Roman" w:hint="eastAsia"/>
              <w:b/>
              <w:color w:val="auto"/>
              <w:sz w:val="40"/>
              <w:szCs w:val="40"/>
            </w:rPr>
            <w:t>萱</w:t>
          </w:r>
        </w:p>
        <w:p w14:paraId="27B1AB98" w14:textId="67DFDC54" w:rsidR="00A32C74" w:rsidRPr="004C65B3"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 xml:space="preserve"> </w:t>
          </w:r>
          <w:r w:rsidR="00187C11" w:rsidRPr="004C65B3">
            <w:rPr>
              <w:rFonts w:ascii="Times New Roman" w:hAnsi="Times New Roman" w:hint="eastAsia"/>
              <w:b/>
              <w:color w:val="auto"/>
              <w:sz w:val="40"/>
              <w:szCs w:val="40"/>
            </w:rPr>
            <w:t xml:space="preserve">        </w:t>
          </w:r>
          <w:r w:rsidR="00187C11" w:rsidRPr="004C65B3">
            <w:rPr>
              <w:rFonts w:ascii="Times New Roman" w:hAnsi="Times New Roman"/>
              <w:b/>
              <w:color w:val="auto"/>
              <w:sz w:val="40"/>
              <w:szCs w:val="40"/>
            </w:rPr>
            <w:t xml:space="preserve"> </w:t>
          </w:r>
          <w:r w:rsidR="00187C11" w:rsidRPr="004C65B3">
            <w:rPr>
              <w:rFonts w:ascii="Times New Roman" w:hAnsi="Times New Roman" w:hint="eastAsia"/>
              <w:b/>
              <w:color w:val="auto"/>
              <w:sz w:val="40"/>
              <w:szCs w:val="40"/>
            </w:rPr>
            <w:t>陳</w:t>
          </w:r>
          <w:r w:rsidR="00187C11" w:rsidRPr="004C65B3">
            <w:rPr>
              <w:rFonts w:ascii="Times New Roman" w:hAnsi="Times New Roman" w:hint="eastAsia"/>
              <w:b/>
              <w:color w:val="auto"/>
              <w:sz w:val="40"/>
              <w:szCs w:val="40"/>
            </w:rPr>
            <w:t xml:space="preserve"> </w:t>
          </w:r>
          <w:r w:rsidR="00187C11" w:rsidRPr="004C65B3">
            <w:rPr>
              <w:rFonts w:ascii="Times New Roman" w:hAnsi="Times New Roman" w:hint="eastAsia"/>
              <w:b/>
              <w:color w:val="auto"/>
              <w:sz w:val="40"/>
              <w:szCs w:val="40"/>
            </w:rPr>
            <w:t>墨</w:t>
          </w:r>
          <w:r w:rsidR="00187C11" w:rsidRPr="004C65B3">
            <w:rPr>
              <w:rFonts w:ascii="Times New Roman" w:hAnsi="Times New Roman" w:hint="eastAsia"/>
              <w:b/>
              <w:color w:val="auto"/>
              <w:sz w:val="40"/>
              <w:szCs w:val="40"/>
            </w:rPr>
            <w:t xml:space="preserve"> </w:t>
          </w:r>
          <w:r w:rsidR="00187C11" w:rsidRPr="004C65B3">
            <w:rPr>
              <w:rFonts w:ascii="Times New Roman" w:hAnsi="Times New Roman" w:hint="eastAsia"/>
              <w:b/>
              <w:color w:val="auto"/>
              <w:sz w:val="40"/>
              <w:szCs w:val="40"/>
            </w:rPr>
            <w:t>兮</w:t>
          </w:r>
        </w:p>
        <w:p w14:paraId="6610AB13" w14:textId="77777777" w:rsidR="00A32C74" w:rsidRPr="004C65B3"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詹</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惠</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茹</w:t>
          </w:r>
        </w:p>
        <w:p w14:paraId="4FF39A44" w14:textId="48412EF1" w:rsidR="00A32C74"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指導教授：林</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世</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崧</w:t>
          </w:r>
        </w:p>
        <w:p w14:paraId="07B2B616" w14:textId="77777777" w:rsidR="004C65B3" w:rsidRPr="004C65B3" w:rsidRDefault="004C65B3" w:rsidP="004C65B3">
          <w:pPr>
            <w:spacing w:before="0" w:after="0" w:line="480" w:lineRule="auto"/>
            <w:ind w:firstLineChars="0" w:firstLine="0"/>
            <w:jc w:val="center"/>
            <w:rPr>
              <w:rFonts w:ascii="Times New Roman" w:hAnsi="Times New Roman"/>
              <w:b/>
              <w:color w:val="auto"/>
              <w:sz w:val="40"/>
              <w:szCs w:val="40"/>
            </w:rPr>
          </w:pPr>
        </w:p>
        <w:p w14:paraId="62040A89" w14:textId="77777777" w:rsidR="00270526" w:rsidRDefault="00A32C74" w:rsidP="004C65B3">
          <w:pPr>
            <w:spacing w:before="0" w:after="0" w:line="480" w:lineRule="auto"/>
            <w:ind w:firstLineChars="0" w:firstLine="0"/>
            <w:jc w:val="center"/>
            <w:rPr>
              <w:rFonts w:ascii="Times New Roman" w:hAnsi="Times New Roman"/>
              <w:b/>
              <w:color w:val="auto"/>
              <w:sz w:val="40"/>
              <w:szCs w:val="40"/>
            </w:rPr>
          </w:pPr>
          <w:r w:rsidRPr="004C65B3">
            <w:rPr>
              <w:rFonts w:ascii="Times New Roman" w:hAnsi="Times New Roman" w:hint="eastAsia"/>
              <w:b/>
              <w:color w:val="auto"/>
              <w:sz w:val="40"/>
              <w:szCs w:val="40"/>
            </w:rPr>
            <w:t>中</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華</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民</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國</w:t>
          </w:r>
          <w:r w:rsidRPr="004C65B3">
            <w:rPr>
              <w:rFonts w:ascii="Times New Roman" w:hAnsi="Times New Roman" w:hint="eastAsia"/>
              <w:b/>
              <w:color w:val="auto"/>
              <w:sz w:val="40"/>
              <w:szCs w:val="40"/>
            </w:rPr>
            <w:t xml:space="preserve"> </w:t>
          </w:r>
          <w:r w:rsidRPr="004C65B3">
            <w:rPr>
              <w:rFonts w:ascii="Times New Roman" w:hAnsi="Times New Roman"/>
              <w:b/>
              <w:color w:val="auto"/>
              <w:sz w:val="40"/>
              <w:szCs w:val="40"/>
            </w:rPr>
            <w:t>111</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年</w:t>
          </w:r>
          <w:r w:rsidRPr="004C65B3">
            <w:rPr>
              <w:rFonts w:ascii="Times New Roman" w:hAnsi="Times New Roman" w:hint="eastAsia"/>
              <w:b/>
              <w:color w:val="auto"/>
              <w:sz w:val="40"/>
              <w:szCs w:val="40"/>
            </w:rPr>
            <w:t xml:space="preserve"> </w:t>
          </w:r>
          <w:r w:rsidR="00187C11" w:rsidRPr="004C65B3">
            <w:rPr>
              <w:rFonts w:ascii="Times New Roman" w:hAnsi="Times New Roman"/>
              <w:b/>
              <w:color w:val="auto"/>
              <w:sz w:val="40"/>
              <w:szCs w:val="40"/>
            </w:rPr>
            <w:t>12</w:t>
          </w:r>
          <w:r w:rsidRPr="004C65B3">
            <w:rPr>
              <w:rFonts w:ascii="Times New Roman" w:hAnsi="Times New Roman" w:hint="eastAsia"/>
              <w:b/>
              <w:color w:val="auto"/>
              <w:sz w:val="40"/>
              <w:szCs w:val="40"/>
            </w:rPr>
            <w:t xml:space="preserve"> </w:t>
          </w:r>
          <w:r w:rsidRPr="004C65B3">
            <w:rPr>
              <w:rFonts w:ascii="Times New Roman" w:hAnsi="Times New Roman" w:hint="eastAsia"/>
              <w:b/>
              <w:color w:val="auto"/>
              <w:sz w:val="40"/>
              <w:szCs w:val="40"/>
            </w:rPr>
            <w:t>月</w:t>
          </w:r>
          <w:r w:rsidR="00187C11" w:rsidRPr="004C65B3">
            <w:rPr>
              <w:rFonts w:ascii="Times New Roman" w:hAnsi="Times New Roman" w:hint="eastAsia"/>
              <w:b/>
              <w:color w:val="auto"/>
              <w:sz w:val="40"/>
              <w:szCs w:val="40"/>
            </w:rPr>
            <w:t xml:space="preserve"> </w:t>
          </w:r>
        </w:p>
        <w:p w14:paraId="3F7B3B07" w14:textId="003DE843" w:rsidR="00A32C74" w:rsidRPr="004C65B3" w:rsidRDefault="00000000" w:rsidP="004C65B3">
          <w:pPr>
            <w:spacing w:before="0" w:after="0" w:line="480" w:lineRule="auto"/>
            <w:ind w:firstLineChars="0" w:firstLine="0"/>
            <w:jc w:val="center"/>
            <w:rPr>
              <w:rFonts w:ascii="Times New Roman" w:hAnsi="Times New Roman"/>
              <w:b/>
              <w:color w:val="auto"/>
              <w:sz w:val="40"/>
              <w:szCs w:val="40"/>
            </w:rPr>
          </w:pPr>
        </w:p>
      </w:sdtContent>
    </w:sdt>
    <w:p w14:paraId="48DDA954" w14:textId="24484C17" w:rsidR="00702BC2" w:rsidRPr="00270526" w:rsidRDefault="00CA1BC7" w:rsidP="00270526">
      <w:pPr>
        <w:pStyle w:val="afe"/>
        <w:adjustRightInd/>
        <w:spacing w:afterLines="50" w:after="180" w:line="480" w:lineRule="exact"/>
        <w:rPr>
          <w:rFonts w:ascii="Times New Roman" w:hAnsi="Times New Roman"/>
          <w:b/>
          <w:kern w:val="16"/>
          <w:sz w:val="36"/>
          <w:szCs w:val="36"/>
        </w:rPr>
      </w:pPr>
      <w:r w:rsidRPr="00270526">
        <w:rPr>
          <w:rFonts w:ascii="Times New Roman" w:hAnsi="Times New Roman" w:hint="eastAsia"/>
          <w:b/>
          <w:kern w:val="16"/>
          <w:sz w:val="36"/>
          <w:szCs w:val="36"/>
        </w:rPr>
        <w:lastRenderedPageBreak/>
        <w:t>智能衣櫃</w:t>
      </w:r>
    </w:p>
    <w:p w14:paraId="049BCC8D" w14:textId="2A747D52" w:rsidR="00CA1BC7" w:rsidRPr="00270526" w:rsidRDefault="00CA1BC7" w:rsidP="00270526">
      <w:pPr>
        <w:spacing w:before="0" w:afterLines="50" w:after="180"/>
        <w:ind w:firstLineChars="0" w:firstLine="0"/>
        <w:jc w:val="center"/>
        <w:rPr>
          <w:rFonts w:ascii="Times New Roman" w:hAnsi="Times New Roman" w:cs="Times New Roman"/>
          <w:b/>
          <w:color w:val="auto"/>
          <w:kern w:val="16"/>
          <w:sz w:val="32"/>
          <w:szCs w:val="32"/>
        </w:rPr>
      </w:pPr>
      <w:r w:rsidRPr="00270526">
        <w:rPr>
          <w:rFonts w:ascii="Times New Roman" w:hAnsi="Times New Roman" w:cs="Times New Roman" w:hint="eastAsia"/>
          <w:b/>
          <w:color w:val="auto"/>
          <w:kern w:val="16"/>
          <w:sz w:val="32"/>
          <w:szCs w:val="32"/>
        </w:rPr>
        <w:t>專題學生：</w:t>
      </w:r>
      <w:r w:rsidR="00270526" w:rsidRPr="00270526">
        <w:rPr>
          <w:rFonts w:ascii="Times New Roman" w:hAnsi="Times New Roman" w:cs="Times New Roman" w:hint="eastAsia"/>
          <w:b/>
          <w:color w:val="auto"/>
          <w:kern w:val="16"/>
          <w:sz w:val="32"/>
          <w:szCs w:val="32"/>
        </w:rPr>
        <w:t>黃懷萱、陳墨兮</w:t>
      </w:r>
      <w:r w:rsidRPr="00270526">
        <w:rPr>
          <w:rFonts w:ascii="Times New Roman" w:hAnsi="Times New Roman" w:cs="Times New Roman" w:hint="eastAsia"/>
          <w:b/>
          <w:color w:val="auto"/>
          <w:kern w:val="16"/>
          <w:sz w:val="32"/>
          <w:szCs w:val="32"/>
        </w:rPr>
        <w:t>、詹惠茹</w:t>
      </w:r>
    </w:p>
    <w:p w14:paraId="5ED472DD" w14:textId="5882A78A" w:rsidR="00CA1BC7" w:rsidRPr="00270526" w:rsidRDefault="00CA1BC7" w:rsidP="00270526">
      <w:pPr>
        <w:spacing w:before="0" w:afterLines="50" w:after="180"/>
        <w:ind w:firstLineChars="0" w:firstLine="0"/>
        <w:jc w:val="center"/>
        <w:rPr>
          <w:rFonts w:ascii="Times New Roman" w:hAnsi="Times New Roman" w:cs="Times New Roman"/>
          <w:b/>
          <w:color w:val="auto"/>
          <w:kern w:val="16"/>
          <w:sz w:val="32"/>
          <w:szCs w:val="32"/>
        </w:rPr>
      </w:pPr>
      <w:r w:rsidRPr="00270526">
        <w:rPr>
          <w:rFonts w:ascii="Times New Roman" w:hAnsi="Times New Roman" w:cs="Times New Roman" w:hint="eastAsia"/>
          <w:b/>
          <w:color w:val="auto"/>
          <w:kern w:val="16"/>
          <w:sz w:val="32"/>
          <w:szCs w:val="32"/>
        </w:rPr>
        <w:t>指導教授：</w:t>
      </w:r>
      <w:r w:rsidR="00CE01C7" w:rsidRPr="00270526">
        <w:rPr>
          <w:rFonts w:ascii="Times New Roman" w:hAnsi="Times New Roman" w:cs="Times New Roman" w:hint="eastAsia"/>
          <w:b/>
          <w:color w:val="auto"/>
          <w:kern w:val="16"/>
          <w:sz w:val="32"/>
          <w:szCs w:val="32"/>
        </w:rPr>
        <w:t>林世崧</w:t>
      </w:r>
      <w:r w:rsidR="00CE01C7" w:rsidRPr="00270526">
        <w:rPr>
          <w:rFonts w:ascii="Times New Roman" w:hAnsi="Times New Roman" w:cs="Times New Roman" w:hint="eastAsia"/>
          <w:b/>
          <w:color w:val="auto"/>
          <w:kern w:val="16"/>
          <w:sz w:val="32"/>
          <w:szCs w:val="32"/>
        </w:rPr>
        <w:t xml:space="preserve"> </w:t>
      </w:r>
      <w:r w:rsidR="00CE01C7" w:rsidRPr="00270526">
        <w:rPr>
          <w:rFonts w:ascii="Times New Roman" w:hAnsi="Times New Roman" w:cs="Times New Roman" w:hint="eastAsia"/>
          <w:b/>
          <w:color w:val="auto"/>
          <w:kern w:val="16"/>
          <w:sz w:val="32"/>
          <w:szCs w:val="32"/>
        </w:rPr>
        <w:t>博士</w:t>
      </w:r>
    </w:p>
    <w:p w14:paraId="27624C86" w14:textId="2687D3BE" w:rsidR="00CE01C7" w:rsidRPr="00270526" w:rsidRDefault="00CE01C7" w:rsidP="00270526">
      <w:pPr>
        <w:spacing w:before="0" w:afterLines="50" w:after="180"/>
        <w:ind w:firstLineChars="0" w:firstLine="0"/>
        <w:jc w:val="center"/>
        <w:rPr>
          <w:rFonts w:ascii="Times New Roman" w:hAnsi="Times New Roman" w:cs="Times New Roman"/>
          <w:b/>
          <w:color w:val="auto"/>
          <w:kern w:val="16"/>
          <w:sz w:val="32"/>
          <w:szCs w:val="32"/>
        </w:rPr>
      </w:pPr>
      <w:r w:rsidRPr="00270526">
        <w:rPr>
          <w:rFonts w:ascii="Times New Roman" w:hAnsi="Times New Roman" w:cs="Times New Roman" w:hint="eastAsia"/>
          <w:b/>
          <w:color w:val="auto"/>
          <w:kern w:val="16"/>
          <w:sz w:val="32"/>
          <w:szCs w:val="32"/>
        </w:rPr>
        <w:t>中國文化大學</w:t>
      </w:r>
      <w:r w:rsidRPr="00270526">
        <w:rPr>
          <w:rFonts w:ascii="Times New Roman" w:hAnsi="Times New Roman" w:cs="Times New Roman" w:hint="eastAsia"/>
          <w:b/>
          <w:color w:val="auto"/>
          <w:kern w:val="16"/>
          <w:sz w:val="32"/>
          <w:szCs w:val="32"/>
        </w:rPr>
        <w:t xml:space="preserve"> </w:t>
      </w:r>
      <w:r w:rsidRPr="00270526">
        <w:rPr>
          <w:rFonts w:ascii="Times New Roman" w:hAnsi="Times New Roman" w:cs="Times New Roman" w:hint="eastAsia"/>
          <w:b/>
          <w:color w:val="auto"/>
          <w:kern w:val="16"/>
          <w:sz w:val="32"/>
          <w:szCs w:val="32"/>
        </w:rPr>
        <w:t>資訊工程學系</w:t>
      </w:r>
    </w:p>
    <w:p w14:paraId="497F8F72" w14:textId="22195F00" w:rsidR="00175E01" w:rsidRPr="00270526" w:rsidRDefault="00175E01" w:rsidP="00270526">
      <w:pPr>
        <w:pStyle w:val="1"/>
        <w:spacing w:beforeLines="0" w:before="0" w:afterLines="0" w:after="0" w:line="360" w:lineRule="auto"/>
        <w:ind w:firstLineChars="0" w:firstLine="0"/>
        <w:rPr>
          <w:rFonts w:ascii="Times New Roman" w:hAnsi="Times New Roman"/>
          <w:color w:val="auto"/>
          <w:sz w:val="32"/>
          <w:szCs w:val="32"/>
        </w:rPr>
      </w:pPr>
      <w:bookmarkStart w:id="4" w:name="_Toc122481798"/>
      <w:r w:rsidRPr="00270526">
        <w:rPr>
          <w:rFonts w:ascii="Times New Roman" w:hAnsi="Times New Roman" w:hint="eastAsia"/>
          <w:color w:val="auto"/>
          <w:sz w:val="32"/>
          <w:szCs w:val="32"/>
        </w:rPr>
        <w:t>摘要</w:t>
      </w:r>
      <w:bookmarkEnd w:id="4"/>
    </w:p>
    <w:p w14:paraId="0434CC89" w14:textId="34600677" w:rsidR="00642935" w:rsidDel="00A8616B" w:rsidRDefault="00642935" w:rsidP="00D00A17">
      <w:pPr>
        <w:spacing w:line="360" w:lineRule="auto"/>
        <w:ind w:firstLine="880"/>
        <w:rPr>
          <w:del w:id="5" w:author="黃懷萱" w:date="2022-12-20T14:09:00Z"/>
          <w:sz w:val="44"/>
          <w:szCs w:val="44"/>
        </w:rPr>
      </w:pPr>
      <w:del w:id="6" w:author="黃懷萱" w:date="2022-12-20T14:09:00Z">
        <w:r w:rsidRPr="00642935" w:rsidDel="00A8616B">
          <w:rPr>
            <w:rFonts w:hint="eastAsia"/>
            <w:sz w:val="44"/>
            <w:szCs w:val="44"/>
          </w:rPr>
          <w:delText>中文摘要</w:delText>
        </w:r>
      </w:del>
    </w:p>
    <w:p w14:paraId="3982CB18" w14:textId="77A8524D" w:rsidR="00D00A17" w:rsidRPr="00D00A17" w:rsidRDefault="00D00A17" w:rsidP="00D00A17">
      <w:pPr>
        <w:spacing w:line="360" w:lineRule="auto"/>
        <w:ind w:firstLine="560"/>
        <w:rPr>
          <w:rFonts w:ascii="Times New Roman" w:hAnsi="Times New Roman"/>
          <w:color w:val="auto"/>
          <w:szCs w:val="28"/>
        </w:rPr>
      </w:pPr>
      <w:r w:rsidRPr="00D00A17">
        <w:rPr>
          <w:rFonts w:ascii="Times New Roman" w:hAnsi="Times New Roman" w:hint="eastAsia"/>
          <w:color w:val="auto"/>
          <w:szCs w:val="28"/>
        </w:rPr>
        <w:t>因應</w:t>
      </w:r>
      <w:ins w:id="7" w:author="黃懷萱" w:date="2022-12-20T14:09:00Z">
        <w:r w:rsidR="00A8616B">
          <w:rPr>
            <w:rFonts w:ascii="Times New Roman" w:hAnsi="Times New Roman" w:hint="eastAsia"/>
            <w:color w:val="auto"/>
            <w:szCs w:val="28"/>
          </w:rPr>
          <w:t>現代</w:t>
        </w:r>
      </w:ins>
      <w:del w:id="8" w:author="黃懷萱" w:date="2022-12-20T14:09:00Z">
        <w:r w:rsidRPr="00D00A17" w:rsidDel="00A8616B">
          <w:rPr>
            <w:rFonts w:ascii="Times New Roman" w:hAnsi="Times New Roman" w:hint="eastAsia"/>
            <w:color w:val="auto"/>
            <w:szCs w:val="28"/>
          </w:rPr>
          <w:delText>現代</w:delText>
        </w:r>
      </w:del>
      <w:r w:rsidRPr="00D00A17">
        <w:rPr>
          <w:rFonts w:ascii="Times New Roman" w:hAnsi="Times New Roman" w:hint="eastAsia"/>
          <w:color w:val="auto"/>
          <w:szCs w:val="28"/>
        </w:rPr>
        <w:t>技術</w:t>
      </w:r>
      <w:ins w:id="9" w:author="黃懷萱" w:date="2022-12-20T14:09:00Z">
        <w:r w:rsidR="00A8616B">
          <w:rPr>
            <w:rFonts w:ascii="Times New Roman" w:hAnsi="Times New Roman" w:hint="eastAsia"/>
            <w:color w:val="auto"/>
            <w:szCs w:val="28"/>
          </w:rPr>
          <w:t>，大多事務都傾向於</w:t>
        </w:r>
      </w:ins>
      <w:del w:id="10" w:author="黃懷萱" w:date="2022-12-20T14:09:00Z">
        <w:r w:rsidRPr="00D00A17" w:rsidDel="00A8616B">
          <w:rPr>
            <w:rFonts w:ascii="Times New Roman" w:hAnsi="Times New Roman" w:hint="eastAsia"/>
            <w:color w:val="auto"/>
            <w:szCs w:val="28"/>
          </w:rPr>
          <w:delText>的</w:delText>
        </w:r>
      </w:del>
      <w:r w:rsidRPr="00D00A17">
        <w:rPr>
          <w:rFonts w:ascii="Times New Roman" w:hAnsi="Times New Roman" w:hint="eastAsia"/>
          <w:color w:val="auto"/>
          <w:szCs w:val="28"/>
        </w:rPr>
        <w:t>自動化</w:t>
      </w:r>
      <w:ins w:id="11" w:author="黃懷萱" w:date="2022-12-20T14:09:00Z">
        <w:r w:rsidR="00A8616B">
          <w:rPr>
            <w:rFonts w:ascii="Times New Roman" w:hAnsi="Times New Roman" w:hint="eastAsia"/>
            <w:color w:val="auto"/>
            <w:szCs w:val="28"/>
          </w:rPr>
          <w:t>趨勢</w:t>
        </w:r>
      </w:ins>
      <w:r w:rsidRPr="00D00A17">
        <w:rPr>
          <w:rFonts w:ascii="Times New Roman" w:hAnsi="Times New Roman" w:hint="eastAsia"/>
          <w:color w:val="auto"/>
          <w:szCs w:val="28"/>
        </w:rPr>
        <w:t>，同時為了緩解忙碌的早晨，本研究計畫完成一台智能衣櫃。其中技術項目包含衣物辨識，讓使用者放入衣物至檢視口後不用手動輸入項目細節便可存入衣物資訊，完畢後再自動運轉將衣物整理擺放至位置，只需要將衣物放入衣櫃就可以在面板上查看所有的衣物資訊，再者是使用時會自動抓取天氣資訊並自動計算出當時最適合的衣物組合，透過</w:t>
      </w:r>
      <w:r w:rsidRPr="00D00A17">
        <w:rPr>
          <w:rFonts w:ascii="Times New Roman" w:hAnsi="Times New Roman" w:hint="eastAsia"/>
          <w:color w:val="auto"/>
          <w:szCs w:val="28"/>
        </w:rPr>
        <w:t>UI</w:t>
      </w:r>
      <w:r w:rsidRPr="00D00A17">
        <w:rPr>
          <w:rFonts w:ascii="Times New Roman" w:hAnsi="Times New Roman" w:hint="eastAsia"/>
          <w:color w:val="auto"/>
          <w:szCs w:val="28"/>
        </w:rPr>
        <w:t>介面選取心儀的衣物組合，接著會由衣櫃內部的馬達運轉自動推送到使用者面前，不需要翻箱倒櫃的搜尋衣服，利用機器來記錄並完成所有事物。</w:t>
      </w:r>
    </w:p>
    <w:p w14:paraId="707AFE83" w14:textId="06E85D7E" w:rsidR="00D00A17" w:rsidRPr="00D00A17" w:rsidRDefault="00D00A17" w:rsidP="00642935">
      <w:pPr>
        <w:widowControl/>
        <w:spacing w:before="0" w:after="0" w:line="240" w:lineRule="auto"/>
        <w:ind w:firstLineChars="0" w:firstLine="0"/>
        <w:jc w:val="left"/>
        <w:rPr>
          <w:rFonts w:ascii="Times New Roman" w:hAnsi="Times New Roman"/>
          <w:szCs w:val="28"/>
        </w:rPr>
      </w:pPr>
      <w:r>
        <w:rPr>
          <w:rFonts w:ascii="Times New Roman" w:hAnsi="Times New Roman"/>
          <w:szCs w:val="28"/>
        </w:rPr>
        <w:br w:type="page"/>
      </w:r>
    </w:p>
    <w:p w14:paraId="2A797740" w14:textId="3576C976" w:rsidR="0034619C" w:rsidRPr="00147941" w:rsidRDefault="002B7474" w:rsidP="00147941">
      <w:pPr>
        <w:spacing w:before="0" w:afterLines="50" w:after="180" w:line="240" w:lineRule="auto"/>
        <w:ind w:firstLineChars="0" w:firstLine="0"/>
        <w:jc w:val="center"/>
        <w:rPr>
          <w:rFonts w:ascii="Times New Roman" w:hAnsi="Times New Roman" w:cs="Times New Roman"/>
          <w:b/>
          <w:color w:val="auto"/>
          <w:kern w:val="16"/>
          <w:sz w:val="36"/>
          <w:szCs w:val="36"/>
        </w:rPr>
      </w:pPr>
      <w:r w:rsidRPr="00147941">
        <w:rPr>
          <w:rFonts w:ascii="Times New Roman" w:hAnsi="Times New Roman" w:cs="Times New Roman" w:hint="eastAsia"/>
          <w:b/>
          <w:color w:val="auto"/>
          <w:kern w:val="16"/>
          <w:sz w:val="36"/>
          <w:szCs w:val="36"/>
        </w:rPr>
        <w:lastRenderedPageBreak/>
        <w:t>I</w:t>
      </w:r>
      <w:r w:rsidRPr="00147941">
        <w:rPr>
          <w:rFonts w:ascii="Times New Roman" w:hAnsi="Times New Roman" w:cs="Times New Roman"/>
          <w:b/>
          <w:color w:val="auto"/>
          <w:kern w:val="16"/>
          <w:sz w:val="36"/>
          <w:szCs w:val="36"/>
        </w:rPr>
        <w:t>ntelligence-Closet</w:t>
      </w:r>
      <w:r w:rsidR="00E83DE2" w:rsidRPr="00147941">
        <w:rPr>
          <w:rFonts w:ascii="Times New Roman" w:hAnsi="Times New Roman" w:cs="Times New Roman"/>
          <w:b/>
          <w:color w:val="auto"/>
          <w:kern w:val="16"/>
          <w:sz w:val="36"/>
          <w:szCs w:val="36"/>
        </w:rPr>
        <w:t xml:space="preserve"> </w:t>
      </w:r>
    </w:p>
    <w:p w14:paraId="3F2BEC7A" w14:textId="7E730A05" w:rsidR="00147941" w:rsidRPr="00147941" w:rsidRDefault="00147941" w:rsidP="00147941">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b/>
          <w:color w:val="auto"/>
          <w:kern w:val="16"/>
          <w:szCs w:val="28"/>
        </w:rPr>
        <w:t>Student: Huang Huai-Hsuan, Chen Mo-Hsi, an</w:t>
      </w:r>
      <w:r>
        <w:rPr>
          <w:rFonts w:ascii="Times New Roman" w:hAnsi="Times New Roman" w:cs="Times New Roman"/>
          <w:b/>
          <w:color w:val="auto"/>
          <w:kern w:val="16"/>
          <w:szCs w:val="28"/>
        </w:rPr>
        <w:t xml:space="preserve">d </w:t>
      </w:r>
      <w:r w:rsidRPr="00147941">
        <w:rPr>
          <w:rFonts w:ascii="Times New Roman" w:hAnsi="Times New Roman" w:cs="Times New Roman" w:hint="eastAsia"/>
          <w:b/>
          <w:color w:val="FF0000"/>
          <w:kern w:val="16"/>
          <w:szCs w:val="28"/>
        </w:rPr>
        <w:t>x</w:t>
      </w:r>
      <w:r w:rsidRPr="00147941">
        <w:rPr>
          <w:rFonts w:ascii="Times New Roman" w:hAnsi="Times New Roman" w:cs="Times New Roman"/>
          <w:b/>
          <w:color w:val="FF0000"/>
          <w:kern w:val="16"/>
          <w:szCs w:val="28"/>
        </w:rPr>
        <w:t>xxxx</w:t>
      </w:r>
    </w:p>
    <w:p w14:paraId="131BC8E2" w14:textId="1FF6ECD0" w:rsidR="00147941" w:rsidRPr="00147941" w:rsidRDefault="00147941" w:rsidP="00147941">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b/>
          <w:color w:val="auto"/>
          <w:kern w:val="16"/>
          <w:szCs w:val="28"/>
        </w:rPr>
        <w:t xml:space="preserve">Advisor: Prof. </w:t>
      </w:r>
      <w:r w:rsidRPr="00147941">
        <w:rPr>
          <w:rFonts w:ascii="Times New Roman" w:hAnsi="Times New Roman" w:cs="Times New Roman"/>
          <w:b/>
          <w:color w:val="FF0000"/>
          <w:kern w:val="16"/>
          <w:szCs w:val="28"/>
        </w:rPr>
        <w:t>Lin-xxx</w:t>
      </w:r>
    </w:p>
    <w:p w14:paraId="5FC6CD93" w14:textId="1EB9B79E" w:rsidR="0034619C" w:rsidRPr="00147941" w:rsidRDefault="002B7474" w:rsidP="00147941">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b/>
          <w:color w:val="auto"/>
          <w:kern w:val="16"/>
          <w:szCs w:val="28"/>
        </w:rPr>
        <w:t>Department of Computer Science and Information Engineering</w:t>
      </w:r>
    </w:p>
    <w:p w14:paraId="55C5E012" w14:textId="4D09B9A0" w:rsidR="00E83DE2" w:rsidRPr="00147941" w:rsidRDefault="00E83DE2" w:rsidP="00147941">
      <w:pPr>
        <w:spacing w:before="0" w:after="0" w:line="240" w:lineRule="auto"/>
        <w:ind w:firstLineChars="0" w:firstLine="0"/>
        <w:jc w:val="center"/>
        <w:rPr>
          <w:rFonts w:ascii="Times New Roman" w:hAnsi="Times New Roman" w:cs="Times New Roman"/>
          <w:b/>
          <w:color w:val="auto"/>
          <w:kern w:val="16"/>
          <w:szCs w:val="28"/>
        </w:rPr>
      </w:pPr>
      <w:r w:rsidRPr="00147941">
        <w:rPr>
          <w:rFonts w:ascii="Times New Roman" w:hAnsi="Times New Roman" w:cs="Times New Roman" w:hint="eastAsia"/>
          <w:b/>
          <w:color w:val="auto"/>
          <w:kern w:val="16"/>
          <w:szCs w:val="28"/>
        </w:rPr>
        <w:t>C</w:t>
      </w:r>
      <w:r w:rsidRPr="00147941">
        <w:rPr>
          <w:rFonts w:ascii="Times New Roman" w:hAnsi="Times New Roman" w:cs="Times New Roman"/>
          <w:b/>
          <w:color w:val="auto"/>
          <w:kern w:val="16"/>
          <w:szCs w:val="28"/>
        </w:rPr>
        <w:t>hinese Culture University</w:t>
      </w:r>
      <w:r w:rsidRPr="00147941">
        <w:rPr>
          <w:rFonts w:ascii="Times New Roman" w:hAnsi="Times New Roman" w:cs="Times New Roman" w:hint="eastAsia"/>
          <w:b/>
          <w:color w:val="auto"/>
          <w:kern w:val="16"/>
          <w:szCs w:val="28"/>
        </w:rPr>
        <w:t xml:space="preserve"> </w:t>
      </w:r>
    </w:p>
    <w:p w14:paraId="68C96DF2" w14:textId="28DF047F" w:rsidR="0034619C" w:rsidRPr="00147941" w:rsidRDefault="00E83DE2" w:rsidP="00147941">
      <w:pPr>
        <w:pStyle w:val="1"/>
        <w:spacing w:beforeLines="0" w:before="0" w:afterLines="0" w:after="0"/>
        <w:ind w:firstLineChars="0" w:firstLine="0"/>
        <w:rPr>
          <w:rFonts w:ascii="Times New Roman" w:hAnsi="Times New Roman" w:cs="Times New Roman"/>
          <w:caps/>
          <w:color w:val="auto"/>
          <w:sz w:val="32"/>
          <w:szCs w:val="32"/>
        </w:rPr>
      </w:pPr>
      <w:bookmarkStart w:id="12" w:name="_Toc122481799"/>
      <w:r w:rsidRPr="00147941">
        <w:rPr>
          <w:rFonts w:ascii="Times New Roman" w:hAnsi="Times New Roman" w:cs="Times New Roman"/>
          <w:caps/>
          <w:color w:val="auto"/>
          <w:sz w:val="32"/>
          <w:szCs w:val="32"/>
        </w:rPr>
        <w:t>ABSTRACT</w:t>
      </w:r>
      <w:bookmarkEnd w:id="12"/>
    </w:p>
    <w:p w14:paraId="5EADD06B" w14:textId="4EFD29FD" w:rsidR="009C5EF6" w:rsidRPr="00642935" w:rsidRDefault="009C5EF6" w:rsidP="001A69EB">
      <w:pPr>
        <w:ind w:leftChars="-1" w:left="-3" w:right="280" w:firstLineChars="1" w:firstLine="4"/>
        <w:jc w:val="center"/>
        <w:rPr>
          <w:rStyle w:val="af2"/>
          <w:b/>
          <w:bCs/>
        </w:rPr>
      </w:pPr>
      <w:r w:rsidRPr="00642935">
        <w:rPr>
          <w:rStyle w:val="af2"/>
          <w:rFonts w:hint="eastAsia"/>
          <w:b/>
          <w:bCs/>
        </w:rPr>
        <w:t>英文摘要</w:t>
      </w:r>
    </w:p>
    <w:p w14:paraId="447731CB" w14:textId="5E4BB071" w:rsidR="0034619C" w:rsidRPr="0034619C" w:rsidRDefault="0034619C" w:rsidP="001A69EB">
      <w:pPr>
        <w:widowControl/>
        <w:spacing w:before="0" w:line="240" w:lineRule="auto"/>
        <w:ind w:leftChars="-1" w:left="-3" w:right="280" w:firstLineChars="1" w:firstLine="3"/>
        <w:jc w:val="left"/>
        <w:rPr>
          <w:rFonts w:ascii="標楷體" w:hAnsi="標楷體" w:cs="Arial"/>
          <w:szCs w:val="28"/>
        </w:rPr>
      </w:pPr>
      <w:r>
        <w:rPr>
          <w:rFonts w:ascii="標楷體" w:hAnsi="標楷體" w:cs="Arial"/>
          <w:szCs w:val="28"/>
        </w:rPr>
        <w:br w:type="page"/>
      </w:r>
    </w:p>
    <w:sdt>
      <w:sdtPr>
        <w:rPr>
          <w:rFonts w:asciiTheme="minorHAnsi" w:eastAsiaTheme="minorEastAsia" w:hAnsiTheme="minorHAnsi" w:cstheme="minorBidi"/>
          <w:color w:val="auto"/>
          <w:kern w:val="2"/>
          <w:sz w:val="24"/>
          <w:szCs w:val="22"/>
        </w:rPr>
        <w:id w:val="1858530927"/>
        <w:docPartObj>
          <w:docPartGallery w:val="Table of Contents"/>
          <w:docPartUnique/>
        </w:docPartObj>
      </w:sdtPr>
      <w:sdtEndPr>
        <w:rPr>
          <w:rFonts w:ascii="標楷體" w:eastAsia="標楷體" w:hAnsi="標楷體" w:cstheme="majorBidi"/>
          <w:b/>
          <w:color w:val="000000" w:themeColor="text1"/>
          <w:kern w:val="0"/>
          <w:sz w:val="28"/>
          <w:szCs w:val="72"/>
        </w:rPr>
      </w:sdtEndPr>
      <w:sdtContent>
        <w:p w14:paraId="3602DC00" w14:textId="445300EB" w:rsidR="00900F36" w:rsidRPr="00FC1C72" w:rsidRDefault="00900F36" w:rsidP="001A69EB">
          <w:pPr>
            <w:pStyle w:val="af3"/>
            <w:ind w:leftChars="-1" w:left="-3" w:firstLineChars="1" w:firstLine="2"/>
            <w:jc w:val="center"/>
            <w:rPr>
              <w:rStyle w:val="af0"/>
              <w:b w:val="0"/>
              <w:bCs w:val="0"/>
            </w:rPr>
          </w:pPr>
          <w:r w:rsidRPr="00FC1C72">
            <w:rPr>
              <w:rStyle w:val="af0"/>
              <w:rFonts w:hint="eastAsia"/>
              <w:b w:val="0"/>
              <w:bCs w:val="0"/>
            </w:rPr>
            <w:t>目</w:t>
          </w:r>
          <w:r w:rsidRPr="00FC1C72">
            <w:rPr>
              <w:rStyle w:val="af0"/>
              <w:rFonts w:hint="eastAsia"/>
              <w:b w:val="0"/>
              <w:bCs w:val="0"/>
            </w:rPr>
            <w:t xml:space="preserve"> </w:t>
          </w:r>
          <w:r w:rsidRPr="00FC1C72">
            <w:rPr>
              <w:rStyle w:val="af0"/>
              <w:rFonts w:hint="eastAsia"/>
              <w:b w:val="0"/>
              <w:bCs w:val="0"/>
            </w:rPr>
            <w:t>錄</w:t>
          </w:r>
        </w:p>
        <w:p w14:paraId="1E8547DC" w14:textId="01F7861D" w:rsidR="001B5803" w:rsidRDefault="00900F36">
          <w:pPr>
            <w:pStyle w:val="11"/>
            <w:rPr>
              <w:ins w:id="13" w:author="黃懷萱" w:date="2022-12-21T02:23:00Z"/>
              <w:rFonts w:eastAsiaTheme="minorEastAsia"/>
              <w:noProof/>
              <w:color w:val="auto"/>
              <w:sz w:val="24"/>
            </w:rPr>
          </w:pPr>
          <w:r w:rsidRPr="008577D2">
            <w:fldChar w:fldCharType="begin"/>
          </w:r>
          <w:r w:rsidRPr="008577D2">
            <w:instrText xml:space="preserve"> TOC \o "1-3" \h \z \u </w:instrText>
          </w:r>
          <w:r w:rsidRPr="008577D2">
            <w:fldChar w:fldCharType="separate"/>
          </w:r>
          <w:ins w:id="14" w:author="黃懷萱" w:date="2022-12-21T02:23:00Z">
            <w:r w:rsidR="001B5803" w:rsidRPr="00DF1850">
              <w:rPr>
                <w:rStyle w:val="a5"/>
                <w:noProof/>
              </w:rPr>
              <w:fldChar w:fldCharType="begin"/>
            </w:r>
            <w:r w:rsidR="001B5803" w:rsidRPr="00DF1850">
              <w:rPr>
                <w:rStyle w:val="a5"/>
                <w:noProof/>
              </w:rPr>
              <w:instrText xml:space="preserve"> </w:instrText>
            </w:r>
            <w:r w:rsidR="001B5803">
              <w:rPr>
                <w:noProof/>
              </w:rPr>
              <w:instrText>HYPERLINK \l "_Toc122481798"</w:instrText>
            </w:r>
            <w:r w:rsidR="001B5803" w:rsidRPr="00DF1850">
              <w:rPr>
                <w:rStyle w:val="a5"/>
                <w:noProof/>
              </w:rPr>
              <w:instrText xml:space="preserve"> </w:instrText>
            </w:r>
            <w:r w:rsidR="001B5803" w:rsidRPr="00DF1850">
              <w:rPr>
                <w:rStyle w:val="a5"/>
                <w:noProof/>
              </w:rPr>
            </w:r>
            <w:r w:rsidR="001B5803" w:rsidRPr="00DF1850">
              <w:rPr>
                <w:rStyle w:val="a5"/>
                <w:noProof/>
              </w:rPr>
              <w:fldChar w:fldCharType="separate"/>
            </w:r>
            <w:r w:rsidR="001B5803" w:rsidRPr="00DF1850">
              <w:rPr>
                <w:rStyle w:val="a5"/>
                <w:rFonts w:ascii="Times New Roman" w:hAnsi="Times New Roman" w:hint="eastAsia"/>
                <w:noProof/>
              </w:rPr>
              <w:t>摘要</w:t>
            </w:r>
            <w:r w:rsidR="001B5803">
              <w:rPr>
                <w:noProof/>
                <w:webHidden/>
              </w:rPr>
              <w:tab/>
            </w:r>
            <w:r w:rsidR="001B5803">
              <w:rPr>
                <w:noProof/>
                <w:webHidden/>
              </w:rPr>
              <w:fldChar w:fldCharType="begin"/>
            </w:r>
            <w:r w:rsidR="001B5803">
              <w:rPr>
                <w:noProof/>
                <w:webHidden/>
              </w:rPr>
              <w:instrText xml:space="preserve"> PAGEREF _Toc122481798 \h </w:instrText>
            </w:r>
            <w:r w:rsidR="001B5803">
              <w:rPr>
                <w:noProof/>
                <w:webHidden/>
              </w:rPr>
            </w:r>
          </w:ins>
          <w:r w:rsidR="001B5803">
            <w:rPr>
              <w:noProof/>
              <w:webHidden/>
            </w:rPr>
            <w:fldChar w:fldCharType="separate"/>
          </w:r>
          <w:ins w:id="15" w:author="黃懷萱" w:date="2022-12-21T02:23:00Z">
            <w:r w:rsidR="001B5803">
              <w:rPr>
                <w:noProof/>
                <w:webHidden/>
              </w:rPr>
              <w:t>I</w:t>
            </w:r>
            <w:r w:rsidR="001B5803">
              <w:rPr>
                <w:noProof/>
                <w:webHidden/>
              </w:rPr>
              <w:fldChar w:fldCharType="end"/>
            </w:r>
            <w:r w:rsidR="001B5803" w:rsidRPr="00DF1850">
              <w:rPr>
                <w:rStyle w:val="a5"/>
                <w:noProof/>
              </w:rPr>
              <w:fldChar w:fldCharType="end"/>
            </w:r>
          </w:ins>
        </w:p>
        <w:p w14:paraId="7A227C50" w14:textId="3D36A885" w:rsidR="001B5803" w:rsidRDefault="001B5803">
          <w:pPr>
            <w:pStyle w:val="11"/>
            <w:rPr>
              <w:ins w:id="16" w:author="黃懷萱" w:date="2022-12-21T02:23:00Z"/>
              <w:rFonts w:eastAsiaTheme="minorEastAsia"/>
              <w:noProof/>
              <w:color w:val="auto"/>
              <w:sz w:val="24"/>
            </w:rPr>
          </w:pPr>
          <w:ins w:id="17" w:author="黃懷萱" w:date="2022-12-21T02:23:00Z">
            <w:r w:rsidRPr="00DF1850">
              <w:rPr>
                <w:rStyle w:val="a5"/>
                <w:noProof/>
              </w:rPr>
              <w:fldChar w:fldCharType="begin"/>
            </w:r>
            <w:r w:rsidRPr="00DF1850">
              <w:rPr>
                <w:rStyle w:val="a5"/>
                <w:noProof/>
              </w:rPr>
              <w:instrText xml:space="preserve"> </w:instrText>
            </w:r>
            <w:r>
              <w:rPr>
                <w:noProof/>
              </w:rPr>
              <w:instrText>HYPERLINK \l "_Toc122481799"</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caps/>
                <w:noProof/>
              </w:rPr>
              <w:t>ABSTRACT</w:t>
            </w:r>
            <w:r>
              <w:rPr>
                <w:noProof/>
                <w:webHidden/>
              </w:rPr>
              <w:tab/>
            </w:r>
            <w:r>
              <w:rPr>
                <w:noProof/>
                <w:webHidden/>
              </w:rPr>
              <w:fldChar w:fldCharType="begin"/>
            </w:r>
            <w:r>
              <w:rPr>
                <w:noProof/>
                <w:webHidden/>
              </w:rPr>
              <w:instrText xml:space="preserve"> PAGEREF _Toc122481799 \h </w:instrText>
            </w:r>
            <w:r>
              <w:rPr>
                <w:noProof/>
                <w:webHidden/>
              </w:rPr>
            </w:r>
          </w:ins>
          <w:r>
            <w:rPr>
              <w:noProof/>
              <w:webHidden/>
            </w:rPr>
            <w:fldChar w:fldCharType="separate"/>
          </w:r>
          <w:ins w:id="18" w:author="黃懷萱" w:date="2022-12-21T02:23:00Z">
            <w:r>
              <w:rPr>
                <w:noProof/>
                <w:webHidden/>
              </w:rPr>
              <w:t>II</w:t>
            </w:r>
            <w:r>
              <w:rPr>
                <w:noProof/>
                <w:webHidden/>
              </w:rPr>
              <w:fldChar w:fldCharType="end"/>
            </w:r>
            <w:r w:rsidRPr="00DF1850">
              <w:rPr>
                <w:rStyle w:val="a5"/>
                <w:noProof/>
              </w:rPr>
              <w:fldChar w:fldCharType="end"/>
            </w:r>
          </w:ins>
        </w:p>
        <w:p w14:paraId="18080E83" w14:textId="57B1A50C" w:rsidR="001B5803" w:rsidRDefault="001B5803">
          <w:pPr>
            <w:pStyle w:val="11"/>
            <w:rPr>
              <w:ins w:id="19" w:author="黃懷萱" w:date="2022-12-21T02:23:00Z"/>
              <w:rFonts w:eastAsiaTheme="minorEastAsia"/>
              <w:noProof/>
              <w:color w:val="auto"/>
              <w:sz w:val="24"/>
            </w:rPr>
          </w:pPr>
          <w:ins w:id="20" w:author="黃懷萱" w:date="2022-12-21T02:23:00Z">
            <w:r w:rsidRPr="00DF1850">
              <w:rPr>
                <w:rStyle w:val="a5"/>
                <w:noProof/>
              </w:rPr>
              <w:fldChar w:fldCharType="begin"/>
            </w:r>
            <w:r w:rsidRPr="00DF1850">
              <w:rPr>
                <w:rStyle w:val="a5"/>
                <w:noProof/>
              </w:rPr>
              <w:instrText xml:space="preserve"> </w:instrText>
            </w:r>
            <w:r>
              <w:rPr>
                <w:noProof/>
              </w:rPr>
              <w:instrText>HYPERLINK \l "_Toc122481800"</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標楷體" w:hAnsi="標楷體" w:hint="eastAsia"/>
                <w:noProof/>
              </w:rPr>
              <w:t>表</w:t>
            </w:r>
            <w:r w:rsidRPr="00DF1850">
              <w:rPr>
                <w:rStyle w:val="a5"/>
                <w:rFonts w:ascii="標楷體" w:hAnsi="標楷體"/>
                <w:noProof/>
              </w:rPr>
              <w:t xml:space="preserve">  </w:t>
            </w:r>
            <w:r w:rsidRPr="00DF1850">
              <w:rPr>
                <w:rStyle w:val="a5"/>
                <w:rFonts w:ascii="標楷體" w:hAnsi="標楷體" w:hint="eastAsia"/>
                <w:noProof/>
              </w:rPr>
              <w:t>目</w:t>
            </w:r>
            <w:r w:rsidRPr="00DF1850">
              <w:rPr>
                <w:rStyle w:val="a5"/>
                <w:rFonts w:ascii="標楷體" w:hAnsi="標楷體"/>
                <w:noProof/>
              </w:rPr>
              <w:t xml:space="preserve">  </w:t>
            </w:r>
            <w:r w:rsidRPr="00DF1850">
              <w:rPr>
                <w:rStyle w:val="a5"/>
                <w:rFonts w:ascii="標楷體" w:hAnsi="標楷體" w:hint="eastAsia"/>
                <w:noProof/>
              </w:rPr>
              <w:t>錄</w:t>
            </w:r>
            <w:r>
              <w:rPr>
                <w:noProof/>
                <w:webHidden/>
              </w:rPr>
              <w:tab/>
            </w:r>
            <w:r>
              <w:rPr>
                <w:noProof/>
                <w:webHidden/>
              </w:rPr>
              <w:fldChar w:fldCharType="begin"/>
            </w:r>
            <w:r>
              <w:rPr>
                <w:noProof/>
                <w:webHidden/>
              </w:rPr>
              <w:instrText xml:space="preserve"> PAGEREF _Toc122481800 \h </w:instrText>
            </w:r>
            <w:r>
              <w:rPr>
                <w:noProof/>
                <w:webHidden/>
              </w:rPr>
            </w:r>
          </w:ins>
          <w:r>
            <w:rPr>
              <w:noProof/>
              <w:webHidden/>
            </w:rPr>
            <w:fldChar w:fldCharType="separate"/>
          </w:r>
          <w:ins w:id="21" w:author="黃懷萱" w:date="2022-12-21T02:23:00Z">
            <w:r>
              <w:rPr>
                <w:noProof/>
                <w:webHidden/>
              </w:rPr>
              <w:t>VI</w:t>
            </w:r>
            <w:r>
              <w:rPr>
                <w:noProof/>
                <w:webHidden/>
              </w:rPr>
              <w:fldChar w:fldCharType="end"/>
            </w:r>
            <w:r w:rsidRPr="00DF1850">
              <w:rPr>
                <w:rStyle w:val="a5"/>
                <w:noProof/>
              </w:rPr>
              <w:fldChar w:fldCharType="end"/>
            </w:r>
          </w:ins>
        </w:p>
        <w:p w14:paraId="08217E67" w14:textId="7599F0A9" w:rsidR="001B5803" w:rsidRDefault="001B5803">
          <w:pPr>
            <w:pStyle w:val="11"/>
            <w:rPr>
              <w:ins w:id="22" w:author="黃懷萱" w:date="2022-12-21T02:23:00Z"/>
              <w:rFonts w:eastAsiaTheme="minorEastAsia"/>
              <w:noProof/>
              <w:color w:val="auto"/>
              <w:sz w:val="24"/>
            </w:rPr>
          </w:pPr>
          <w:ins w:id="23" w:author="黃懷萱" w:date="2022-12-21T02:23:00Z">
            <w:r w:rsidRPr="00DF1850">
              <w:rPr>
                <w:rStyle w:val="a5"/>
                <w:noProof/>
              </w:rPr>
              <w:fldChar w:fldCharType="begin"/>
            </w:r>
            <w:r w:rsidRPr="00DF1850">
              <w:rPr>
                <w:rStyle w:val="a5"/>
                <w:noProof/>
              </w:rPr>
              <w:instrText xml:space="preserve"> </w:instrText>
            </w:r>
            <w:r>
              <w:rPr>
                <w:noProof/>
              </w:rPr>
              <w:instrText>HYPERLINK \l "_Toc122481801"</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標楷體" w:hAnsi="標楷體" w:hint="eastAsia"/>
                <w:noProof/>
              </w:rPr>
              <w:t>圖</w:t>
            </w:r>
            <w:r w:rsidRPr="00DF1850">
              <w:rPr>
                <w:rStyle w:val="a5"/>
                <w:rFonts w:ascii="標楷體" w:hAnsi="標楷體"/>
                <w:noProof/>
              </w:rPr>
              <w:t xml:space="preserve">  </w:t>
            </w:r>
            <w:r w:rsidRPr="00DF1850">
              <w:rPr>
                <w:rStyle w:val="a5"/>
                <w:rFonts w:ascii="標楷體" w:hAnsi="標楷體" w:hint="eastAsia"/>
                <w:noProof/>
              </w:rPr>
              <w:t>目</w:t>
            </w:r>
            <w:r w:rsidRPr="00DF1850">
              <w:rPr>
                <w:rStyle w:val="a5"/>
                <w:rFonts w:ascii="標楷體" w:hAnsi="標楷體"/>
                <w:noProof/>
              </w:rPr>
              <w:t xml:space="preserve">  </w:t>
            </w:r>
            <w:r w:rsidRPr="00DF1850">
              <w:rPr>
                <w:rStyle w:val="a5"/>
                <w:rFonts w:ascii="標楷體" w:hAnsi="標楷體" w:hint="eastAsia"/>
                <w:noProof/>
              </w:rPr>
              <w:t>錄</w:t>
            </w:r>
            <w:r>
              <w:rPr>
                <w:noProof/>
                <w:webHidden/>
              </w:rPr>
              <w:tab/>
            </w:r>
            <w:r>
              <w:rPr>
                <w:noProof/>
                <w:webHidden/>
              </w:rPr>
              <w:fldChar w:fldCharType="begin"/>
            </w:r>
            <w:r>
              <w:rPr>
                <w:noProof/>
                <w:webHidden/>
              </w:rPr>
              <w:instrText xml:space="preserve"> PAGEREF _Toc122481801 \h </w:instrText>
            </w:r>
            <w:r>
              <w:rPr>
                <w:noProof/>
                <w:webHidden/>
              </w:rPr>
            </w:r>
          </w:ins>
          <w:r>
            <w:rPr>
              <w:noProof/>
              <w:webHidden/>
            </w:rPr>
            <w:fldChar w:fldCharType="separate"/>
          </w:r>
          <w:ins w:id="24" w:author="黃懷萱" w:date="2022-12-21T02:23:00Z">
            <w:r>
              <w:rPr>
                <w:noProof/>
                <w:webHidden/>
              </w:rPr>
              <w:t>VII</w:t>
            </w:r>
            <w:r>
              <w:rPr>
                <w:noProof/>
                <w:webHidden/>
              </w:rPr>
              <w:fldChar w:fldCharType="end"/>
            </w:r>
            <w:r w:rsidRPr="00DF1850">
              <w:rPr>
                <w:rStyle w:val="a5"/>
                <w:noProof/>
              </w:rPr>
              <w:fldChar w:fldCharType="end"/>
            </w:r>
          </w:ins>
        </w:p>
        <w:p w14:paraId="07FADB7C" w14:textId="22E65C7E" w:rsidR="001B5803" w:rsidRDefault="001B5803">
          <w:pPr>
            <w:pStyle w:val="11"/>
            <w:rPr>
              <w:ins w:id="25" w:author="黃懷萱" w:date="2022-12-21T02:23:00Z"/>
              <w:rFonts w:eastAsiaTheme="minorEastAsia"/>
              <w:noProof/>
              <w:color w:val="auto"/>
              <w:sz w:val="24"/>
            </w:rPr>
          </w:pPr>
          <w:ins w:id="26" w:author="黃懷萱" w:date="2022-12-21T02:23:00Z">
            <w:r w:rsidRPr="00DF1850">
              <w:rPr>
                <w:rStyle w:val="a5"/>
                <w:noProof/>
              </w:rPr>
              <w:fldChar w:fldCharType="begin"/>
            </w:r>
            <w:r w:rsidRPr="00DF1850">
              <w:rPr>
                <w:rStyle w:val="a5"/>
                <w:noProof/>
              </w:rPr>
              <w:instrText xml:space="preserve"> </w:instrText>
            </w:r>
            <w:r>
              <w:rPr>
                <w:noProof/>
              </w:rPr>
              <w:instrText>HYPERLINK \l "_Toc122481802"</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hint="eastAsia"/>
                <w:noProof/>
              </w:rPr>
              <w:t>第</w:t>
            </w:r>
            <w:r w:rsidRPr="00DF1850">
              <w:rPr>
                <w:rStyle w:val="a5"/>
                <w:rFonts w:ascii="Times New Roman" w:hAnsi="Times New Roman" w:cs="Times New Roman" w:hint="eastAsia"/>
                <w:noProof/>
              </w:rPr>
              <w:t xml:space="preserve"> 1 </w:t>
            </w:r>
            <w:r w:rsidRPr="00DF1850">
              <w:rPr>
                <w:rStyle w:val="a5"/>
                <w:rFonts w:ascii="Times New Roman" w:hAnsi="Times New Roman" w:cs="Times New Roman" w:hint="eastAsia"/>
                <w:noProof/>
              </w:rPr>
              <w:t>章</w:t>
            </w:r>
            <w:r>
              <w:rPr>
                <w:rFonts w:eastAsiaTheme="minorEastAsia"/>
                <w:noProof/>
                <w:color w:val="auto"/>
                <w:sz w:val="24"/>
              </w:rPr>
              <w:tab/>
            </w:r>
            <w:r w:rsidRPr="00DF1850">
              <w:rPr>
                <w:rStyle w:val="a5"/>
                <w:rFonts w:ascii="標楷體" w:hAnsi="標楷體" w:hint="eastAsia"/>
                <w:noProof/>
              </w:rPr>
              <w:t>研究動機與目標</w:t>
            </w:r>
            <w:r>
              <w:rPr>
                <w:noProof/>
                <w:webHidden/>
              </w:rPr>
              <w:tab/>
            </w:r>
            <w:r>
              <w:rPr>
                <w:noProof/>
                <w:webHidden/>
              </w:rPr>
              <w:fldChar w:fldCharType="begin"/>
            </w:r>
            <w:r>
              <w:rPr>
                <w:noProof/>
                <w:webHidden/>
              </w:rPr>
              <w:instrText xml:space="preserve"> PAGEREF _Toc122481802 \h </w:instrText>
            </w:r>
            <w:r>
              <w:rPr>
                <w:noProof/>
                <w:webHidden/>
              </w:rPr>
            </w:r>
          </w:ins>
          <w:r>
            <w:rPr>
              <w:noProof/>
              <w:webHidden/>
            </w:rPr>
            <w:fldChar w:fldCharType="separate"/>
          </w:r>
          <w:ins w:id="27" w:author="黃懷萱" w:date="2022-12-21T02:23:00Z">
            <w:r>
              <w:rPr>
                <w:noProof/>
                <w:webHidden/>
              </w:rPr>
              <w:t>1</w:t>
            </w:r>
            <w:r>
              <w:rPr>
                <w:noProof/>
                <w:webHidden/>
              </w:rPr>
              <w:fldChar w:fldCharType="end"/>
            </w:r>
            <w:r w:rsidRPr="00DF1850">
              <w:rPr>
                <w:rStyle w:val="a5"/>
                <w:noProof/>
              </w:rPr>
              <w:fldChar w:fldCharType="end"/>
            </w:r>
          </w:ins>
        </w:p>
        <w:p w14:paraId="3DC2E203" w14:textId="7F9A8939" w:rsidR="001B5803" w:rsidRDefault="001B5803" w:rsidP="001B5803">
          <w:pPr>
            <w:pStyle w:val="21"/>
            <w:rPr>
              <w:ins w:id="28" w:author="黃懷萱" w:date="2022-12-21T02:23:00Z"/>
              <w:rFonts w:eastAsiaTheme="minorEastAsia"/>
              <w:noProof/>
              <w:color w:val="auto"/>
              <w:sz w:val="24"/>
            </w:rPr>
          </w:pPr>
          <w:ins w:id="29" w:author="黃懷萱" w:date="2022-12-21T02:23:00Z">
            <w:r w:rsidRPr="00DF1850">
              <w:rPr>
                <w:rStyle w:val="a5"/>
                <w:noProof/>
              </w:rPr>
              <w:fldChar w:fldCharType="begin"/>
            </w:r>
            <w:r w:rsidRPr="00DF1850">
              <w:rPr>
                <w:rStyle w:val="a5"/>
                <w:noProof/>
              </w:rPr>
              <w:instrText xml:space="preserve"> </w:instrText>
            </w:r>
            <w:r>
              <w:rPr>
                <w:noProof/>
              </w:rPr>
              <w:instrText>HYPERLINK \l "_Toc122481803"</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noProof/>
              </w:rPr>
              <w:t>1.1</w:t>
            </w:r>
            <w:r>
              <w:rPr>
                <w:rFonts w:eastAsiaTheme="minorEastAsia"/>
                <w:noProof/>
                <w:color w:val="auto"/>
                <w:sz w:val="24"/>
              </w:rPr>
              <w:tab/>
            </w:r>
            <w:r w:rsidRPr="00DF1850">
              <w:rPr>
                <w:rStyle w:val="a5"/>
                <w:rFonts w:hint="eastAsia"/>
                <w:noProof/>
              </w:rPr>
              <w:t>、研究動機</w:t>
            </w:r>
            <w:r>
              <w:rPr>
                <w:noProof/>
                <w:webHidden/>
              </w:rPr>
              <w:tab/>
            </w:r>
            <w:r>
              <w:rPr>
                <w:noProof/>
                <w:webHidden/>
              </w:rPr>
              <w:fldChar w:fldCharType="begin"/>
            </w:r>
            <w:r>
              <w:rPr>
                <w:noProof/>
                <w:webHidden/>
              </w:rPr>
              <w:instrText xml:space="preserve"> PAGEREF _Toc122481803 \h </w:instrText>
            </w:r>
            <w:r>
              <w:rPr>
                <w:noProof/>
                <w:webHidden/>
              </w:rPr>
            </w:r>
          </w:ins>
          <w:r>
            <w:rPr>
              <w:noProof/>
              <w:webHidden/>
            </w:rPr>
            <w:fldChar w:fldCharType="separate"/>
          </w:r>
          <w:ins w:id="30" w:author="黃懷萱" w:date="2022-12-21T02:23:00Z">
            <w:r>
              <w:rPr>
                <w:noProof/>
                <w:webHidden/>
              </w:rPr>
              <w:t>1</w:t>
            </w:r>
            <w:r>
              <w:rPr>
                <w:noProof/>
                <w:webHidden/>
              </w:rPr>
              <w:fldChar w:fldCharType="end"/>
            </w:r>
            <w:r w:rsidRPr="00DF1850">
              <w:rPr>
                <w:rStyle w:val="a5"/>
                <w:noProof/>
              </w:rPr>
              <w:fldChar w:fldCharType="end"/>
            </w:r>
          </w:ins>
        </w:p>
        <w:p w14:paraId="78656F3E" w14:textId="4E3D27FB" w:rsidR="001B5803" w:rsidRDefault="001B5803" w:rsidP="001B5803">
          <w:pPr>
            <w:pStyle w:val="21"/>
            <w:rPr>
              <w:ins w:id="31" w:author="黃懷萱" w:date="2022-12-21T02:23:00Z"/>
              <w:rFonts w:eastAsiaTheme="minorEastAsia"/>
              <w:noProof/>
              <w:color w:val="auto"/>
              <w:sz w:val="24"/>
            </w:rPr>
          </w:pPr>
          <w:ins w:id="32" w:author="黃懷萱" w:date="2022-12-21T02:23:00Z">
            <w:r w:rsidRPr="00DF1850">
              <w:rPr>
                <w:rStyle w:val="a5"/>
                <w:noProof/>
              </w:rPr>
              <w:fldChar w:fldCharType="begin"/>
            </w:r>
            <w:r w:rsidRPr="00DF1850">
              <w:rPr>
                <w:rStyle w:val="a5"/>
                <w:noProof/>
              </w:rPr>
              <w:instrText xml:space="preserve"> </w:instrText>
            </w:r>
            <w:r>
              <w:rPr>
                <w:noProof/>
              </w:rPr>
              <w:instrText>HYPERLINK \l "_Toc122481804"</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noProof/>
              </w:rPr>
              <w:t>1.2</w:t>
            </w:r>
            <w:r>
              <w:rPr>
                <w:rFonts w:eastAsiaTheme="minorEastAsia"/>
                <w:noProof/>
                <w:color w:val="auto"/>
                <w:sz w:val="24"/>
              </w:rPr>
              <w:tab/>
            </w:r>
            <w:r w:rsidRPr="00DF1850">
              <w:rPr>
                <w:rStyle w:val="a5"/>
                <w:rFonts w:hint="eastAsia"/>
                <w:noProof/>
              </w:rPr>
              <w:t>、研究目標</w:t>
            </w:r>
            <w:r>
              <w:rPr>
                <w:noProof/>
                <w:webHidden/>
              </w:rPr>
              <w:tab/>
            </w:r>
            <w:r>
              <w:rPr>
                <w:noProof/>
                <w:webHidden/>
              </w:rPr>
              <w:fldChar w:fldCharType="begin"/>
            </w:r>
            <w:r>
              <w:rPr>
                <w:noProof/>
                <w:webHidden/>
              </w:rPr>
              <w:instrText xml:space="preserve"> PAGEREF _Toc122481804 \h </w:instrText>
            </w:r>
            <w:r>
              <w:rPr>
                <w:noProof/>
                <w:webHidden/>
              </w:rPr>
            </w:r>
          </w:ins>
          <w:r>
            <w:rPr>
              <w:noProof/>
              <w:webHidden/>
            </w:rPr>
            <w:fldChar w:fldCharType="separate"/>
          </w:r>
          <w:ins w:id="33" w:author="黃懷萱" w:date="2022-12-21T02:23:00Z">
            <w:r>
              <w:rPr>
                <w:noProof/>
                <w:webHidden/>
              </w:rPr>
              <w:t>2</w:t>
            </w:r>
            <w:r>
              <w:rPr>
                <w:noProof/>
                <w:webHidden/>
              </w:rPr>
              <w:fldChar w:fldCharType="end"/>
            </w:r>
            <w:r w:rsidRPr="00DF1850">
              <w:rPr>
                <w:rStyle w:val="a5"/>
                <w:noProof/>
              </w:rPr>
              <w:fldChar w:fldCharType="end"/>
            </w:r>
          </w:ins>
        </w:p>
        <w:p w14:paraId="66699BC7" w14:textId="01B70EAF" w:rsidR="001B5803" w:rsidRDefault="001B5803">
          <w:pPr>
            <w:pStyle w:val="11"/>
            <w:rPr>
              <w:ins w:id="34" w:author="黃懷萱" w:date="2022-12-21T02:23:00Z"/>
              <w:rFonts w:eastAsiaTheme="minorEastAsia"/>
              <w:noProof/>
              <w:color w:val="auto"/>
              <w:sz w:val="24"/>
            </w:rPr>
          </w:pPr>
          <w:ins w:id="35" w:author="黃懷萱" w:date="2022-12-21T02:23:00Z">
            <w:r w:rsidRPr="00DF1850">
              <w:rPr>
                <w:rStyle w:val="a5"/>
                <w:noProof/>
              </w:rPr>
              <w:fldChar w:fldCharType="begin"/>
            </w:r>
            <w:r w:rsidRPr="00DF1850">
              <w:rPr>
                <w:rStyle w:val="a5"/>
                <w:noProof/>
              </w:rPr>
              <w:instrText xml:space="preserve"> </w:instrText>
            </w:r>
            <w:r>
              <w:rPr>
                <w:noProof/>
              </w:rPr>
              <w:instrText>HYPERLINK \l "_Toc122481805"</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hint="eastAsia"/>
                <w:noProof/>
              </w:rPr>
              <w:t>第</w:t>
            </w:r>
            <w:r w:rsidRPr="00DF1850">
              <w:rPr>
                <w:rStyle w:val="a5"/>
                <w:rFonts w:ascii="Times New Roman" w:hAnsi="Times New Roman" w:cs="Times New Roman" w:hint="eastAsia"/>
                <w:noProof/>
              </w:rPr>
              <w:t xml:space="preserve"> 2 </w:t>
            </w:r>
            <w:r w:rsidRPr="00DF1850">
              <w:rPr>
                <w:rStyle w:val="a5"/>
                <w:rFonts w:ascii="Times New Roman" w:hAnsi="Times New Roman" w:cs="Times New Roman" w:hint="eastAsia"/>
                <w:noProof/>
              </w:rPr>
              <w:t>章</w:t>
            </w:r>
            <w:r>
              <w:rPr>
                <w:rFonts w:eastAsiaTheme="minorEastAsia"/>
                <w:noProof/>
                <w:color w:val="auto"/>
                <w:sz w:val="24"/>
              </w:rPr>
              <w:tab/>
            </w:r>
            <w:r w:rsidRPr="00DF1850">
              <w:rPr>
                <w:rStyle w:val="a5"/>
                <w:rFonts w:ascii="標楷體" w:hAnsi="標楷體" w:hint="eastAsia"/>
                <w:noProof/>
              </w:rPr>
              <w:t>架構設計與研究項目</w:t>
            </w:r>
            <w:r>
              <w:rPr>
                <w:noProof/>
                <w:webHidden/>
              </w:rPr>
              <w:tab/>
            </w:r>
            <w:r>
              <w:rPr>
                <w:noProof/>
                <w:webHidden/>
              </w:rPr>
              <w:fldChar w:fldCharType="begin"/>
            </w:r>
            <w:r>
              <w:rPr>
                <w:noProof/>
                <w:webHidden/>
              </w:rPr>
              <w:instrText xml:space="preserve"> PAGEREF _Toc122481805 \h </w:instrText>
            </w:r>
            <w:r>
              <w:rPr>
                <w:noProof/>
                <w:webHidden/>
              </w:rPr>
            </w:r>
          </w:ins>
          <w:r>
            <w:rPr>
              <w:noProof/>
              <w:webHidden/>
            </w:rPr>
            <w:fldChar w:fldCharType="separate"/>
          </w:r>
          <w:ins w:id="36" w:author="黃懷萱" w:date="2022-12-21T02:23:00Z">
            <w:r>
              <w:rPr>
                <w:noProof/>
                <w:webHidden/>
              </w:rPr>
              <w:t>5</w:t>
            </w:r>
            <w:r>
              <w:rPr>
                <w:noProof/>
                <w:webHidden/>
              </w:rPr>
              <w:fldChar w:fldCharType="end"/>
            </w:r>
            <w:r w:rsidRPr="00DF1850">
              <w:rPr>
                <w:rStyle w:val="a5"/>
                <w:noProof/>
              </w:rPr>
              <w:fldChar w:fldCharType="end"/>
            </w:r>
          </w:ins>
        </w:p>
        <w:p w14:paraId="7C89FDAD" w14:textId="493AD67F" w:rsidR="001B5803" w:rsidRDefault="001B5803" w:rsidP="001B5803">
          <w:pPr>
            <w:pStyle w:val="21"/>
            <w:rPr>
              <w:ins w:id="37" w:author="黃懷萱" w:date="2022-12-21T02:23:00Z"/>
              <w:rFonts w:eastAsiaTheme="minorEastAsia"/>
              <w:noProof/>
              <w:color w:val="auto"/>
              <w:sz w:val="24"/>
            </w:rPr>
          </w:pPr>
          <w:ins w:id="38" w:author="黃懷萱" w:date="2022-12-21T02:23:00Z">
            <w:r w:rsidRPr="00DF1850">
              <w:rPr>
                <w:rStyle w:val="a5"/>
                <w:noProof/>
              </w:rPr>
              <w:fldChar w:fldCharType="begin"/>
            </w:r>
            <w:r w:rsidRPr="00DF1850">
              <w:rPr>
                <w:rStyle w:val="a5"/>
                <w:noProof/>
              </w:rPr>
              <w:instrText xml:space="preserve"> </w:instrText>
            </w:r>
            <w:r>
              <w:rPr>
                <w:noProof/>
              </w:rPr>
              <w:instrText>HYPERLINK \l "_Toc122481806"</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noProof/>
              </w:rPr>
              <w:t>2.1</w:t>
            </w:r>
            <w:r>
              <w:rPr>
                <w:rFonts w:eastAsiaTheme="minorEastAsia"/>
                <w:noProof/>
                <w:color w:val="auto"/>
                <w:sz w:val="24"/>
              </w:rPr>
              <w:tab/>
            </w:r>
            <w:r w:rsidRPr="00DF1850">
              <w:rPr>
                <w:rStyle w:val="a5"/>
                <w:rFonts w:hint="eastAsia"/>
                <w:noProof/>
              </w:rPr>
              <w:t>、系統架構</w:t>
            </w:r>
            <w:r>
              <w:rPr>
                <w:noProof/>
                <w:webHidden/>
              </w:rPr>
              <w:tab/>
            </w:r>
            <w:r>
              <w:rPr>
                <w:noProof/>
                <w:webHidden/>
              </w:rPr>
              <w:fldChar w:fldCharType="begin"/>
            </w:r>
            <w:r>
              <w:rPr>
                <w:noProof/>
                <w:webHidden/>
              </w:rPr>
              <w:instrText xml:space="preserve"> PAGEREF _Toc122481806 \h </w:instrText>
            </w:r>
            <w:r>
              <w:rPr>
                <w:noProof/>
                <w:webHidden/>
              </w:rPr>
            </w:r>
          </w:ins>
          <w:r>
            <w:rPr>
              <w:noProof/>
              <w:webHidden/>
            </w:rPr>
            <w:fldChar w:fldCharType="separate"/>
          </w:r>
          <w:ins w:id="39" w:author="黃懷萱" w:date="2022-12-21T02:23:00Z">
            <w:r>
              <w:rPr>
                <w:noProof/>
                <w:webHidden/>
              </w:rPr>
              <w:t>5</w:t>
            </w:r>
            <w:r>
              <w:rPr>
                <w:noProof/>
                <w:webHidden/>
              </w:rPr>
              <w:fldChar w:fldCharType="end"/>
            </w:r>
            <w:r w:rsidRPr="00DF1850">
              <w:rPr>
                <w:rStyle w:val="a5"/>
                <w:noProof/>
              </w:rPr>
              <w:fldChar w:fldCharType="end"/>
            </w:r>
          </w:ins>
        </w:p>
        <w:p w14:paraId="54D5D4A0" w14:textId="2931EE8C" w:rsidR="001B5803" w:rsidRDefault="001B5803" w:rsidP="001B5803">
          <w:pPr>
            <w:pStyle w:val="21"/>
            <w:rPr>
              <w:ins w:id="40" w:author="黃懷萱" w:date="2022-12-21T02:23:00Z"/>
              <w:rFonts w:eastAsiaTheme="minorEastAsia"/>
              <w:noProof/>
              <w:color w:val="auto"/>
              <w:sz w:val="24"/>
            </w:rPr>
          </w:pPr>
          <w:ins w:id="41" w:author="黃懷萱" w:date="2022-12-21T02:23:00Z">
            <w:r w:rsidRPr="00DF1850">
              <w:rPr>
                <w:rStyle w:val="a5"/>
                <w:noProof/>
              </w:rPr>
              <w:fldChar w:fldCharType="begin"/>
            </w:r>
            <w:r w:rsidRPr="00DF1850">
              <w:rPr>
                <w:rStyle w:val="a5"/>
                <w:noProof/>
              </w:rPr>
              <w:instrText xml:space="preserve"> </w:instrText>
            </w:r>
            <w:r>
              <w:rPr>
                <w:noProof/>
              </w:rPr>
              <w:instrText>HYPERLINK \l "_Toc122481807"</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noProof/>
              </w:rPr>
              <w:t>2.2</w:t>
            </w:r>
            <w:r>
              <w:rPr>
                <w:rFonts w:eastAsiaTheme="minorEastAsia"/>
                <w:noProof/>
                <w:color w:val="auto"/>
                <w:sz w:val="24"/>
              </w:rPr>
              <w:tab/>
            </w:r>
            <w:r w:rsidRPr="00DF1850">
              <w:rPr>
                <w:rStyle w:val="a5"/>
                <w:rFonts w:hint="eastAsia"/>
                <w:noProof/>
              </w:rPr>
              <w:t>、軟體設計</w:t>
            </w:r>
            <w:r>
              <w:rPr>
                <w:noProof/>
                <w:webHidden/>
              </w:rPr>
              <w:tab/>
            </w:r>
            <w:r>
              <w:rPr>
                <w:noProof/>
                <w:webHidden/>
              </w:rPr>
              <w:fldChar w:fldCharType="begin"/>
            </w:r>
            <w:r>
              <w:rPr>
                <w:noProof/>
                <w:webHidden/>
              </w:rPr>
              <w:instrText xml:space="preserve"> PAGEREF _Toc122481807 \h </w:instrText>
            </w:r>
            <w:r>
              <w:rPr>
                <w:noProof/>
                <w:webHidden/>
              </w:rPr>
            </w:r>
          </w:ins>
          <w:r>
            <w:rPr>
              <w:noProof/>
              <w:webHidden/>
            </w:rPr>
            <w:fldChar w:fldCharType="separate"/>
          </w:r>
          <w:ins w:id="42" w:author="黃懷萱" w:date="2022-12-21T02:23:00Z">
            <w:r>
              <w:rPr>
                <w:noProof/>
                <w:webHidden/>
              </w:rPr>
              <w:t>5</w:t>
            </w:r>
            <w:r>
              <w:rPr>
                <w:noProof/>
                <w:webHidden/>
              </w:rPr>
              <w:fldChar w:fldCharType="end"/>
            </w:r>
            <w:r w:rsidRPr="00DF1850">
              <w:rPr>
                <w:rStyle w:val="a5"/>
                <w:noProof/>
              </w:rPr>
              <w:fldChar w:fldCharType="end"/>
            </w:r>
          </w:ins>
        </w:p>
        <w:p w14:paraId="2A4AE4DA" w14:textId="118A62BF" w:rsidR="001B5803" w:rsidRDefault="001B5803" w:rsidP="001B5803">
          <w:pPr>
            <w:pStyle w:val="31"/>
            <w:rPr>
              <w:ins w:id="43" w:author="黃懷萱" w:date="2022-12-21T02:23:00Z"/>
              <w:rFonts w:eastAsiaTheme="minorEastAsia"/>
              <w:noProof/>
              <w:color w:val="auto"/>
              <w:sz w:val="24"/>
            </w:rPr>
            <w:pPrChange w:id="44" w:author="黃懷萱" w:date="2022-12-21T02:23:00Z">
              <w:pPr>
                <w:pStyle w:val="31"/>
                <w:tabs>
                  <w:tab w:val="left" w:pos="2068"/>
                </w:tabs>
                <w:ind w:left="826" w:firstLine="560"/>
              </w:pPr>
            </w:pPrChange>
          </w:pPr>
          <w:ins w:id="45" w:author="黃懷萱" w:date="2022-12-21T02:23:00Z">
            <w:r w:rsidRPr="00DF1850">
              <w:rPr>
                <w:rStyle w:val="a5"/>
                <w:noProof/>
              </w:rPr>
              <w:fldChar w:fldCharType="begin"/>
            </w:r>
            <w:r w:rsidRPr="00DF1850">
              <w:rPr>
                <w:rStyle w:val="a5"/>
                <w:noProof/>
              </w:rPr>
              <w:instrText xml:space="preserve"> </w:instrText>
            </w:r>
            <w:r>
              <w:rPr>
                <w:noProof/>
              </w:rPr>
              <w:instrText>HYPERLINK \l "_Toc122481808"</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noProof/>
              </w:rPr>
              <w:t>2.2.1</w:t>
            </w:r>
            <w:r>
              <w:rPr>
                <w:rFonts w:eastAsiaTheme="minorEastAsia"/>
                <w:noProof/>
                <w:color w:val="auto"/>
                <w:sz w:val="24"/>
              </w:rPr>
              <w:tab/>
            </w:r>
            <w:r w:rsidRPr="00DF1850">
              <w:rPr>
                <w:rStyle w:val="a5"/>
                <w:rFonts w:ascii="標楷體" w:hAnsi="標楷體" w:hint="eastAsia"/>
                <w:noProof/>
              </w:rPr>
              <w:t>、衣物辨識</w:t>
            </w:r>
            <w:r w:rsidRPr="00DF1850">
              <w:rPr>
                <w:rStyle w:val="a5"/>
                <w:rFonts w:hint="eastAsia"/>
                <w:noProof/>
              </w:rPr>
              <w:t>與資料庫</w:t>
            </w:r>
            <w:r>
              <w:rPr>
                <w:noProof/>
                <w:webHidden/>
              </w:rPr>
              <w:tab/>
            </w:r>
            <w:r>
              <w:rPr>
                <w:noProof/>
                <w:webHidden/>
              </w:rPr>
              <w:fldChar w:fldCharType="begin"/>
            </w:r>
            <w:r>
              <w:rPr>
                <w:noProof/>
                <w:webHidden/>
              </w:rPr>
              <w:instrText xml:space="preserve"> PAGEREF _Toc122481808 \h </w:instrText>
            </w:r>
            <w:r>
              <w:rPr>
                <w:noProof/>
                <w:webHidden/>
              </w:rPr>
            </w:r>
          </w:ins>
          <w:r>
            <w:rPr>
              <w:noProof/>
              <w:webHidden/>
            </w:rPr>
            <w:fldChar w:fldCharType="separate"/>
          </w:r>
          <w:ins w:id="46" w:author="黃懷萱" w:date="2022-12-21T02:23:00Z">
            <w:r>
              <w:rPr>
                <w:noProof/>
                <w:webHidden/>
              </w:rPr>
              <w:t>5</w:t>
            </w:r>
            <w:r>
              <w:rPr>
                <w:noProof/>
                <w:webHidden/>
              </w:rPr>
              <w:fldChar w:fldCharType="end"/>
            </w:r>
            <w:r w:rsidRPr="00DF1850">
              <w:rPr>
                <w:rStyle w:val="a5"/>
                <w:noProof/>
              </w:rPr>
              <w:fldChar w:fldCharType="end"/>
            </w:r>
          </w:ins>
        </w:p>
        <w:p w14:paraId="163A5A29" w14:textId="781F537F" w:rsidR="001B5803" w:rsidRDefault="001B5803" w:rsidP="001B5803">
          <w:pPr>
            <w:pStyle w:val="31"/>
            <w:rPr>
              <w:ins w:id="47" w:author="黃懷萱" w:date="2022-12-21T02:23:00Z"/>
              <w:rFonts w:eastAsiaTheme="minorEastAsia"/>
              <w:noProof/>
              <w:color w:val="auto"/>
              <w:sz w:val="24"/>
            </w:rPr>
            <w:pPrChange w:id="48" w:author="黃懷萱" w:date="2022-12-21T02:23:00Z">
              <w:pPr>
                <w:pStyle w:val="31"/>
                <w:tabs>
                  <w:tab w:val="left" w:pos="2068"/>
                </w:tabs>
                <w:ind w:left="826" w:firstLine="560"/>
              </w:pPr>
            </w:pPrChange>
          </w:pPr>
          <w:ins w:id="49" w:author="黃懷萱" w:date="2022-12-21T02:23:00Z">
            <w:r w:rsidRPr="00DF1850">
              <w:rPr>
                <w:rStyle w:val="a5"/>
                <w:noProof/>
              </w:rPr>
              <w:fldChar w:fldCharType="begin"/>
            </w:r>
            <w:r w:rsidRPr="00DF1850">
              <w:rPr>
                <w:rStyle w:val="a5"/>
                <w:noProof/>
              </w:rPr>
              <w:instrText xml:space="preserve"> </w:instrText>
            </w:r>
            <w:r>
              <w:rPr>
                <w:noProof/>
              </w:rPr>
              <w:instrText>HYPERLINK \l "_Toc122481809"</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noProof/>
              </w:rPr>
              <w:t>2.2.2</w:t>
            </w:r>
            <w:r>
              <w:rPr>
                <w:rFonts w:eastAsiaTheme="minorEastAsia"/>
                <w:noProof/>
                <w:color w:val="auto"/>
                <w:sz w:val="24"/>
              </w:rPr>
              <w:tab/>
            </w:r>
            <w:r w:rsidRPr="00DF1850">
              <w:rPr>
                <w:rStyle w:val="a5"/>
                <w:rFonts w:hint="eastAsia"/>
                <w:noProof/>
              </w:rPr>
              <w:t>、天氣資料</w:t>
            </w:r>
            <w:r>
              <w:rPr>
                <w:noProof/>
                <w:webHidden/>
              </w:rPr>
              <w:tab/>
            </w:r>
            <w:r>
              <w:rPr>
                <w:noProof/>
                <w:webHidden/>
              </w:rPr>
              <w:fldChar w:fldCharType="begin"/>
            </w:r>
            <w:r>
              <w:rPr>
                <w:noProof/>
                <w:webHidden/>
              </w:rPr>
              <w:instrText xml:space="preserve"> PAGEREF _Toc122481809 \h </w:instrText>
            </w:r>
            <w:r>
              <w:rPr>
                <w:noProof/>
                <w:webHidden/>
              </w:rPr>
            </w:r>
          </w:ins>
          <w:r>
            <w:rPr>
              <w:noProof/>
              <w:webHidden/>
            </w:rPr>
            <w:fldChar w:fldCharType="separate"/>
          </w:r>
          <w:ins w:id="50" w:author="黃懷萱" w:date="2022-12-21T02:23:00Z">
            <w:r>
              <w:rPr>
                <w:noProof/>
                <w:webHidden/>
              </w:rPr>
              <w:t>6</w:t>
            </w:r>
            <w:r>
              <w:rPr>
                <w:noProof/>
                <w:webHidden/>
              </w:rPr>
              <w:fldChar w:fldCharType="end"/>
            </w:r>
            <w:r w:rsidRPr="00DF1850">
              <w:rPr>
                <w:rStyle w:val="a5"/>
                <w:noProof/>
              </w:rPr>
              <w:fldChar w:fldCharType="end"/>
            </w:r>
          </w:ins>
        </w:p>
        <w:p w14:paraId="57A19E00" w14:textId="5F4CB28A" w:rsidR="001B5803" w:rsidRDefault="001B5803" w:rsidP="001B5803">
          <w:pPr>
            <w:pStyle w:val="31"/>
            <w:rPr>
              <w:ins w:id="51" w:author="黃懷萱" w:date="2022-12-21T02:23:00Z"/>
              <w:rFonts w:eastAsiaTheme="minorEastAsia"/>
              <w:noProof/>
              <w:color w:val="auto"/>
              <w:sz w:val="24"/>
            </w:rPr>
            <w:pPrChange w:id="52" w:author="黃懷萱" w:date="2022-12-21T02:23:00Z">
              <w:pPr>
                <w:pStyle w:val="31"/>
                <w:tabs>
                  <w:tab w:val="left" w:pos="2068"/>
                </w:tabs>
                <w:ind w:left="826" w:firstLine="560"/>
              </w:pPr>
            </w:pPrChange>
          </w:pPr>
          <w:ins w:id="53" w:author="黃懷萱" w:date="2022-12-21T02:23:00Z">
            <w:r w:rsidRPr="00DF1850">
              <w:rPr>
                <w:rStyle w:val="a5"/>
                <w:noProof/>
              </w:rPr>
              <w:fldChar w:fldCharType="begin"/>
            </w:r>
            <w:r w:rsidRPr="00DF1850">
              <w:rPr>
                <w:rStyle w:val="a5"/>
                <w:noProof/>
              </w:rPr>
              <w:instrText xml:space="preserve"> </w:instrText>
            </w:r>
            <w:r>
              <w:rPr>
                <w:noProof/>
              </w:rPr>
              <w:instrText>HYPERLINK \l "_Toc122481810"</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noProof/>
              </w:rPr>
              <w:t>2.2.3</w:t>
            </w:r>
            <w:r>
              <w:rPr>
                <w:rFonts w:eastAsiaTheme="minorEastAsia"/>
                <w:noProof/>
                <w:color w:val="auto"/>
                <w:sz w:val="24"/>
              </w:rPr>
              <w:tab/>
            </w:r>
            <w:r w:rsidRPr="00DF1850">
              <w:rPr>
                <w:rStyle w:val="a5"/>
                <w:rFonts w:hint="eastAsia"/>
                <w:noProof/>
              </w:rPr>
              <w:t>、衣物推薦演算法</w:t>
            </w:r>
            <w:r>
              <w:rPr>
                <w:noProof/>
                <w:webHidden/>
              </w:rPr>
              <w:tab/>
            </w:r>
            <w:r>
              <w:rPr>
                <w:noProof/>
                <w:webHidden/>
              </w:rPr>
              <w:fldChar w:fldCharType="begin"/>
            </w:r>
            <w:r>
              <w:rPr>
                <w:noProof/>
                <w:webHidden/>
              </w:rPr>
              <w:instrText xml:space="preserve"> PAGEREF _Toc122481810 \h </w:instrText>
            </w:r>
            <w:r>
              <w:rPr>
                <w:noProof/>
                <w:webHidden/>
              </w:rPr>
            </w:r>
          </w:ins>
          <w:r>
            <w:rPr>
              <w:noProof/>
              <w:webHidden/>
            </w:rPr>
            <w:fldChar w:fldCharType="separate"/>
          </w:r>
          <w:ins w:id="54" w:author="黃懷萱" w:date="2022-12-21T02:23:00Z">
            <w:r>
              <w:rPr>
                <w:noProof/>
                <w:webHidden/>
              </w:rPr>
              <w:t>6</w:t>
            </w:r>
            <w:r>
              <w:rPr>
                <w:noProof/>
                <w:webHidden/>
              </w:rPr>
              <w:fldChar w:fldCharType="end"/>
            </w:r>
            <w:r w:rsidRPr="00DF1850">
              <w:rPr>
                <w:rStyle w:val="a5"/>
                <w:noProof/>
              </w:rPr>
              <w:fldChar w:fldCharType="end"/>
            </w:r>
          </w:ins>
        </w:p>
        <w:p w14:paraId="6E374E4C" w14:textId="235A3EDD" w:rsidR="001B5803" w:rsidRDefault="001B5803" w:rsidP="001B5803">
          <w:pPr>
            <w:pStyle w:val="21"/>
            <w:rPr>
              <w:ins w:id="55" w:author="黃懷萱" w:date="2022-12-21T02:23:00Z"/>
              <w:rFonts w:eastAsiaTheme="minorEastAsia"/>
              <w:noProof/>
              <w:color w:val="auto"/>
              <w:sz w:val="24"/>
            </w:rPr>
          </w:pPr>
          <w:ins w:id="56" w:author="黃懷萱" w:date="2022-12-21T02:23:00Z">
            <w:r w:rsidRPr="00DF1850">
              <w:rPr>
                <w:rStyle w:val="a5"/>
                <w:noProof/>
              </w:rPr>
              <w:fldChar w:fldCharType="begin"/>
            </w:r>
            <w:r w:rsidRPr="00DF1850">
              <w:rPr>
                <w:rStyle w:val="a5"/>
                <w:noProof/>
              </w:rPr>
              <w:instrText xml:space="preserve"> </w:instrText>
            </w:r>
            <w:r>
              <w:rPr>
                <w:noProof/>
              </w:rPr>
              <w:instrText>HYPERLINK \l "_Toc122481811"</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noProof/>
              </w:rPr>
              <w:t>2.3</w:t>
            </w:r>
            <w:r>
              <w:rPr>
                <w:rFonts w:eastAsiaTheme="minorEastAsia"/>
                <w:noProof/>
                <w:color w:val="auto"/>
                <w:sz w:val="24"/>
              </w:rPr>
              <w:tab/>
            </w:r>
            <w:r w:rsidRPr="00DF1850">
              <w:rPr>
                <w:rStyle w:val="a5"/>
                <w:rFonts w:hint="eastAsia"/>
                <w:noProof/>
              </w:rPr>
              <w:t>、硬體設計</w:t>
            </w:r>
            <w:r>
              <w:rPr>
                <w:noProof/>
                <w:webHidden/>
              </w:rPr>
              <w:tab/>
            </w:r>
            <w:r>
              <w:rPr>
                <w:noProof/>
                <w:webHidden/>
              </w:rPr>
              <w:fldChar w:fldCharType="begin"/>
            </w:r>
            <w:r>
              <w:rPr>
                <w:noProof/>
                <w:webHidden/>
              </w:rPr>
              <w:instrText xml:space="preserve"> PAGEREF _Toc122481811 \h </w:instrText>
            </w:r>
            <w:r>
              <w:rPr>
                <w:noProof/>
                <w:webHidden/>
              </w:rPr>
            </w:r>
          </w:ins>
          <w:r>
            <w:rPr>
              <w:noProof/>
              <w:webHidden/>
            </w:rPr>
            <w:fldChar w:fldCharType="separate"/>
          </w:r>
          <w:ins w:id="57" w:author="黃懷萱" w:date="2022-12-21T02:23:00Z">
            <w:r>
              <w:rPr>
                <w:noProof/>
                <w:webHidden/>
              </w:rPr>
              <w:t>6</w:t>
            </w:r>
            <w:r>
              <w:rPr>
                <w:noProof/>
                <w:webHidden/>
              </w:rPr>
              <w:fldChar w:fldCharType="end"/>
            </w:r>
            <w:r w:rsidRPr="00DF1850">
              <w:rPr>
                <w:rStyle w:val="a5"/>
                <w:noProof/>
              </w:rPr>
              <w:fldChar w:fldCharType="end"/>
            </w:r>
          </w:ins>
        </w:p>
        <w:p w14:paraId="5AC3B3D1" w14:textId="67991949" w:rsidR="001B5803" w:rsidRDefault="001B5803">
          <w:pPr>
            <w:pStyle w:val="11"/>
            <w:rPr>
              <w:ins w:id="58" w:author="黃懷萱" w:date="2022-12-21T02:23:00Z"/>
              <w:rFonts w:eastAsiaTheme="minorEastAsia"/>
              <w:noProof/>
              <w:color w:val="auto"/>
              <w:sz w:val="24"/>
            </w:rPr>
          </w:pPr>
          <w:ins w:id="59" w:author="黃懷萱" w:date="2022-12-21T02:23:00Z">
            <w:r w:rsidRPr="00DF1850">
              <w:rPr>
                <w:rStyle w:val="a5"/>
                <w:noProof/>
              </w:rPr>
              <w:fldChar w:fldCharType="begin"/>
            </w:r>
            <w:r w:rsidRPr="00DF1850">
              <w:rPr>
                <w:rStyle w:val="a5"/>
                <w:noProof/>
              </w:rPr>
              <w:instrText xml:space="preserve"> </w:instrText>
            </w:r>
            <w:r>
              <w:rPr>
                <w:noProof/>
              </w:rPr>
              <w:instrText>HYPERLINK \l "_Toc122481812"</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hint="eastAsia"/>
                <w:noProof/>
              </w:rPr>
              <w:t>第</w:t>
            </w:r>
            <w:r w:rsidRPr="00DF1850">
              <w:rPr>
                <w:rStyle w:val="a5"/>
                <w:rFonts w:ascii="Times New Roman" w:hAnsi="Times New Roman" w:cs="Times New Roman" w:hint="eastAsia"/>
                <w:noProof/>
              </w:rPr>
              <w:t xml:space="preserve"> 3 </w:t>
            </w:r>
            <w:r w:rsidRPr="00DF1850">
              <w:rPr>
                <w:rStyle w:val="a5"/>
                <w:rFonts w:ascii="Times New Roman" w:hAnsi="Times New Roman" w:cs="Times New Roman" w:hint="eastAsia"/>
                <w:noProof/>
              </w:rPr>
              <w:t>章</w:t>
            </w:r>
            <w:r>
              <w:rPr>
                <w:rFonts w:eastAsiaTheme="minorEastAsia"/>
                <w:noProof/>
                <w:color w:val="auto"/>
                <w:sz w:val="24"/>
              </w:rPr>
              <w:tab/>
            </w:r>
            <w:r w:rsidRPr="00DF1850">
              <w:rPr>
                <w:rStyle w:val="a5"/>
                <w:rFonts w:ascii="標楷體" w:hAnsi="標楷體" w:hint="eastAsia"/>
                <w:noProof/>
              </w:rPr>
              <w:t>需求研究與文獻探討</w:t>
            </w:r>
            <w:r>
              <w:rPr>
                <w:noProof/>
                <w:webHidden/>
              </w:rPr>
              <w:tab/>
            </w:r>
            <w:r>
              <w:rPr>
                <w:noProof/>
                <w:webHidden/>
              </w:rPr>
              <w:fldChar w:fldCharType="begin"/>
            </w:r>
            <w:r>
              <w:rPr>
                <w:noProof/>
                <w:webHidden/>
              </w:rPr>
              <w:instrText xml:space="preserve"> PAGEREF _Toc122481812 \h </w:instrText>
            </w:r>
            <w:r>
              <w:rPr>
                <w:noProof/>
                <w:webHidden/>
              </w:rPr>
            </w:r>
          </w:ins>
          <w:r>
            <w:rPr>
              <w:noProof/>
              <w:webHidden/>
            </w:rPr>
            <w:fldChar w:fldCharType="separate"/>
          </w:r>
          <w:ins w:id="60" w:author="黃懷萱" w:date="2022-12-21T02:23:00Z">
            <w:r>
              <w:rPr>
                <w:noProof/>
                <w:webHidden/>
              </w:rPr>
              <w:t>7</w:t>
            </w:r>
            <w:r>
              <w:rPr>
                <w:noProof/>
                <w:webHidden/>
              </w:rPr>
              <w:fldChar w:fldCharType="end"/>
            </w:r>
            <w:r w:rsidRPr="00DF1850">
              <w:rPr>
                <w:rStyle w:val="a5"/>
                <w:noProof/>
              </w:rPr>
              <w:fldChar w:fldCharType="end"/>
            </w:r>
          </w:ins>
        </w:p>
        <w:p w14:paraId="20D63CA8" w14:textId="4DFC8DB5" w:rsidR="001B5803" w:rsidRDefault="001B5803" w:rsidP="001B5803">
          <w:pPr>
            <w:pStyle w:val="21"/>
            <w:rPr>
              <w:ins w:id="61" w:author="黃懷萱" w:date="2022-12-21T02:23:00Z"/>
              <w:rFonts w:eastAsiaTheme="minorEastAsia"/>
              <w:noProof/>
              <w:color w:val="auto"/>
              <w:sz w:val="24"/>
            </w:rPr>
          </w:pPr>
          <w:ins w:id="62" w:author="黃懷萱" w:date="2022-12-21T02:23:00Z">
            <w:r w:rsidRPr="00DF1850">
              <w:rPr>
                <w:rStyle w:val="a5"/>
                <w:noProof/>
              </w:rPr>
              <w:fldChar w:fldCharType="begin"/>
            </w:r>
            <w:r w:rsidRPr="00DF1850">
              <w:rPr>
                <w:rStyle w:val="a5"/>
                <w:noProof/>
              </w:rPr>
              <w:instrText xml:space="preserve"> </w:instrText>
            </w:r>
            <w:r>
              <w:rPr>
                <w:noProof/>
              </w:rPr>
              <w:instrText>HYPERLINK \l "_Toc122481813"</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Times New Roman" w:hAnsi="Times New Roman" w:cs="Times New Roman"/>
                <w:noProof/>
              </w:rPr>
              <w:t>3.1</w:t>
            </w:r>
            <w:r>
              <w:rPr>
                <w:rFonts w:eastAsiaTheme="minorEastAsia"/>
                <w:noProof/>
                <w:color w:val="auto"/>
                <w:sz w:val="24"/>
              </w:rPr>
              <w:tab/>
            </w:r>
            <w:r w:rsidRPr="00DF1850">
              <w:rPr>
                <w:rStyle w:val="a5"/>
                <w:rFonts w:hint="eastAsia"/>
                <w:noProof/>
              </w:rPr>
              <w:t>、衣物辨識</w:t>
            </w:r>
            <w:r>
              <w:rPr>
                <w:noProof/>
                <w:webHidden/>
              </w:rPr>
              <w:tab/>
            </w:r>
            <w:r>
              <w:rPr>
                <w:noProof/>
                <w:webHidden/>
              </w:rPr>
              <w:fldChar w:fldCharType="begin"/>
            </w:r>
            <w:r>
              <w:rPr>
                <w:noProof/>
                <w:webHidden/>
              </w:rPr>
              <w:instrText xml:space="preserve"> PAGEREF _Toc122481813 \h </w:instrText>
            </w:r>
            <w:r>
              <w:rPr>
                <w:noProof/>
                <w:webHidden/>
              </w:rPr>
            </w:r>
          </w:ins>
          <w:r>
            <w:rPr>
              <w:noProof/>
              <w:webHidden/>
            </w:rPr>
            <w:fldChar w:fldCharType="separate"/>
          </w:r>
          <w:ins w:id="63" w:author="黃懷萱" w:date="2022-12-21T02:23:00Z">
            <w:r>
              <w:rPr>
                <w:noProof/>
                <w:webHidden/>
              </w:rPr>
              <w:t>7</w:t>
            </w:r>
            <w:r>
              <w:rPr>
                <w:noProof/>
                <w:webHidden/>
              </w:rPr>
              <w:fldChar w:fldCharType="end"/>
            </w:r>
            <w:r w:rsidRPr="00DF1850">
              <w:rPr>
                <w:rStyle w:val="a5"/>
                <w:noProof/>
              </w:rPr>
              <w:fldChar w:fldCharType="end"/>
            </w:r>
          </w:ins>
        </w:p>
        <w:p w14:paraId="55E1C9CE" w14:textId="359C8418" w:rsidR="001B5803" w:rsidRDefault="001B5803" w:rsidP="001B5803">
          <w:pPr>
            <w:pStyle w:val="21"/>
            <w:rPr>
              <w:ins w:id="64" w:author="黃懷萱" w:date="2022-12-21T02:23:00Z"/>
              <w:rFonts w:eastAsiaTheme="minorEastAsia"/>
              <w:noProof/>
              <w:color w:val="auto"/>
              <w:sz w:val="24"/>
            </w:rPr>
          </w:pPr>
          <w:ins w:id="65" w:author="黃懷萱" w:date="2022-12-21T02:23:00Z">
            <w:r w:rsidRPr="00DF1850">
              <w:rPr>
                <w:rStyle w:val="a5"/>
                <w:noProof/>
              </w:rPr>
              <w:fldChar w:fldCharType="begin"/>
            </w:r>
            <w:r w:rsidRPr="00DF1850">
              <w:rPr>
                <w:rStyle w:val="a5"/>
                <w:noProof/>
              </w:rPr>
              <w:instrText xml:space="preserve"> </w:instrText>
            </w:r>
            <w:r>
              <w:rPr>
                <w:noProof/>
              </w:rPr>
              <w:instrText>HYPERLINK \l "_Toc122481814"</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3.2</w:t>
            </w:r>
            <w:r w:rsidRPr="00DF1850">
              <w:rPr>
                <w:rStyle w:val="a5"/>
                <w:rFonts w:hint="eastAsia"/>
                <w:noProof/>
              </w:rPr>
              <w:t>、天氣資料</w:t>
            </w:r>
            <w:r>
              <w:rPr>
                <w:noProof/>
                <w:webHidden/>
              </w:rPr>
              <w:tab/>
            </w:r>
            <w:r>
              <w:rPr>
                <w:noProof/>
                <w:webHidden/>
              </w:rPr>
              <w:fldChar w:fldCharType="begin"/>
            </w:r>
            <w:r>
              <w:rPr>
                <w:noProof/>
                <w:webHidden/>
              </w:rPr>
              <w:instrText xml:space="preserve"> PAGEREF _Toc122481814 \h </w:instrText>
            </w:r>
            <w:r>
              <w:rPr>
                <w:noProof/>
                <w:webHidden/>
              </w:rPr>
            </w:r>
          </w:ins>
          <w:r>
            <w:rPr>
              <w:noProof/>
              <w:webHidden/>
            </w:rPr>
            <w:fldChar w:fldCharType="separate"/>
          </w:r>
          <w:ins w:id="66" w:author="黃懷萱" w:date="2022-12-21T02:23:00Z">
            <w:r>
              <w:rPr>
                <w:noProof/>
                <w:webHidden/>
              </w:rPr>
              <w:t>9</w:t>
            </w:r>
            <w:r>
              <w:rPr>
                <w:noProof/>
                <w:webHidden/>
              </w:rPr>
              <w:fldChar w:fldCharType="end"/>
            </w:r>
            <w:r w:rsidRPr="00DF1850">
              <w:rPr>
                <w:rStyle w:val="a5"/>
                <w:noProof/>
              </w:rPr>
              <w:fldChar w:fldCharType="end"/>
            </w:r>
          </w:ins>
        </w:p>
        <w:p w14:paraId="5207B655" w14:textId="647555E8" w:rsidR="001B5803" w:rsidRDefault="001B5803" w:rsidP="001B5803">
          <w:pPr>
            <w:pStyle w:val="21"/>
            <w:rPr>
              <w:ins w:id="67" w:author="黃懷萱" w:date="2022-12-21T02:23:00Z"/>
              <w:rFonts w:eastAsiaTheme="minorEastAsia"/>
              <w:noProof/>
              <w:color w:val="auto"/>
              <w:sz w:val="24"/>
            </w:rPr>
          </w:pPr>
          <w:ins w:id="68" w:author="黃懷萱" w:date="2022-12-21T02:23:00Z">
            <w:r w:rsidRPr="00DF1850">
              <w:rPr>
                <w:rStyle w:val="a5"/>
                <w:noProof/>
              </w:rPr>
              <w:fldChar w:fldCharType="begin"/>
            </w:r>
            <w:r w:rsidRPr="00DF1850">
              <w:rPr>
                <w:rStyle w:val="a5"/>
                <w:noProof/>
              </w:rPr>
              <w:instrText xml:space="preserve"> </w:instrText>
            </w:r>
            <w:r>
              <w:rPr>
                <w:noProof/>
              </w:rPr>
              <w:instrText>HYPERLINK \l "_Toc122481815"</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3.3</w:t>
            </w:r>
            <w:r w:rsidRPr="00DF1850">
              <w:rPr>
                <w:rStyle w:val="a5"/>
                <w:rFonts w:hint="eastAsia"/>
                <w:noProof/>
              </w:rPr>
              <w:t>、衣物推薦演算法</w:t>
            </w:r>
            <w:r>
              <w:rPr>
                <w:noProof/>
                <w:webHidden/>
              </w:rPr>
              <w:tab/>
            </w:r>
            <w:r>
              <w:rPr>
                <w:noProof/>
                <w:webHidden/>
              </w:rPr>
              <w:fldChar w:fldCharType="begin"/>
            </w:r>
            <w:r>
              <w:rPr>
                <w:noProof/>
                <w:webHidden/>
              </w:rPr>
              <w:instrText xml:space="preserve"> PAGEREF _Toc122481815 \h </w:instrText>
            </w:r>
            <w:r>
              <w:rPr>
                <w:noProof/>
                <w:webHidden/>
              </w:rPr>
            </w:r>
          </w:ins>
          <w:r>
            <w:rPr>
              <w:noProof/>
              <w:webHidden/>
            </w:rPr>
            <w:fldChar w:fldCharType="separate"/>
          </w:r>
          <w:ins w:id="69" w:author="黃懷萱" w:date="2022-12-21T02:23:00Z">
            <w:r>
              <w:rPr>
                <w:noProof/>
                <w:webHidden/>
              </w:rPr>
              <w:t>12</w:t>
            </w:r>
            <w:r>
              <w:rPr>
                <w:noProof/>
                <w:webHidden/>
              </w:rPr>
              <w:fldChar w:fldCharType="end"/>
            </w:r>
            <w:r w:rsidRPr="00DF1850">
              <w:rPr>
                <w:rStyle w:val="a5"/>
                <w:noProof/>
              </w:rPr>
              <w:fldChar w:fldCharType="end"/>
            </w:r>
          </w:ins>
        </w:p>
        <w:p w14:paraId="0CEAB432" w14:textId="621BD02D" w:rsidR="001B5803" w:rsidRDefault="001B5803" w:rsidP="001B5803">
          <w:pPr>
            <w:pStyle w:val="21"/>
            <w:rPr>
              <w:ins w:id="70" w:author="黃懷萱" w:date="2022-12-21T02:23:00Z"/>
              <w:rFonts w:eastAsiaTheme="minorEastAsia"/>
              <w:noProof/>
              <w:color w:val="auto"/>
              <w:sz w:val="24"/>
            </w:rPr>
          </w:pPr>
          <w:ins w:id="71" w:author="黃懷萱" w:date="2022-12-21T02:23:00Z">
            <w:r w:rsidRPr="00DF1850">
              <w:rPr>
                <w:rStyle w:val="a5"/>
                <w:noProof/>
              </w:rPr>
              <w:fldChar w:fldCharType="begin"/>
            </w:r>
            <w:r w:rsidRPr="00DF1850">
              <w:rPr>
                <w:rStyle w:val="a5"/>
                <w:noProof/>
              </w:rPr>
              <w:instrText xml:space="preserve"> </w:instrText>
            </w:r>
            <w:r>
              <w:rPr>
                <w:noProof/>
              </w:rPr>
              <w:instrText>HYPERLINK \l "_Toc122481816"</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3.4</w:t>
            </w:r>
            <w:r w:rsidRPr="00DF1850">
              <w:rPr>
                <w:rStyle w:val="a5"/>
                <w:rFonts w:hint="eastAsia"/>
                <w:noProof/>
              </w:rPr>
              <w:t>、資料庫架設</w:t>
            </w:r>
            <w:r>
              <w:rPr>
                <w:noProof/>
                <w:webHidden/>
              </w:rPr>
              <w:tab/>
            </w:r>
            <w:r>
              <w:rPr>
                <w:noProof/>
                <w:webHidden/>
              </w:rPr>
              <w:fldChar w:fldCharType="begin"/>
            </w:r>
            <w:r>
              <w:rPr>
                <w:noProof/>
                <w:webHidden/>
              </w:rPr>
              <w:instrText xml:space="preserve"> PAGEREF _Toc122481816 \h </w:instrText>
            </w:r>
            <w:r>
              <w:rPr>
                <w:noProof/>
                <w:webHidden/>
              </w:rPr>
            </w:r>
          </w:ins>
          <w:r>
            <w:rPr>
              <w:noProof/>
              <w:webHidden/>
            </w:rPr>
            <w:fldChar w:fldCharType="separate"/>
          </w:r>
          <w:ins w:id="72" w:author="黃懷萱" w:date="2022-12-21T02:23:00Z">
            <w:r>
              <w:rPr>
                <w:noProof/>
                <w:webHidden/>
              </w:rPr>
              <w:t>15</w:t>
            </w:r>
            <w:r>
              <w:rPr>
                <w:noProof/>
                <w:webHidden/>
              </w:rPr>
              <w:fldChar w:fldCharType="end"/>
            </w:r>
            <w:r w:rsidRPr="00DF1850">
              <w:rPr>
                <w:rStyle w:val="a5"/>
                <w:noProof/>
              </w:rPr>
              <w:fldChar w:fldCharType="end"/>
            </w:r>
          </w:ins>
        </w:p>
        <w:p w14:paraId="230FA96C" w14:textId="37403B54" w:rsidR="001B5803" w:rsidRDefault="001B5803" w:rsidP="001B5803">
          <w:pPr>
            <w:pStyle w:val="21"/>
            <w:rPr>
              <w:ins w:id="73" w:author="黃懷萱" w:date="2022-12-21T02:23:00Z"/>
              <w:rFonts w:eastAsiaTheme="minorEastAsia"/>
              <w:noProof/>
              <w:color w:val="auto"/>
              <w:sz w:val="24"/>
            </w:rPr>
          </w:pPr>
          <w:ins w:id="74" w:author="黃懷萱" w:date="2022-12-21T02:23:00Z">
            <w:r w:rsidRPr="00DF1850">
              <w:rPr>
                <w:rStyle w:val="a5"/>
                <w:noProof/>
              </w:rPr>
              <w:fldChar w:fldCharType="begin"/>
            </w:r>
            <w:r w:rsidRPr="00DF1850">
              <w:rPr>
                <w:rStyle w:val="a5"/>
                <w:noProof/>
              </w:rPr>
              <w:instrText xml:space="preserve"> </w:instrText>
            </w:r>
            <w:r>
              <w:rPr>
                <w:noProof/>
              </w:rPr>
              <w:instrText>HYPERLINK \l "_Toc122481817"</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3.5</w:t>
            </w:r>
            <w:r w:rsidRPr="00DF1850">
              <w:rPr>
                <w:rStyle w:val="a5"/>
                <w:rFonts w:hint="eastAsia"/>
                <w:noProof/>
              </w:rPr>
              <w:t>、使用者介面需求</w:t>
            </w:r>
            <w:r>
              <w:rPr>
                <w:noProof/>
                <w:webHidden/>
              </w:rPr>
              <w:tab/>
            </w:r>
            <w:r>
              <w:rPr>
                <w:noProof/>
                <w:webHidden/>
              </w:rPr>
              <w:fldChar w:fldCharType="begin"/>
            </w:r>
            <w:r>
              <w:rPr>
                <w:noProof/>
                <w:webHidden/>
              </w:rPr>
              <w:instrText xml:space="preserve"> PAGEREF _Toc122481817 \h </w:instrText>
            </w:r>
            <w:r>
              <w:rPr>
                <w:noProof/>
                <w:webHidden/>
              </w:rPr>
            </w:r>
          </w:ins>
          <w:r>
            <w:rPr>
              <w:noProof/>
              <w:webHidden/>
            </w:rPr>
            <w:fldChar w:fldCharType="separate"/>
          </w:r>
          <w:ins w:id="75" w:author="黃懷萱" w:date="2022-12-21T02:23:00Z">
            <w:r>
              <w:rPr>
                <w:noProof/>
                <w:webHidden/>
              </w:rPr>
              <w:t>17</w:t>
            </w:r>
            <w:r>
              <w:rPr>
                <w:noProof/>
                <w:webHidden/>
              </w:rPr>
              <w:fldChar w:fldCharType="end"/>
            </w:r>
            <w:r w:rsidRPr="00DF1850">
              <w:rPr>
                <w:rStyle w:val="a5"/>
                <w:noProof/>
              </w:rPr>
              <w:fldChar w:fldCharType="end"/>
            </w:r>
          </w:ins>
        </w:p>
        <w:p w14:paraId="2AE3641C" w14:textId="5D2B5106" w:rsidR="001B5803" w:rsidRDefault="001B5803" w:rsidP="001B5803">
          <w:pPr>
            <w:pStyle w:val="21"/>
            <w:rPr>
              <w:ins w:id="76" w:author="黃懷萱" w:date="2022-12-21T02:23:00Z"/>
              <w:rFonts w:eastAsiaTheme="minorEastAsia"/>
              <w:noProof/>
              <w:color w:val="auto"/>
              <w:sz w:val="24"/>
            </w:rPr>
          </w:pPr>
          <w:ins w:id="77" w:author="黃懷萱" w:date="2022-12-21T02:23:00Z">
            <w:r w:rsidRPr="00DF1850">
              <w:rPr>
                <w:rStyle w:val="a5"/>
                <w:noProof/>
              </w:rPr>
              <w:lastRenderedPageBreak/>
              <w:fldChar w:fldCharType="begin"/>
            </w:r>
            <w:r w:rsidRPr="00DF1850">
              <w:rPr>
                <w:rStyle w:val="a5"/>
                <w:noProof/>
              </w:rPr>
              <w:instrText xml:space="preserve"> </w:instrText>
            </w:r>
            <w:r>
              <w:rPr>
                <w:noProof/>
              </w:rPr>
              <w:instrText>HYPERLINK \l "_Toc122481818"</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3.6</w:t>
            </w:r>
            <w:r w:rsidRPr="00DF1850">
              <w:rPr>
                <w:rStyle w:val="a5"/>
                <w:rFonts w:hint="eastAsia"/>
                <w:noProof/>
              </w:rPr>
              <w:t>、硬體需求</w:t>
            </w:r>
            <w:r>
              <w:rPr>
                <w:noProof/>
                <w:webHidden/>
              </w:rPr>
              <w:tab/>
            </w:r>
            <w:r>
              <w:rPr>
                <w:noProof/>
                <w:webHidden/>
              </w:rPr>
              <w:fldChar w:fldCharType="begin"/>
            </w:r>
            <w:r>
              <w:rPr>
                <w:noProof/>
                <w:webHidden/>
              </w:rPr>
              <w:instrText xml:space="preserve"> PAGEREF _Toc122481818 \h </w:instrText>
            </w:r>
            <w:r>
              <w:rPr>
                <w:noProof/>
                <w:webHidden/>
              </w:rPr>
            </w:r>
          </w:ins>
          <w:r>
            <w:rPr>
              <w:noProof/>
              <w:webHidden/>
            </w:rPr>
            <w:fldChar w:fldCharType="separate"/>
          </w:r>
          <w:ins w:id="78" w:author="黃懷萱" w:date="2022-12-21T02:23:00Z">
            <w:r>
              <w:rPr>
                <w:noProof/>
                <w:webHidden/>
              </w:rPr>
              <w:t>20</w:t>
            </w:r>
            <w:r>
              <w:rPr>
                <w:noProof/>
                <w:webHidden/>
              </w:rPr>
              <w:fldChar w:fldCharType="end"/>
            </w:r>
            <w:r w:rsidRPr="00DF1850">
              <w:rPr>
                <w:rStyle w:val="a5"/>
                <w:noProof/>
              </w:rPr>
              <w:fldChar w:fldCharType="end"/>
            </w:r>
          </w:ins>
        </w:p>
        <w:p w14:paraId="708451C6" w14:textId="2E4E5346" w:rsidR="001B5803" w:rsidRDefault="001B5803" w:rsidP="001B5803">
          <w:pPr>
            <w:pStyle w:val="21"/>
            <w:rPr>
              <w:ins w:id="79" w:author="黃懷萱" w:date="2022-12-21T02:23:00Z"/>
              <w:rFonts w:eastAsiaTheme="minorEastAsia"/>
              <w:noProof/>
              <w:color w:val="auto"/>
              <w:sz w:val="24"/>
            </w:rPr>
          </w:pPr>
          <w:ins w:id="80" w:author="黃懷萱" w:date="2022-12-21T02:23:00Z">
            <w:r w:rsidRPr="00DF1850">
              <w:rPr>
                <w:rStyle w:val="a5"/>
                <w:noProof/>
              </w:rPr>
              <w:fldChar w:fldCharType="begin"/>
            </w:r>
            <w:r w:rsidRPr="00DF1850">
              <w:rPr>
                <w:rStyle w:val="a5"/>
                <w:noProof/>
              </w:rPr>
              <w:instrText xml:space="preserve"> </w:instrText>
            </w:r>
            <w:r>
              <w:rPr>
                <w:noProof/>
              </w:rPr>
              <w:instrText>HYPERLINK \l "_Toc122481819"</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3.7</w:t>
            </w:r>
            <w:r w:rsidRPr="00DF1850">
              <w:rPr>
                <w:rStyle w:val="a5"/>
                <w:rFonts w:hint="eastAsia"/>
                <w:noProof/>
              </w:rPr>
              <w:t>、使用需求</w:t>
            </w:r>
            <w:r>
              <w:rPr>
                <w:noProof/>
                <w:webHidden/>
              </w:rPr>
              <w:tab/>
            </w:r>
            <w:r>
              <w:rPr>
                <w:noProof/>
                <w:webHidden/>
              </w:rPr>
              <w:fldChar w:fldCharType="begin"/>
            </w:r>
            <w:r>
              <w:rPr>
                <w:noProof/>
                <w:webHidden/>
              </w:rPr>
              <w:instrText xml:space="preserve"> PAGEREF _Toc122481819 \h </w:instrText>
            </w:r>
            <w:r>
              <w:rPr>
                <w:noProof/>
                <w:webHidden/>
              </w:rPr>
            </w:r>
          </w:ins>
          <w:r>
            <w:rPr>
              <w:noProof/>
              <w:webHidden/>
            </w:rPr>
            <w:fldChar w:fldCharType="separate"/>
          </w:r>
          <w:ins w:id="81" w:author="黃懷萱" w:date="2022-12-21T02:23:00Z">
            <w:r>
              <w:rPr>
                <w:noProof/>
                <w:webHidden/>
              </w:rPr>
              <w:t>21</w:t>
            </w:r>
            <w:r>
              <w:rPr>
                <w:noProof/>
                <w:webHidden/>
              </w:rPr>
              <w:fldChar w:fldCharType="end"/>
            </w:r>
            <w:r w:rsidRPr="00DF1850">
              <w:rPr>
                <w:rStyle w:val="a5"/>
                <w:noProof/>
              </w:rPr>
              <w:fldChar w:fldCharType="end"/>
            </w:r>
          </w:ins>
        </w:p>
        <w:p w14:paraId="1F41FD56" w14:textId="53446B59" w:rsidR="001B5803" w:rsidRDefault="001B5803" w:rsidP="001B5803">
          <w:pPr>
            <w:pStyle w:val="31"/>
            <w:rPr>
              <w:ins w:id="82" w:author="黃懷萱" w:date="2022-12-21T02:23:00Z"/>
              <w:rFonts w:eastAsiaTheme="minorEastAsia"/>
              <w:noProof/>
              <w:color w:val="auto"/>
              <w:sz w:val="24"/>
            </w:rPr>
            <w:pPrChange w:id="83" w:author="黃懷萱" w:date="2022-12-21T02:23:00Z">
              <w:pPr>
                <w:pStyle w:val="31"/>
                <w:ind w:left="826" w:firstLine="560"/>
              </w:pPr>
            </w:pPrChange>
          </w:pPr>
          <w:ins w:id="84" w:author="黃懷萱" w:date="2022-12-21T02:23:00Z">
            <w:r w:rsidRPr="00DF1850">
              <w:rPr>
                <w:rStyle w:val="a5"/>
                <w:noProof/>
              </w:rPr>
              <w:fldChar w:fldCharType="begin"/>
            </w:r>
            <w:r w:rsidRPr="00DF1850">
              <w:rPr>
                <w:rStyle w:val="a5"/>
                <w:noProof/>
              </w:rPr>
              <w:instrText xml:space="preserve"> </w:instrText>
            </w:r>
            <w:r>
              <w:rPr>
                <w:noProof/>
              </w:rPr>
              <w:instrText>HYPERLINK \l "_Toc122481820"</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3.6.1</w:t>
            </w:r>
            <w:r w:rsidRPr="00DF1850">
              <w:rPr>
                <w:rStyle w:val="a5"/>
                <w:rFonts w:hint="eastAsia"/>
                <w:noProof/>
              </w:rPr>
              <w:t>、前</w:t>
            </w:r>
            <w:r w:rsidRPr="00DF1850">
              <w:rPr>
                <w:rStyle w:val="a5"/>
                <w:rFonts w:hint="eastAsia"/>
                <w:noProof/>
              </w:rPr>
              <w:t>端</w:t>
            </w:r>
            <w:r>
              <w:rPr>
                <w:noProof/>
                <w:webHidden/>
              </w:rPr>
              <w:tab/>
            </w:r>
            <w:r>
              <w:rPr>
                <w:noProof/>
                <w:webHidden/>
              </w:rPr>
              <w:fldChar w:fldCharType="begin"/>
            </w:r>
            <w:r>
              <w:rPr>
                <w:noProof/>
                <w:webHidden/>
              </w:rPr>
              <w:instrText xml:space="preserve"> PAGEREF _Toc122481820 \h </w:instrText>
            </w:r>
            <w:r>
              <w:rPr>
                <w:noProof/>
                <w:webHidden/>
              </w:rPr>
            </w:r>
          </w:ins>
          <w:r>
            <w:rPr>
              <w:noProof/>
              <w:webHidden/>
            </w:rPr>
            <w:fldChar w:fldCharType="separate"/>
          </w:r>
          <w:ins w:id="85" w:author="黃懷萱" w:date="2022-12-21T02:23:00Z">
            <w:r>
              <w:rPr>
                <w:noProof/>
                <w:webHidden/>
              </w:rPr>
              <w:t>21</w:t>
            </w:r>
            <w:r>
              <w:rPr>
                <w:noProof/>
                <w:webHidden/>
              </w:rPr>
              <w:fldChar w:fldCharType="end"/>
            </w:r>
            <w:r w:rsidRPr="00DF1850">
              <w:rPr>
                <w:rStyle w:val="a5"/>
                <w:noProof/>
              </w:rPr>
              <w:fldChar w:fldCharType="end"/>
            </w:r>
          </w:ins>
        </w:p>
        <w:p w14:paraId="41A08F01" w14:textId="5D37C3DD" w:rsidR="001B5803" w:rsidRDefault="001B5803" w:rsidP="001B5803">
          <w:pPr>
            <w:pStyle w:val="31"/>
            <w:rPr>
              <w:ins w:id="86" w:author="黃懷萱" w:date="2022-12-21T02:23:00Z"/>
              <w:rFonts w:eastAsiaTheme="minorEastAsia"/>
              <w:noProof/>
              <w:color w:val="auto"/>
              <w:sz w:val="24"/>
            </w:rPr>
            <w:pPrChange w:id="87" w:author="黃懷萱" w:date="2022-12-21T02:23:00Z">
              <w:pPr>
                <w:pStyle w:val="31"/>
                <w:ind w:left="826" w:firstLine="560"/>
              </w:pPr>
            </w:pPrChange>
          </w:pPr>
          <w:ins w:id="88" w:author="黃懷萱" w:date="2022-12-21T02:23:00Z">
            <w:r w:rsidRPr="00DF1850">
              <w:rPr>
                <w:rStyle w:val="a5"/>
                <w:noProof/>
              </w:rPr>
              <w:fldChar w:fldCharType="begin"/>
            </w:r>
            <w:r w:rsidRPr="00DF1850">
              <w:rPr>
                <w:rStyle w:val="a5"/>
                <w:noProof/>
              </w:rPr>
              <w:instrText xml:space="preserve"> </w:instrText>
            </w:r>
            <w:r>
              <w:rPr>
                <w:noProof/>
              </w:rPr>
              <w:instrText>HYPERLINK \l "_Toc122481821"</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3.6.2</w:t>
            </w:r>
            <w:r w:rsidRPr="00DF1850">
              <w:rPr>
                <w:rStyle w:val="a5"/>
                <w:rFonts w:hint="eastAsia"/>
                <w:noProof/>
              </w:rPr>
              <w:t>、後端</w:t>
            </w:r>
            <w:r>
              <w:rPr>
                <w:noProof/>
                <w:webHidden/>
              </w:rPr>
              <w:tab/>
            </w:r>
            <w:r>
              <w:rPr>
                <w:noProof/>
                <w:webHidden/>
              </w:rPr>
              <w:fldChar w:fldCharType="begin"/>
            </w:r>
            <w:r>
              <w:rPr>
                <w:noProof/>
                <w:webHidden/>
              </w:rPr>
              <w:instrText xml:space="preserve"> PAGEREF _Toc122481821 \h </w:instrText>
            </w:r>
            <w:r>
              <w:rPr>
                <w:noProof/>
                <w:webHidden/>
              </w:rPr>
            </w:r>
          </w:ins>
          <w:r>
            <w:rPr>
              <w:noProof/>
              <w:webHidden/>
            </w:rPr>
            <w:fldChar w:fldCharType="separate"/>
          </w:r>
          <w:ins w:id="89" w:author="黃懷萱" w:date="2022-12-21T02:23:00Z">
            <w:r>
              <w:rPr>
                <w:noProof/>
                <w:webHidden/>
              </w:rPr>
              <w:t>22</w:t>
            </w:r>
            <w:r>
              <w:rPr>
                <w:noProof/>
                <w:webHidden/>
              </w:rPr>
              <w:fldChar w:fldCharType="end"/>
            </w:r>
            <w:r w:rsidRPr="00DF1850">
              <w:rPr>
                <w:rStyle w:val="a5"/>
                <w:noProof/>
              </w:rPr>
              <w:fldChar w:fldCharType="end"/>
            </w:r>
          </w:ins>
        </w:p>
        <w:p w14:paraId="479AED22" w14:textId="1FE9FB90" w:rsidR="001B5803" w:rsidRDefault="001B5803" w:rsidP="001B5803">
          <w:pPr>
            <w:pStyle w:val="21"/>
            <w:rPr>
              <w:ins w:id="90" w:author="黃懷萱" w:date="2022-12-21T02:23:00Z"/>
              <w:rFonts w:eastAsiaTheme="minorEastAsia"/>
              <w:noProof/>
              <w:color w:val="auto"/>
              <w:sz w:val="24"/>
            </w:rPr>
          </w:pPr>
          <w:ins w:id="91" w:author="黃懷萱" w:date="2022-12-21T02:23:00Z">
            <w:r w:rsidRPr="00DF1850">
              <w:rPr>
                <w:rStyle w:val="a5"/>
                <w:noProof/>
              </w:rPr>
              <w:fldChar w:fldCharType="begin"/>
            </w:r>
            <w:r w:rsidRPr="00DF1850">
              <w:rPr>
                <w:rStyle w:val="a5"/>
                <w:noProof/>
              </w:rPr>
              <w:instrText xml:space="preserve"> </w:instrText>
            </w:r>
            <w:r>
              <w:rPr>
                <w:noProof/>
              </w:rPr>
              <w:instrText>HYPERLINK \l "_Toc122481822"</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3.8</w:t>
            </w:r>
            <w:r w:rsidRPr="00DF1850">
              <w:rPr>
                <w:rStyle w:val="a5"/>
                <w:rFonts w:hint="eastAsia"/>
                <w:noProof/>
              </w:rPr>
              <w:t>、需求關聯</w:t>
            </w:r>
            <w:r>
              <w:rPr>
                <w:noProof/>
                <w:webHidden/>
              </w:rPr>
              <w:tab/>
            </w:r>
            <w:r>
              <w:rPr>
                <w:noProof/>
                <w:webHidden/>
              </w:rPr>
              <w:fldChar w:fldCharType="begin"/>
            </w:r>
            <w:r>
              <w:rPr>
                <w:noProof/>
                <w:webHidden/>
              </w:rPr>
              <w:instrText xml:space="preserve"> PAGEREF _Toc122481822 \h </w:instrText>
            </w:r>
            <w:r>
              <w:rPr>
                <w:noProof/>
                <w:webHidden/>
              </w:rPr>
            </w:r>
          </w:ins>
          <w:r>
            <w:rPr>
              <w:noProof/>
              <w:webHidden/>
            </w:rPr>
            <w:fldChar w:fldCharType="separate"/>
          </w:r>
          <w:ins w:id="92" w:author="黃懷萱" w:date="2022-12-21T02:23:00Z">
            <w:r>
              <w:rPr>
                <w:noProof/>
                <w:webHidden/>
              </w:rPr>
              <w:t>23</w:t>
            </w:r>
            <w:r>
              <w:rPr>
                <w:noProof/>
                <w:webHidden/>
              </w:rPr>
              <w:fldChar w:fldCharType="end"/>
            </w:r>
            <w:r w:rsidRPr="00DF1850">
              <w:rPr>
                <w:rStyle w:val="a5"/>
                <w:noProof/>
              </w:rPr>
              <w:fldChar w:fldCharType="end"/>
            </w:r>
          </w:ins>
        </w:p>
        <w:p w14:paraId="1D880E0A" w14:textId="4ECC8751" w:rsidR="001B5803" w:rsidRDefault="001B5803">
          <w:pPr>
            <w:pStyle w:val="11"/>
            <w:rPr>
              <w:ins w:id="93" w:author="黃懷萱" w:date="2022-12-21T02:23:00Z"/>
              <w:rFonts w:eastAsiaTheme="minorEastAsia"/>
              <w:noProof/>
              <w:color w:val="auto"/>
              <w:sz w:val="24"/>
            </w:rPr>
          </w:pPr>
          <w:ins w:id="94" w:author="黃懷萱" w:date="2022-12-21T02:23:00Z">
            <w:r w:rsidRPr="00DF1850">
              <w:rPr>
                <w:rStyle w:val="a5"/>
                <w:noProof/>
              </w:rPr>
              <w:fldChar w:fldCharType="begin"/>
            </w:r>
            <w:r w:rsidRPr="00DF1850">
              <w:rPr>
                <w:rStyle w:val="a5"/>
                <w:noProof/>
              </w:rPr>
              <w:instrText xml:space="preserve"> </w:instrText>
            </w:r>
            <w:r>
              <w:rPr>
                <w:noProof/>
              </w:rPr>
              <w:instrText>HYPERLINK \l "_Toc122481823"</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hint="eastAsia"/>
                <w:noProof/>
              </w:rPr>
              <w:t>第</w:t>
            </w:r>
            <w:r w:rsidRPr="00DF1850">
              <w:rPr>
                <w:rStyle w:val="a5"/>
                <w:noProof/>
              </w:rPr>
              <w:t>4</w:t>
            </w:r>
            <w:r w:rsidRPr="00DF1850">
              <w:rPr>
                <w:rStyle w:val="a5"/>
                <w:rFonts w:hint="eastAsia"/>
                <w:noProof/>
              </w:rPr>
              <w:t>章、實際執行方案</w:t>
            </w:r>
            <w:r>
              <w:rPr>
                <w:noProof/>
                <w:webHidden/>
              </w:rPr>
              <w:tab/>
            </w:r>
            <w:r>
              <w:rPr>
                <w:noProof/>
                <w:webHidden/>
              </w:rPr>
              <w:fldChar w:fldCharType="begin"/>
            </w:r>
            <w:r>
              <w:rPr>
                <w:noProof/>
                <w:webHidden/>
              </w:rPr>
              <w:instrText xml:space="preserve"> PAGEREF _Toc122481823 \h </w:instrText>
            </w:r>
            <w:r>
              <w:rPr>
                <w:noProof/>
                <w:webHidden/>
              </w:rPr>
            </w:r>
          </w:ins>
          <w:r>
            <w:rPr>
              <w:noProof/>
              <w:webHidden/>
            </w:rPr>
            <w:fldChar w:fldCharType="separate"/>
          </w:r>
          <w:ins w:id="95" w:author="黃懷萱" w:date="2022-12-21T02:23:00Z">
            <w:r>
              <w:rPr>
                <w:noProof/>
                <w:webHidden/>
              </w:rPr>
              <w:t>26</w:t>
            </w:r>
            <w:r>
              <w:rPr>
                <w:noProof/>
                <w:webHidden/>
              </w:rPr>
              <w:fldChar w:fldCharType="end"/>
            </w:r>
            <w:r w:rsidRPr="00DF1850">
              <w:rPr>
                <w:rStyle w:val="a5"/>
                <w:noProof/>
              </w:rPr>
              <w:fldChar w:fldCharType="end"/>
            </w:r>
          </w:ins>
        </w:p>
        <w:p w14:paraId="078F6390" w14:textId="00F77BE3" w:rsidR="001B5803" w:rsidRDefault="001B5803" w:rsidP="001B5803">
          <w:pPr>
            <w:pStyle w:val="21"/>
            <w:rPr>
              <w:ins w:id="96" w:author="黃懷萱" w:date="2022-12-21T02:23:00Z"/>
              <w:rFonts w:eastAsiaTheme="minorEastAsia"/>
              <w:noProof/>
              <w:color w:val="auto"/>
              <w:sz w:val="24"/>
            </w:rPr>
          </w:pPr>
          <w:ins w:id="97" w:author="黃懷萱" w:date="2022-12-21T02:23:00Z">
            <w:r w:rsidRPr="00DF1850">
              <w:rPr>
                <w:rStyle w:val="a5"/>
                <w:noProof/>
              </w:rPr>
              <w:fldChar w:fldCharType="begin"/>
            </w:r>
            <w:r w:rsidRPr="00DF1850">
              <w:rPr>
                <w:rStyle w:val="a5"/>
                <w:noProof/>
              </w:rPr>
              <w:instrText xml:space="preserve"> </w:instrText>
            </w:r>
            <w:r>
              <w:rPr>
                <w:noProof/>
              </w:rPr>
              <w:instrText>HYPERLINK \l "_Toc122481824"</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4.1</w:t>
            </w:r>
            <w:r w:rsidRPr="00DF1850">
              <w:rPr>
                <w:rStyle w:val="a5"/>
                <w:rFonts w:hint="eastAsia"/>
                <w:noProof/>
              </w:rPr>
              <w:t>、軟體</w:t>
            </w:r>
            <w:r>
              <w:rPr>
                <w:noProof/>
                <w:webHidden/>
              </w:rPr>
              <w:tab/>
            </w:r>
            <w:r>
              <w:rPr>
                <w:noProof/>
                <w:webHidden/>
              </w:rPr>
              <w:fldChar w:fldCharType="begin"/>
            </w:r>
            <w:r>
              <w:rPr>
                <w:noProof/>
                <w:webHidden/>
              </w:rPr>
              <w:instrText xml:space="preserve"> PAGEREF _Toc122481824 \h </w:instrText>
            </w:r>
            <w:r>
              <w:rPr>
                <w:noProof/>
                <w:webHidden/>
              </w:rPr>
            </w:r>
          </w:ins>
          <w:r>
            <w:rPr>
              <w:noProof/>
              <w:webHidden/>
            </w:rPr>
            <w:fldChar w:fldCharType="separate"/>
          </w:r>
          <w:ins w:id="98" w:author="黃懷萱" w:date="2022-12-21T02:23:00Z">
            <w:r>
              <w:rPr>
                <w:noProof/>
                <w:webHidden/>
              </w:rPr>
              <w:t>26</w:t>
            </w:r>
            <w:r>
              <w:rPr>
                <w:noProof/>
                <w:webHidden/>
              </w:rPr>
              <w:fldChar w:fldCharType="end"/>
            </w:r>
            <w:r w:rsidRPr="00DF1850">
              <w:rPr>
                <w:rStyle w:val="a5"/>
                <w:noProof/>
              </w:rPr>
              <w:fldChar w:fldCharType="end"/>
            </w:r>
          </w:ins>
        </w:p>
        <w:p w14:paraId="22EB3B32" w14:textId="4971DF98" w:rsidR="001B5803" w:rsidRDefault="001B5803" w:rsidP="001B5803">
          <w:pPr>
            <w:pStyle w:val="31"/>
            <w:rPr>
              <w:ins w:id="99" w:author="黃懷萱" w:date="2022-12-21T02:23:00Z"/>
              <w:rFonts w:eastAsiaTheme="minorEastAsia"/>
              <w:noProof/>
              <w:color w:val="auto"/>
              <w:sz w:val="24"/>
            </w:rPr>
            <w:pPrChange w:id="100" w:author="黃懷萱" w:date="2022-12-21T02:23:00Z">
              <w:pPr>
                <w:pStyle w:val="31"/>
                <w:ind w:left="826" w:firstLine="560"/>
              </w:pPr>
            </w:pPrChange>
          </w:pPr>
          <w:ins w:id="101" w:author="黃懷萱" w:date="2022-12-21T02:23:00Z">
            <w:r w:rsidRPr="00DF1850">
              <w:rPr>
                <w:rStyle w:val="a5"/>
                <w:noProof/>
              </w:rPr>
              <w:fldChar w:fldCharType="begin"/>
            </w:r>
            <w:r w:rsidRPr="00DF1850">
              <w:rPr>
                <w:rStyle w:val="a5"/>
                <w:noProof/>
              </w:rPr>
              <w:instrText xml:space="preserve"> </w:instrText>
            </w:r>
            <w:r>
              <w:rPr>
                <w:noProof/>
              </w:rPr>
              <w:instrText>HYPERLINK \l "_Toc122481825"</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4.1.1</w:t>
            </w:r>
            <w:r w:rsidRPr="00DF1850">
              <w:rPr>
                <w:rStyle w:val="a5"/>
                <w:rFonts w:hint="eastAsia"/>
                <w:noProof/>
              </w:rPr>
              <w:t>、衣物辨識</w:t>
            </w:r>
            <w:r>
              <w:rPr>
                <w:noProof/>
                <w:webHidden/>
              </w:rPr>
              <w:tab/>
            </w:r>
            <w:r>
              <w:rPr>
                <w:noProof/>
                <w:webHidden/>
              </w:rPr>
              <w:fldChar w:fldCharType="begin"/>
            </w:r>
            <w:r>
              <w:rPr>
                <w:noProof/>
                <w:webHidden/>
              </w:rPr>
              <w:instrText xml:space="preserve"> PAGEREF _Toc122481825 \h </w:instrText>
            </w:r>
            <w:r>
              <w:rPr>
                <w:noProof/>
                <w:webHidden/>
              </w:rPr>
            </w:r>
          </w:ins>
          <w:r>
            <w:rPr>
              <w:noProof/>
              <w:webHidden/>
            </w:rPr>
            <w:fldChar w:fldCharType="separate"/>
          </w:r>
          <w:ins w:id="102" w:author="黃懷萱" w:date="2022-12-21T02:23:00Z">
            <w:r>
              <w:rPr>
                <w:noProof/>
                <w:webHidden/>
              </w:rPr>
              <w:t>26</w:t>
            </w:r>
            <w:r>
              <w:rPr>
                <w:noProof/>
                <w:webHidden/>
              </w:rPr>
              <w:fldChar w:fldCharType="end"/>
            </w:r>
            <w:r w:rsidRPr="00DF1850">
              <w:rPr>
                <w:rStyle w:val="a5"/>
                <w:noProof/>
              </w:rPr>
              <w:fldChar w:fldCharType="end"/>
            </w:r>
          </w:ins>
        </w:p>
        <w:p w14:paraId="354AA343" w14:textId="414A2B4C" w:rsidR="001B5803" w:rsidRDefault="001B5803" w:rsidP="001B5803">
          <w:pPr>
            <w:pStyle w:val="31"/>
            <w:rPr>
              <w:ins w:id="103" w:author="黃懷萱" w:date="2022-12-21T02:23:00Z"/>
              <w:rFonts w:eastAsiaTheme="minorEastAsia"/>
              <w:noProof/>
              <w:color w:val="auto"/>
              <w:sz w:val="24"/>
            </w:rPr>
            <w:pPrChange w:id="104" w:author="黃懷萱" w:date="2022-12-21T02:23:00Z">
              <w:pPr>
                <w:pStyle w:val="31"/>
                <w:ind w:left="826" w:firstLine="560"/>
              </w:pPr>
            </w:pPrChange>
          </w:pPr>
          <w:ins w:id="105" w:author="黃懷萱" w:date="2022-12-21T02:23:00Z">
            <w:r w:rsidRPr="00DF1850">
              <w:rPr>
                <w:rStyle w:val="a5"/>
                <w:noProof/>
              </w:rPr>
              <w:fldChar w:fldCharType="begin"/>
            </w:r>
            <w:r w:rsidRPr="00DF1850">
              <w:rPr>
                <w:rStyle w:val="a5"/>
                <w:noProof/>
              </w:rPr>
              <w:instrText xml:space="preserve"> </w:instrText>
            </w:r>
            <w:r>
              <w:rPr>
                <w:noProof/>
              </w:rPr>
              <w:instrText>HYPERLINK \l "_Toc122481826"</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4.1.2</w:t>
            </w:r>
            <w:r w:rsidRPr="00DF1850">
              <w:rPr>
                <w:rStyle w:val="a5"/>
                <w:rFonts w:hint="eastAsia"/>
                <w:noProof/>
              </w:rPr>
              <w:t>、天氣資料</w:t>
            </w:r>
            <w:r>
              <w:rPr>
                <w:noProof/>
                <w:webHidden/>
              </w:rPr>
              <w:tab/>
            </w:r>
            <w:r>
              <w:rPr>
                <w:noProof/>
                <w:webHidden/>
              </w:rPr>
              <w:fldChar w:fldCharType="begin"/>
            </w:r>
            <w:r>
              <w:rPr>
                <w:noProof/>
                <w:webHidden/>
              </w:rPr>
              <w:instrText xml:space="preserve"> PAGEREF _Toc122481826 \h </w:instrText>
            </w:r>
            <w:r>
              <w:rPr>
                <w:noProof/>
                <w:webHidden/>
              </w:rPr>
            </w:r>
          </w:ins>
          <w:r>
            <w:rPr>
              <w:noProof/>
              <w:webHidden/>
            </w:rPr>
            <w:fldChar w:fldCharType="separate"/>
          </w:r>
          <w:ins w:id="106" w:author="黃懷萱" w:date="2022-12-21T02:23:00Z">
            <w:r>
              <w:rPr>
                <w:noProof/>
                <w:webHidden/>
              </w:rPr>
              <w:t>27</w:t>
            </w:r>
            <w:r>
              <w:rPr>
                <w:noProof/>
                <w:webHidden/>
              </w:rPr>
              <w:fldChar w:fldCharType="end"/>
            </w:r>
            <w:r w:rsidRPr="00DF1850">
              <w:rPr>
                <w:rStyle w:val="a5"/>
                <w:noProof/>
              </w:rPr>
              <w:fldChar w:fldCharType="end"/>
            </w:r>
          </w:ins>
        </w:p>
        <w:p w14:paraId="0B6620BA" w14:textId="38AF32F5" w:rsidR="001B5803" w:rsidRDefault="001B5803" w:rsidP="001B5803">
          <w:pPr>
            <w:pStyle w:val="31"/>
            <w:rPr>
              <w:ins w:id="107" w:author="黃懷萱" w:date="2022-12-21T02:23:00Z"/>
              <w:rFonts w:eastAsiaTheme="minorEastAsia"/>
              <w:noProof/>
              <w:color w:val="auto"/>
              <w:sz w:val="24"/>
            </w:rPr>
            <w:pPrChange w:id="108" w:author="黃懷萱" w:date="2022-12-21T02:23:00Z">
              <w:pPr>
                <w:pStyle w:val="31"/>
                <w:ind w:left="826" w:firstLine="560"/>
              </w:pPr>
            </w:pPrChange>
          </w:pPr>
          <w:ins w:id="109" w:author="黃懷萱" w:date="2022-12-21T02:23:00Z">
            <w:r w:rsidRPr="00DF1850">
              <w:rPr>
                <w:rStyle w:val="a5"/>
                <w:noProof/>
              </w:rPr>
              <w:fldChar w:fldCharType="begin"/>
            </w:r>
            <w:r w:rsidRPr="00DF1850">
              <w:rPr>
                <w:rStyle w:val="a5"/>
                <w:noProof/>
              </w:rPr>
              <w:instrText xml:space="preserve"> </w:instrText>
            </w:r>
            <w:r>
              <w:rPr>
                <w:noProof/>
              </w:rPr>
              <w:instrText>HYPERLINK \l "_Toc122481827"</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4.1.3</w:t>
            </w:r>
            <w:r w:rsidRPr="00DF1850">
              <w:rPr>
                <w:rStyle w:val="a5"/>
                <w:rFonts w:hint="eastAsia"/>
                <w:noProof/>
              </w:rPr>
              <w:t>、衣物推薦演算法</w:t>
            </w:r>
            <w:r>
              <w:rPr>
                <w:noProof/>
                <w:webHidden/>
              </w:rPr>
              <w:tab/>
            </w:r>
            <w:r>
              <w:rPr>
                <w:noProof/>
                <w:webHidden/>
              </w:rPr>
              <w:fldChar w:fldCharType="begin"/>
            </w:r>
            <w:r>
              <w:rPr>
                <w:noProof/>
                <w:webHidden/>
              </w:rPr>
              <w:instrText xml:space="preserve"> PAGEREF _Toc122481827 \h </w:instrText>
            </w:r>
            <w:r>
              <w:rPr>
                <w:noProof/>
                <w:webHidden/>
              </w:rPr>
            </w:r>
          </w:ins>
          <w:r>
            <w:rPr>
              <w:noProof/>
              <w:webHidden/>
            </w:rPr>
            <w:fldChar w:fldCharType="separate"/>
          </w:r>
          <w:ins w:id="110" w:author="黃懷萱" w:date="2022-12-21T02:23:00Z">
            <w:r>
              <w:rPr>
                <w:noProof/>
                <w:webHidden/>
              </w:rPr>
              <w:t>29</w:t>
            </w:r>
            <w:r>
              <w:rPr>
                <w:noProof/>
                <w:webHidden/>
              </w:rPr>
              <w:fldChar w:fldCharType="end"/>
            </w:r>
            <w:r w:rsidRPr="00DF1850">
              <w:rPr>
                <w:rStyle w:val="a5"/>
                <w:noProof/>
              </w:rPr>
              <w:fldChar w:fldCharType="end"/>
            </w:r>
          </w:ins>
        </w:p>
        <w:p w14:paraId="68023BCF" w14:textId="67677764" w:rsidR="001B5803" w:rsidRDefault="001B5803" w:rsidP="001B5803">
          <w:pPr>
            <w:pStyle w:val="31"/>
            <w:rPr>
              <w:ins w:id="111" w:author="黃懷萱" w:date="2022-12-21T02:23:00Z"/>
              <w:rFonts w:eastAsiaTheme="minorEastAsia"/>
              <w:noProof/>
              <w:color w:val="auto"/>
              <w:sz w:val="24"/>
            </w:rPr>
            <w:pPrChange w:id="112" w:author="黃懷萱" w:date="2022-12-21T02:23:00Z">
              <w:pPr>
                <w:pStyle w:val="31"/>
                <w:ind w:left="826" w:firstLine="560"/>
              </w:pPr>
            </w:pPrChange>
          </w:pPr>
          <w:ins w:id="113" w:author="黃懷萱" w:date="2022-12-21T02:23:00Z">
            <w:r w:rsidRPr="00DF1850">
              <w:rPr>
                <w:rStyle w:val="a5"/>
                <w:noProof/>
              </w:rPr>
              <w:fldChar w:fldCharType="begin"/>
            </w:r>
            <w:r w:rsidRPr="00DF1850">
              <w:rPr>
                <w:rStyle w:val="a5"/>
                <w:noProof/>
              </w:rPr>
              <w:instrText xml:space="preserve"> </w:instrText>
            </w:r>
            <w:r>
              <w:rPr>
                <w:noProof/>
              </w:rPr>
              <w:instrText>HYPERLINK \l "_Toc122481828"</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4.1.4</w:t>
            </w:r>
            <w:r w:rsidRPr="00DF1850">
              <w:rPr>
                <w:rStyle w:val="a5"/>
                <w:rFonts w:hint="eastAsia"/>
                <w:noProof/>
              </w:rPr>
              <w:t>、資料庫架設</w:t>
            </w:r>
            <w:r>
              <w:rPr>
                <w:noProof/>
                <w:webHidden/>
              </w:rPr>
              <w:tab/>
            </w:r>
            <w:r>
              <w:rPr>
                <w:noProof/>
                <w:webHidden/>
              </w:rPr>
              <w:fldChar w:fldCharType="begin"/>
            </w:r>
            <w:r>
              <w:rPr>
                <w:noProof/>
                <w:webHidden/>
              </w:rPr>
              <w:instrText xml:space="preserve"> PAGEREF _Toc122481828 \h </w:instrText>
            </w:r>
            <w:r>
              <w:rPr>
                <w:noProof/>
                <w:webHidden/>
              </w:rPr>
            </w:r>
          </w:ins>
          <w:r>
            <w:rPr>
              <w:noProof/>
              <w:webHidden/>
            </w:rPr>
            <w:fldChar w:fldCharType="separate"/>
          </w:r>
          <w:ins w:id="114" w:author="黃懷萱" w:date="2022-12-21T02:23:00Z">
            <w:r>
              <w:rPr>
                <w:noProof/>
                <w:webHidden/>
              </w:rPr>
              <w:t>30</w:t>
            </w:r>
            <w:r>
              <w:rPr>
                <w:noProof/>
                <w:webHidden/>
              </w:rPr>
              <w:fldChar w:fldCharType="end"/>
            </w:r>
            <w:r w:rsidRPr="00DF1850">
              <w:rPr>
                <w:rStyle w:val="a5"/>
                <w:noProof/>
              </w:rPr>
              <w:fldChar w:fldCharType="end"/>
            </w:r>
          </w:ins>
        </w:p>
        <w:p w14:paraId="38BD75E7" w14:textId="573AEE2C" w:rsidR="001B5803" w:rsidRDefault="001B5803" w:rsidP="001B5803">
          <w:pPr>
            <w:pStyle w:val="31"/>
            <w:rPr>
              <w:ins w:id="115" w:author="黃懷萱" w:date="2022-12-21T02:23:00Z"/>
              <w:rFonts w:eastAsiaTheme="minorEastAsia"/>
              <w:noProof/>
              <w:color w:val="auto"/>
              <w:sz w:val="24"/>
            </w:rPr>
            <w:pPrChange w:id="116" w:author="黃懷萱" w:date="2022-12-21T02:23:00Z">
              <w:pPr>
                <w:pStyle w:val="31"/>
                <w:ind w:left="826" w:firstLine="560"/>
              </w:pPr>
            </w:pPrChange>
          </w:pPr>
          <w:ins w:id="117" w:author="黃懷萱" w:date="2022-12-21T02:23:00Z">
            <w:r w:rsidRPr="00DF1850">
              <w:rPr>
                <w:rStyle w:val="a5"/>
                <w:noProof/>
              </w:rPr>
              <w:fldChar w:fldCharType="begin"/>
            </w:r>
            <w:r w:rsidRPr="00DF1850">
              <w:rPr>
                <w:rStyle w:val="a5"/>
                <w:noProof/>
              </w:rPr>
              <w:instrText xml:space="preserve"> </w:instrText>
            </w:r>
            <w:r>
              <w:rPr>
                <w:noProof/>
              </w:rPr>
              <w:instrText>HYPERLINK \l "_Toc122481829"</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4.1.5</w:t>
            </w:r>
            <w:r w:rsidRPr="00DF1850">
              <w:rPr>
                <w:rStyle w:val="a5"/>
                <w:rFonts w:hint="eastAsia"/>
                <w:noProof/>
              </w:rPr>
              <w:t>、人機介面設計</w:t>
            </w:r>
            <w:r>
              <w:rPr>
                <w:noProof/>
                <w:webHidden/>
              </w:rPr>
              <w:tab/>
            </w:r>
            <w:r>
              <w:rPr>
                <w:noProof/>
                <w:webHidden/>
              </w:rPr>
              <w:fldChar w:fldCharType="begin"/>
            </w:r>
            <w:r>
              <w:rPr>
                <w:noProof/>
                <w:webHidden/>
              </w:rPr>
              <w:instrText xml:space="preserve"> PAGEREF _Toc122481829 \h </w:instrText>
            </w:r>
            <w:r>
              <w:rPr>
                <w:noProof/>
                <w:webHidden/>
              </w:rPr>
            </w:r>
          </w:ins>
          <w:r>
            <w:rPr>
              <w:noProof/>
              <w:webHidden/>
            </w:rPr>
            <w:fldChar w:fldCharType="separate"/>
          </w:r>
          <w:ins w:id="118" w:author="黃懷萱" w:date="2022-12-21T02:23:00Z">
            <w:r>
              <w:rPr>
                <w:noProof/>
                <w:webHidden/>
              </w:rPr>
              <w:t>32</w:t>
            </w:r>
            <w:r>
              <w:rPr>
                <w:noProof/>
                <w:webHidden/>
              </w:rPr>
              <w:fldChar w:fldCharType="end"/>
            </w:r>
            <w:r w:rsidRPr="00DF1850">
              <w:rPr>
                <w:rStyle w:val="a5"/>
                <w:noProof/>
              </w:rPr>
              <w:fldChar w:fldCharType="end"/>
            </w:r>
          </w:ins>
        </w:p>
        <w:p w14:paraId="5760E281" w14:textId="0C3DA30B" w:rsidR="001B5803" w:rsidRDefault="001B5803" w:rsidP="001B5803">
          <w:pPr>
            <w:pStyle w:val="31"/>
            <w:rPr>
              <w:ins w:id="119" w:author="黃懷萱" w:date="2022-12-21T02:23:00Z"/>
              <w:rFonts w:eastAsiaTheme="minorEastAsia"/>
              <w:noProof/>
              <w:color w:val="auto"/>
              <w:sz w:val="24"/>
            </w:rPr>
            <w:pPrChange w:id="120" w:author="黃懷萱" w:date="2022-12-21T02:23:00Z">
              <w:pPr>
                <w:pStyle w:val="31"/>
                <w:ind w:left="826" w:firstLine="560"/>
              </w:pPr>
            </w:pPrChange>
          </w:pPr>
          <w:ins w:id="121" w:author="黃懷萱" w:date="2022-12-21T02:23:00Z">
            <w:r w:rsidRPr="00DF1850">
              <w:rPr>
                <w:rStyle w:val="a5"/>
                <w:noProof/>
              </w:rPr>
              <w:fldChar w:fldCharType="begin"/>
            </w:r>
            <w:r w:rsidRPr="00DF1850">
              <w:rPr>
                <w:rStyle w:val="a5"/>
                <w:noProof/>
              </w:rPr>
              <w:instrText xml:space="preserve"> </w:instrText>
            </w:r>
            <w:r>
              <w:rPr>
                <w:noProof/>
              </w:rPr>
              <w:instrText>HYPERLINK \l "_Toc122481830"</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4.1.6</w:t>
            </w:r>
            <w:r w:rsidRPr="00DF1850">
              <w:rPr>
                <w:rStyle w:val="a5"/>
                <w:rFonts w:hint="eastAsia"/>
                <w:noProof/>
              </w:rPr>
              <w:t>、軟體架構優化</w:t>
            </w:r>
            <w:r>
              <w:rPr>
                <w:noProof/>
                <w:webHidden/>
              </w:rPr>
              <w:tab/>
            </w:r>
            <w:r>
              <w:rPr>
                <w:noProof/>
                <w:webHidden/>
              </w:rPr>
              <w:fldChar w:fldCharType="begin"/>
            </w:r>
            <w:r>
              <w:rPr>
                <w:noProof/>
                <w:webHidden/>
              </w:rPr>
              <w:instrText xml:space="preserve"> PAGEREF _Toc122481830 \h </w:instrText>
            </w:r>
            <w:r>
              <w:rPr>
                <w:noProof/>
                <w:webHidden/>
              </w:rPr>
            </w:r>
          </w:ins>
          <w:r>
            <w:rPr>
              <w:noProof/>
              <w:webHidden/>
            </w:rPr>
            <w:fldChar w:fldCharType="separate"/>
          </w:r>
          <w:ins w:id="122" w:author="黃懷萱" w:date="2022-12-21T02:23:00Z">
            <w:r>
              <w:rPr>
                <w:noProof/>
                <w:webHidden/>
              </w:rPr>
              <w:t>38</w:t>
            </w:r>
            <w:r>
              <w:rPr>
                <w:noProof/>
                <w:webHidden/>
              </w:rPr>
              <w:fldChar w:fldCharType="end"/>
            </w:r>
            <w:r w:rsidRPr="00DF1850">
              <w:rPr>
                <w:rStyle w:val="a5"/>
                <w:noProof/>
              </w:rPr>
              <w:fldChar w:fldCharType="end"/>
            </w:r>
          </w:ins>
        </w:p>
        <w:p w14:paraId="3ADE428F" w14:textId="0C257054" w:rsidR="001B5803" w:rsidRDefault="001B5803" w:rsidP="001B5803">
          <w:pPr>
            <w:pStyle w:val="21"/>
            <w:rPr>
              <w:ins w:id="123" w:author="黃懷萱" w:date="2022-12-21T02:23:00Z"/>
              <w:rFonts w:eastAsiaTheme="minorEastAsia"/>
              <w:noProof/>
              <w:color w:val="auto"/>
              <w:sz w:val="24"/>
            </w:rPr>
          </w:pPr>
          <w:ins w:id="124" w:author="黃懷萱" w:date="2022-12-21T02:23:00Z">
            <w:r w:rsidRPr="00DF1850">
              <w:rPr>
                <w:rStyle w:val="a5"/>
                <w:noProof/>
              </w:rPr>
              <w:fldChar w:fldCharType="begin"/>
            </w:r>
            <w:r w:rsidRPr="00DF1850">
              <w:rPr>
                <w:rStyle w:val="a5"/>
                <w:noProof/>
              </w:rPr>
              <w:instrText xml:space="preserve"> </w:instrText>
            </w:r>
            <w:r>
              <w:rPr>
                <w:noProof/>
              </w:rPr>
              <w:instrText>HYPERLINK \l "_Toc122481831"</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4.2</w:t>
            </w:r>
            <w:r w:rsidRPr="00DF1850">
              <w:rPr>
                <w:rStyle w:val="a5"/>
                <w:rFonts w:hint="eastAsia"/>
                <w:noProof/>
              </w:rPr>
              <w:t>、硬體</w:t>
            </w:r>
            <w:r>
              <w:rPr>
                <w:noProof/>
                <w:webHidden/>
              </w:rPr>
              <w:tab/>
            </w:r>
            <w:r>
              <w:rPr>
                <w:noProof/>
                <w:webHidden/>
              </w:rPr>
              <w:fldChar w:fldCharType="begin"/>
            </w:r>
            <w:r>
              <w:rPr>
                <w:noProof/>
                <w:webHidden/>
              </w:rPr>
              <w:instrText xml:space="preserve"> PAGEREF _Toc122481831 \h </w:instrText>
            </w:r>
            <w:r>
              <w:rPr>
                <w:noProof/>
                <w:webHidden/>
              </w:rPr>
            </w:r>
          </w:ins>
          <w:r>
            <w:rPr>
              <w:noProof/>
              <w:webHidden/>
            </w:rPr>
            <w:fldChar w:fldCharType="separate"/>
          </w:r>
          <w:ins w:id="125" w:author="黃懷萱" w:date="2022-12-21T02:23:00Z">
            <w:r>
              <w:rPr>
                <w:noProof/>
                <w:webHidden/>
              </w:rPr>
              <w:t>40</w:t>
            </w:r>
            <w:r>
              <w:rPr>
                <w:noProof/>
                <w:webHidden/>
              </w:rPr>
              <w:fldChar w:fldCharType="end"/>
            </w:r>
            <w:r w:rsidRPr="00DF1850">
              <w:rPr>
                <w:rStyle w:val="a5"/>
                <w:noProof/>
              </w:rPr>
              <w:fldChar w:fldCharType="end"/>
            </w:r>
          </w:ins>
        </w:p>
        <w:p w14:paraId="7BAC3DAA" w14:textId="28EA6B89" w:rsidR="001B5803" w:rsidRDefault="001B5803" w:rsidP="001B5803">
          <w:pPr>
            <w:pStyle w:val="31"/>
            <w:rPr>
              <w:ins w:id="126" w:author="黃懷萱" w:date="2022-12-21T02:23:00Z"/>
              <w:rFonts w:eastAsiaTheme="minorEastAsia"/>
              <w:noProof/>
              <w:color w:val="auto"/>
              <w:sz w:val="24"/>
            </w:rPr>
            <w:pPrChange w:id="127" w:author="黃懷萱" w:date="2022-12-21T02:23:00Z">
              <w:pPr>
                <w:pStyle w:val="31"/>
                <w:ind w:left="826" w:firstLine="560"/>
              </w:pPr>
            </w:pPrChange>
          </w:pPr>
          <w:ins w:id="128" w:author="黃懷萱" w:date="2022-12-21T02:23:00Z">
            <w:r w:rsidRPr="00DF1850">
              <w:rPr>
                <w:rStyle w:val="a5"/>
                <w:noProof/>
              </w:rPr>
              <w:fldChar w:fldCharType="begin"/>
            </w:r>
            <w:r w:rsidRPr="00DF1850">
              <w:rPr>
                <w:rStyle w:val="a5"/>
                <w:noProof/>
              </w:rPr>
              <w:instrText xml:space="preserve"> </w:instrText>
            </w:r>
            <w:r>
              <w:rPr>
                <w:noProof/>
              </w:rPr>
              <w:instrText>HYPERLINK \l "_Toc122481832"</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4.2.1</w:t>
            </w:r>
            <w:r w:rsidRPr="00DF1850">
              <w:rPr>
                <w:rStyle w:val="a5"/>
                <w:rFonts w:hint="eastAsia"/>
                <w:noProof/>
              </w:rPr>
              <w:t>、事前設計</w:t>
            </w:r>
            <w:r>
              <w:rPr>
                <w:noProof/>
                <w:webHidden/>
              </w:rPr>
              <w:tab/>
            </w:r>
            <w:r>
              <w:rPr>
                <w:noProof/>
                <w:webHidden/>
              </w:rPr>
              <w:fldChar w:fldCharType="begin"/>
            </w:r>
            <w:r>
              <w:rPr>
                <w:noProof/>
                <w:webHidden/>
              </w:rPr>
              <w:instrText xml:space="preserve"> PAGEREF _Toc122481832 \h </w:instrText>
            </w:r>
            <w:r>
              <w:rPr>
                <w:noProof/>
                <w:webHidden/>
              </w:rPr>
            </w:r>
          </w:ins>
          <w:r>
            <w:rPr>
              <w:noProof/>
              <w:webHidden/>
            </w:rPr>
            <w:fldChar w:fldCharType="separate"/>
          </w:r>
          <w:ins w:id="129" w:author="黃懷萱" w:date="2022-12-21T02:23:00Z">
            <w:r>
              <w:rPr>
                <w:noProof/>
                <w:webHidden/>
              </w:rPr>
              <w:t>40</w:t>
            </w:r>
            <w:r>
              <w:rPr>
                <w:noProof/>
                <w:webHidden/>
              </w:rPr>
              <w:fldChar w:fldCharType="end"/>
            </w:r>
            <w:r w:rsidRPr="00DF1850">
              <w:rPr>
                <w:rStyle w:val="a5"/>
                <w:noProof/>
              </w:rPr>
              <w:fldChar w:fldCharType="end"/>
            </w:r>
          </w:ins>
        </w:p>
        <w:p w14:paraId="19C69B2C" w14:textId="5D24B947" w:rsidR="001B5803" w:rsidRDefault="001B5803" w:rsidP="001B5803">
          <w:pPr>
            <w:pStyle w:val="31"/>
            <w:rPr>
              <w:ins w:id="130" w:author="黃懷萱" w:date="2022-12-21T02:23:00Z"/>
              <w:rFonts w:eastAsiaTheme="minorEastAsia"/>
              <w:noProof/>
              <w:color w:val="auto"/>
              <w:sz w:val="24"/>
            </w:rPr>
            <w:pPrChange w:id="131" w:author="黃懷萱" w:date="2022-12-21T02:23:00Z">
              <w:pPr>
                <w:pStyle w:val="31"/>
                <w:ind w:left="826" w:firstLine="560"/>
              </w:pPr>
            </w:pPrChange>
          </w:pPr>
          <w:ins w:id="132" w:author="黃懷萱" w:date="2022-12-21T02:23:00Z">
            <w:r w:rsidRPr="00DF1850">
              <w:rPr>
                <w:rStyle w:val="a5"/>
                <w:noProof/>
              </w:rPr>
              <w:fldChar w:fldCharType="begin"/>
            </w:r>
            <w:r w:rsidRPr="00DF1850">
              <w:rPr>
                <w:rStyle w:val="a5"/>
                <w:noProof/>
              </w:rPr>
              <w:instrText xml:space="preserve"> </w:instrText>
            </w:r>
            <w:r>
              <w:rPr>
                <w:noProof/>
              </w:rPr>
              <w:instrText>HYPERLINK \l "_Toc122481833"</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4.2.2</w:t>
            </w:r>
            <w:r w:rsidRPr="00DF1850">
              <w:rPr>
                <w:rStyle w:val="a5"/>
                <w:rFonts w:hint="eastAsia"/>
                <w:noProof/>
              </w:rPr>
              <w:t>、實際製作</w:t>
            </w:r>
            <w:r>
              <w:rPr>
                <w:noProof/>
                <w:webHidden/>
              </w:rPr>
              <w:tab/>
            </w:r>
            <w:r>
              <w:rPr>
                <w:noProof/>
                <w:webHidden/>
              </w:rPr>
              <w:fldChar w:fldCharType="begin"/>
            </w:r>
            <w:r>
              <w:rPr>
                <w:noProof/>
                <w:webHidden/>
              </w:rPr>
              <w:instrText xml:space="preserve"> PAGEREF _Toc122481833 \h </w:instrText>
            </w:r>
            <w:r>
              <w:rPr>
                <w:noProof/>
                <w:webHidden/>
              </w:rPr>
            </w:r>
          </w:ins>
          <w:r>
            <w:rPr>
              <w:noProof/>
              <w:webHidden/>
            </w:rPr>
            <w:fldChar w:fldCharType="separate"/>
          </w:r>
          <w:ins w:id="133" w:author="黃懷萱" w:date="2022-12-21T02:23:00Z">
            <w:r>
              <w:rPr>
                <w:noProof/>
                <w:webHidden/>
              </w:rPr>
              <w:t>40</w:t>
            </w:r>
            <w:r>
              <w:rPr>
                <w:noProof/>
                <w:webHidden/>
              </w:rPr>
              <w:fldChar w:fldCharType="end"/>
            </w:r>
            <w:r w:rsidRPr="00DF1850">
              <w:rPr>
                <w:rStyle w:val="a5"/>
                <w:noProof/>
              </w:rPr>
              <w:fldChar w:fldCharType="end"/>
            </w:r>
          </w:ins>
        </w:p>
        <w:p w14:paraId="733B9690" w14:textId="264EFA9D" w:rsidR="001B5803" w:rsidRDefault="001B5803" w:rsidP="001B5803">
          <w:pPr>
            <w:pStyle w:val="31"/>
            <w:rPr>
              <w:ins w:id="134" w:author="黃懷萱" w:date="2022-12-21T02:23:00Z"/>
              <w:rFonts w:eastAsiaTheme="minorEastAsia"/>
              <w:noProof/>
              <w:color w:val="auto"/>
              <w:sz w:val="24"/>
            </w:rPr>
            <w:pPrChange w:id="135" w:author="黃懷萱" w:date="2022-12-21T02:23:00Z">
              <w:pPr>
                <w:pStyle w:val="31"/>
                <w:ind w:left="826" w:firstLine="560"/>
              </w:pPr>
            </w:pPrChange>
          </w:pPr>
          <w:ins w:id="136" w:author="黃懷萱" w:date="2022-12-21T02:23:00Z">
            <w:r w:rsidRPr="00DF1850">
              <w:rPr>
                <w:rStyle w:val="a5"/>
                <w:noProof/>
              </w:rPr>
              <w:fldChar w:fldCharType="begin"/>
            </w:r>
            <w:r w:rsidRPr="00DF1850">
              <w:rPr>
                <w:rStyle w:val="a5"/>
                <w:noProof/>
              </w:rPr>
              <w:instrText xml:space="preserve"> </w:instrText>
            </w:r>
            <w:r>
              <w:rPr>
                <w:noProof/>
              </w:rPr>
              <w:instrText>HYPERLINK \l "_Toc122481834"</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4.2.3</w:t>
            </w:r>
            <w:r w:rsidRPr="00DF1850">
              <w:rPr>
                <w:rStyle w:val="a5"/>
                <w:rFonts w:hint="eastAsia"/>
                <w:noProof/>
              </w:rPr>
              <w:t>、修正</w:t>
            </w:r>
            <w:r>
              <w:rPr>
                <w:noProof/>
                <w:webHidden/>
              </w:rPr>
              <w:tab/>
            </w:r>
            <w:r>
              <w:rPr>
                <w:noProof/>
                <w:webHidden/>
              </w:rPr>
              <w:fldChar w:fldCharType="begin"/>
            </w:r>
            <w:r>
              <w:rPr>
                <w:noProof/>
                <w:webHidden/>
              </w:rPr>
              <w:instrText xml:space="preserve"> PAGEREF _Toc122481834 \h </w:instrText>
            </w:r>
            <w:r>
              <w:rPr>
                <w:noProof/>
                <w:webHidden/>
              </w:rPr>
            </w:r>
          </w:ins>
          <w:r>
            <w:rPr>
              <w:noProof/>
              <w:webHidden/>
            </w:rPr>
            <w:fldChar w:fldCharType="separate"/>
          </w:r>
          <w:ins w:id="137" w:author="黃懷萱" w:date="2022-12-21T02:23:00Z">
            <w:r>
              <w:rPr>
                <w:noProof/>
                <w:webHidden/>
              </w:rPr>
              <w:t>40</w:t>
            </w:r>
            <w:r>
              <w:rPr>
                <w:noProof/>
                <w:webHidden/>
              </w:rPr>
              <w:fldChar w:fldCharType="end"/>
            </w:r>
            <w:r w:rsidRPr="00DF1850">
              <w:rPr>
                <w:rStyle w:val="a5"/>
                <w:noProof/>
              </w:rPr>
              <w:fldChar w:fldCharType="end"/>
            </w:r>
          </w:ins>
        </w:p>
        <w:p w14:paraId="500BF943" w14:textId="4E9C465A" w:rsidR="001B5803" w:rsidRDefault="001B5803" w:rsidP="001B5803">
          <w:pPr>
            <w:pStyle w:val="21"/>
            <w:rPr>
              <w:ins w:id="138" w:author="黃懷萱" w:date="2022-12-21T02:23:00Z"/>
              <w:rFonts w:eastAsiaTheme="minorEastAsia"/>
              <w:noProof/>
              <w:color w:val="auto"/>
              <w:sz w:val="24"/>
            </w:rPr>
          </w:pPr>
          <w:ins w:id="139" w:author="黃懷萱" w:date="2022-12-21T02:23:00Z">
            <w:r w:rsidRPr="00DF1850">
              <w:rPr>
                <w:rStyle w:val="a5"/>
                <w:noProof/>
              </w:rPr>
              <w:fldChar w:fldCharType="begin"/>
            </w:r>
            <w:r w:rsidRPr="00DF1850">
              <w:rPr>
                <w:rStyle w:val="a5"/>
                <w:noProof/>
              </w:rPr>
              <w:instrText xml:space="preserve"> </w:instrText>
            </w:r>
            <w:r>
              <w:rPr>
                <w:noProof/>
              </w:rPr>
              <w:instrText>HYPERLINK \l "_Toc122481835"</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4.3</w:t>
            </w:r>
            <w:r w:rsidRPr="00DF1850">
              <w:rPr>
                <w:rStyle w:val="a5"/>
                <w:rFonts w:hint="eastAsia"/>
                <w:noProof/>
              </w:rPr>
              <w:t>、軟硬體連接</w:t>
            </w:r>
            <w:r>
              <w:rPr>
                <w:noProof/>
                <w:webHidden/>
              </w:rPr>
              <w:tab/>
            </w:r>
            <w:r>
              <w:rPr>
                <w:noProof/>
                <w:webHidden/>
              </w:rPr>
              <w:fldChar w:fldCharType="begin"/>
            </w:r>
            <w:r>
              <w:rPr>
                <w:noProof/>
                <w:webHidden/>
              </w:rPr>
              <w:instrText xml:space="preserve"> PAGEREF _Toc122481835 \h </w:instrText>
            </w:r>
            <w:r>
              <w:rPr>
                <w:noProof/>
                <w:webHidden/>
              </w:rPr>
            </w:r>
          </w:ins>
          <w:r>
            <w:rPr>
              <w:noProof/>
              <w:webHidden/>
            </w:rPr>
            <w:fldChar w:fldCharType="separate"/>
          </w:r>
          <w:ins w:id="140" w:author="黃懷萱" w:date="2022-12-21T02:23:00Z">
            <w:r>
              <w:rPr>
                <w:noProof/>
                <w:webHidden/>
              </w:rPr>
              <w:t>40</w:t>
            </w:r>
            <w:r>
              <w:rPr>
                <w:noProof/>
                <w:webHidden/>
              </w:rPr>
              <w:fldChar w:fldCharType="end"/>
            </w:r>
            <w:r w:rsidRPr="00DF1850">
              <w:rPr>
                <w:rStyle w:val="a5"/>
                <w:noProof/>
              </w:rPr>
              <w:fldChar w:fldCharType="end"/>
            </w:r>
          </w:ins>
        </w:p>
        <w:p w14:paraId="76666F5B" w14:textId="2FF47A72" w:rsidR="001B5803" w:rsidRDefault="001B5803" w:rsidP="001B5803">
          <w:pPr>
            <w:pStyle w:val="21"/>
            <w:rPr>
              <w:ins w:id="141" w:author="黃懷萱" w:date="2022-12-21T02:23:00Z"/>
              <w:rFonts w:eastAsiaTheme="minorEastAsia"/>
              <w:noProof/>
              <w:color w:val="auto"/>
              <w:sz w:val="24"/>
            </w:rPr>
          </w:pPr>
          <w:ins w:id="142" w:author="黃懷萱" w:date="2022-12-21T02:23:00Z">
            <w:r w:rsidRPr="00DF1850">
              <w:rPr>
                <w:rStyle w:val="a5"/>
                <w:noProof/>
              </w:rPr>
              <w:fldChar w:fldCharType="begin"/>
            </w:r>
            <w:r w:rsidRPr="00DF1850">
              <w:rPr>
                <w:rStyle w:val="a5"/>
                <w:noProof/>
              </w:rPr>
              <w:instrText xml:space="preserve"> </w:instrText>
            </w:r>
            <w:r>
              <w:rPr>
                <w:noProof/>
              </w:rPr>
              <w:instrText>HYPERLINK \l "_Toc122481836"</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4.4</w:t>
            </w:r>
            <w:r w:rsidRPr="00DF1850">
              <w:rPr>
                <w:rStyle w:val="a5"/>
                <w:rFonts w:hint="eastAsia"/>
                <w:noProof/>
              </w:rPr>
              <w:t>、流程設計</w:t>
            </w:r>
            <w:r>
              <w:rPr>
                <w:noProof/>
                <w:webHidden/>
              </w:rPr>
              <w:tab/>
            </w:r>
            <w:r>
              <w:rPr>
                <w:noProof/>
                <w:webHidden/>
              </w:rPr>
              <w:fldChar w:fldCharType="begin"/>
            </w:r>
            <w:r>
              <w:rPr>
                <w:noProof/>
                <w:webHidden/>
              </w:rPr>
              <w:instrText xml:space="preserve"> PAGEREF _Toc122481836 \h </w:instrText>
            </w:r>
            <w:r>
              <w:rPr>
                <w:noProof/>
                <w:webHidden/>
              </w:rPr>
            </w:r>
          </w:ins>
          <w:r>
            <w:rPr>
              <w:noProof/>
              <w:webHidden/>
            </w:rPr>
            <w:fldChar w:fldCharType="separate"/>
          </w:r>
          <w:ins w:id="143" w:author="黃懷萱" w:date="2022-12-21T02:23:00Z">
            <w:r>
              <w:rPr>
                <w:noProof/>
                <w:webHidden/>
              </w:rPr>
              <w:t>40</w:t>
            </w:r>
            <w:r>
              <w:rPr>
                <w:noProof/>
                <w:webHidden/>
              </w:rPr>
              <w:fldChar w:fldCharType="end"/>
            </w:r>
            <w:r w:rsidRPr="00DF1850">
              <w:rPr>
                <w:rStyle w:val="a5"/>
                <w:noProof/>
              </w:rPr>
              <w:fldChar w:fldCharType="end"/>
            </w:r>
          </w:ins>
        </w:p>
        <w:p w14:paraId="52CAE51A" w14:textId="041C3DDA" w:rsidR="001B5803" w:rsidRDefault="001B5803">
          <w:pPr>
            <w:pStyle w:val="11"/>
            <w:rPr>
              <w:ins w:id="144" w:author="黃懷萱" w:date="2022-12-21T02:23:00Z"/>
              <w:rFonts w:eastAsiaTheme="minorEastAsia"/>
              <w:noProof/>
              <w:color w:val="auto"/>
              <w:sz w:val="24"/>
            </w:rPr>
          </w:pPr>
          <w:ins w:id="145" w:author="黃懷萱" w:date="2022-12-21T02:23:00Z">
            <w:r w:rsidRPr="00DF1850">
              <w:rPr>
                <w:rStyle w:val="a5"/>
                <w:noProof/>
              </w:rPr>
              <w:fldChar w:fldCharType="begin"/>
            </w:r>
            <w:r w:rsidRPr="00DF1850">
              <w:rPr>
                <w:rStyle w:val="a5"/>
                <w:noProof/>
              </w:rPr>
              <w:instrText xml:space="preserve"> </w:instrText>
            </w:r>
            <w:r>
              <w:rPr>
                <w:noProof/>
              </w:rPr>
              <w:instrText>HYPERLINK \l "_Toc122481837"</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hint="eastAsia"/>
                <w:noProof/>
              </w:rPr>
              <w:t>第</w:t>
            </w:r>
            <w:r w:rsidRPr="00DF1850">
              <w:rPr>
                <w:rStyle w:val="a5"/>
                <w:noProof/>
              </w:rPr>
              <w:t>5</w:t>
            </w:r>
            <w:r w:rsidRPr="00DF1850">
              <w:rPr>
                <w:rStyle w:val="a5"/>
                <w:rFonts w:hint="eastAsia"/>
                <w:noProof/>
              </w:rPr>
              <w:t>章、研究成果</w:t>
            </w:r>
            <w:r>
              <w:rPr>
                <w:noProof/>
                <w:webHidden/>
              </w:rPr>
              <w:tab/>
            </w:r>
            <w:r>
              <w:rPr>
                <w:noProof/>
                <w:webHidden/>
              </w:rPr>
              <w:fldChar w:fldCharType="begin"/>
            </w:r>
            <w:r>
              <w:rPr>
                <w:noProof/>
                <w:webHidden/>
              </w:rPr>
              <w:instrText xml:space="preserve"> PAGEREF _Toc122481837 \h </w:instrText>
            </w:r>
            <w:r>
              <w:rPr>
                <w:noProof/>
                <w:webHidden/>
              </w:rPr>
            </w:r>
          </w:ins>
          <w:r>
            <w:rPr>
              <w:noProof/>
              <w:webHidden/>
            </w:rPr>
            <w:fldChar w:fldCharType="separate"/>
          </w:r>
          <w:ins w:id="146" w:author="黃懷萱" w:date="2022-12-21T02:23:00Z">
            <w:r>
              <w:rPr>
                <w:noProof/>
                <w:webHidden/>
              </w:rPr>
              <w:t>41</w:t>
            </w:r>
            <w:r>
              <w:rPr>
                <w:noProof/>
                <w:webHidden/>
              </w:rPr>
              <w:fldChar w:fldCharType="end"/>
            </w:r>
            <w:r w:rsidRPr="00DF1850">
              <w:rPr>
                <w:rStyle w:val="a5"/>
                <w:noProof/>
              </w:rPr>
              <w:fldChar w:fldCharType="end"/>
            </w:r>
          </w:ins>
        </w:p>
        <w:p w14:paraId="4CC3F7C7" w14:textId="245769A6" w:rsidR="001B5803" w:rsidRDefault="001B5803">
          <w:pPr>
            <w:pStyle w:val="11"/>
            <w:rPr>
              <w:ins w:id="147" w:author="黃懷萱" w:date="2022-12-21T02:23:00Z"/>
              <w:rFonts w:eastAsiaTheme="minorEastAsia"/>
              <w:noProof/>
              <w:color w:val="auto"/>
              <w:sz w:val="24"/>
            </w:rPr>
          </w:pPr>
          <w:ins w:id="148" w:author="黃懷萱" w:date="2022-12-21T02:23:00Z">
            <w:r w:rsidRPr="00DF1850">
              <w:rPr>
                <w:rStyle w:val="a5"/>
                <w:noProof/>
              </w:rPr>
              <w:fldChar w:fldCharType="begin"/>
            </w:r>
            <w:r w:rsidRPr="00DF1850">
              <w:rPr>
                <w:rStyle w:val="a5"/>
                <w:noProof/>
              </w:rPr>
              <w:instrText xml:space="preserve"> </w:instrText>
            </w:r>
            <w:r>
              <w:rPr>
                <w:noProof/>
              </w:rPr>
              <w:instrText>HYPERLINK \l "_Toc122481838"</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hint="eastAsia"/>
                <w:noProof/>
              </w:rPr>
              <w:t>第</w:t>
            </w:r>
            <w:r w:rsidRPr="00DF1850">
              <w:rPr>
                <w:rStyle w:val="a5"/>
                <w:noProof/>
              </w:rPr>
              <w:t>6</w:t>
            </w:r>
            <w:r w:rsidRPr="00DF1850">
              <w:rPr>
                <w:rStyle w:val="a5"/>
                <w:rFonts w:hint="eastAsia"/>
                <w:noProof/>
              </w:rPr>
              <w:t>章、應用範圍與市場分析</w:t>
            </w:r>
            <w:r>
              <w:rPr>
                <w:noProof/>
                <w:webHidden/>
              </w:rPr>
              <w:tab/>
            </w:r>
            <w:r>
              <w:rPr>
                <w:noProof/>
                <w:webHidden/>
              </w:rPr>
              <w:fldChar w:fldCharType="begin"/>
            </w:r>
            <w:r>
              <w:rPr>
                <w:noProof/>
                <w:webHidden/>
              </w:rPr>
              <w:instrText xml:space="preserve"> PAGEREF _Toc122481838 \h </w:instrText>
            </w:r>
            <w:r>
              <w:rPr>
                <w:noProof/>
                <w:webHidden/>
              </w:rPr>
            </w:r>
          </w:ins>
          <w:r>
            <w:rPr>
              <w:noProof/>
              <w:webHidden/>
            </w:rPr>
            <w:fldChar w:fldCharType="separate"/>
          </w:r>
          <w:ins w:id="149" w:author="黃懷萱" w:date="2022-12-21T02:23:00Z">
            <w:r>
              <w:rPr>
                <w:noProof/>
                <w:webHidden/>
              </w:rPr>
              <w:t>42</w:t>
            </w:r>
            <w:r>
              <w:rPr>
                <w:noProof/>
                <w:webHidden/>
              </w:rPr>
              <w:fldChar w:fldCharType="end"/>
            </w:r>
            <w:r w:rsidRPr="00DF1850">
              <w:rPr>
                <w:rStyle w:val="a5"/>
                <w:noProof/>
              </w:rPr>
              <w:fldChar w:fldCharType="end"/>
            </w:r>
          </w:ins>
        </w:p>
        <w:p w14:paraId="15056543" w14:textId="153A2A76" w:rsidR="001B5803" w:rsidRDefault="001B5803" w:rsidP="001B5803">
          <w:pPr>
            <w:pStyle w:val="21"/>
            <w:rPr>
              <w:ins w:id="150" w:author="黃懷萱" w:date="2022-12-21T02:23:00Z"/>
              <w:rFonts w:eastAsiaTheme="minorEastAsia"/>
              <w:noProof/>
              <w:color w:val="auto"/>
              <w:sz w:val="24"/>
            </w:rPr>
          </w:pPr>
          <w:ins w:id="151" w:author="黃懷萱" w:date="2022-12-21T02:23:00Z">
            <w:r w:rsidRPr="00DF1850">
              <w:rPr>
                <w:rStyle w:val="a5"/>
                <w:noProof/>
              </w:rPr>
              <w:lastRenderedPageBreak/>
              <w:fldChar w:fldCharType="begin"/>
            </w:r>
            <w:r w:rsidRPr="00DF1850">
              <w:rPr>
                <w:rStyle w:val="a5"/>
                <w:noProof/>
              </w:rPr>
              <w:instrText xml:space="preserve"> </w:instrText>
            </w:r>
            <w:r>
              <w:rPr>
                <w:noProof/>
              </w:rPr>
              <w:instrText>HYPERLINK \l "_Toc122481839"</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6.1</w:t>
            </w:r>
            <w:r w:rsidRPr="00DF1850">
              <w:rPr>
                <w:rStyle w:val="a5"/>
                <w:rFonts w:hint="eastAsia"/>
                <w:noProof/>
              </w:rPr>
              <w:t>、市場分析</w:t>
            </w:r>
            <w:r>
              <w:rPr>
                <w:noProof/>
                <w:webHidden/>
              </w:rPr>
              <w:tab/>
            </w:r>
            <w:r>
              <w:rPr>
                <w:noProof/>
                <w:webHidden/>
              </w:rPr>
              <w:fldChar w:fldCharType="begin"/>
            </w:r>
            <w:r>
              <w:rPr>
                <w:noProof/>
                <w:webHidden/>
              </w:rPr>
              <w:instrText xml:space="preserve"> PAGEREF _Toc122481839 \h </w:instrText>
            </w:r>
            <w:r>
              <w:rPr>
                <w:noProof/>
                <w:webHidden/>
              </w:rPr>
            </w:r>
          </w:ins>
          <w:r>
            <w:rPr>
              <w:noProof/>
              <w:webHidden/>
            </w:rPr>
            <w:fldChar w:fldCharType="separate"/>
          </w:r>
          <w:ins w:id="152" w:author="黃懷萱" w:date="2022-12-21T02:23:00Z">
            <w:r>
              <w:rPr>
                <w:noProof/>
                <w:webHidden/>
              </w:rPr>
              <w:t>42</w:t>
            </w:r>
            <w:r>
              <w:rPr>
                <w:noProof/>
                <w:webHidden/>
              </w:rPr>
              <w:fldChar w:fldCharType="end"/>
            </w:r>
            <w:r w:rsidRPr="00DF1850">
              <w:rPr>
                <w:rStyle w:val="a5"/>
                <w:noProof/>
              </w:rPr>
              <w:fldChar w:fldCharType="end"/>
            </w:r>
          </w:ins>
        </w:p>
        <w:p w14:paraId="0B0A7843" w14:textId="39980BCE" w:rsidR="001B5803" w:rsidRDefault="001B5803" w:rsidP="001B5803">
          <w:pPr>
            <w:pStyle w:val="21"/>
            <w:rPr>
              <w:ins w:id="153" w:author="黃懷萱" w:date="2022-12-21T02:23:00Z"/>
              <w:rFonts w:eastAsiaTheme="minorEastAsia"/>
              <w:noProof/>
              <w:color w:val="auto"/>
              <w:sz w:val="24"/>
            </w:rPr>
          </w:pPr>
          <w:ins w:id="154" w:author="黃懷萱" w:date="2022-12-21T02:23:00Z">
            <w:r w:rsidRPr="00DF1850">
              <w:rPr>
                <w:rStyle w:val="a5"/>
                <w:noProof/>
              </w:rPr>
              <w:fldChar w:fldCharType="begin"/>
            </w:r>
            <w:r w:rsidRPr="00DF1850">
              <w:rPr>
                <w:rStyle w:val="a5"/>
                <w:noProof/>
              </w:rPr>
              <w:instrText xml:space="preserve"> </w:instrText>
            </w:r>
            <w:r>
              <w:rPr>
                <w:noProof/>
              </w:rPr>
              <w:instrText>HYPERLINK \l "_Toc122481840"</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noProof/>
              </w:rPr>
              <w:t>6.2</w:t>
            </w:r>
            <w:r w:rsidRPr="00DF1850">
              <w:rPr>
                <w:rStyle w:val="a5"/>
                <w:rFonts w:hint="eastAsia"/>
                <w:noProof/>
              </w:rPr>
              <w:t>、應用範圍及市場定位</w:t>
            </w:r>
            <w:r>
              <w:rPr>
                <w:noProof/>
                <w:webHidden/>
              </w:rPr>
              <w:tab/>
            </w:r>
            <w:r>
              <w:rPr>
                <w:noProof/>
                <w:webHidden/>
              </w:rPr>
              <w:fldChar w:fldCharType="begin"/>
            </w:r>
            <w:r>
              <w:rPr>
                <w:noProof/>
                <w:webHidden/>
              </w:rPr>
              <w:instrText xml:space="preserve"> PAGEREF _Toc122481840 \h </w:instrText>
            </w:r>
            <w:r>
              <w:rPr>
                <w:noProof/>
                <w:webHidden/>
              </w:rPr>
            </w:r>
          </w:ins>
          <w:r>
            <w:rPr>
              <w:noProof/>
              <w:webHidden/>
            </w:rPr>
            <w:fldChar w:fldCharType="separate"/>
          </w:r>
          <w:ins w:id="155" w:author="黃懷萱" w:date="2022-12-21T02:23:00Z">
            <w:r>
              <w:rPr>
                <w:noProof/>
                <w:webHidden/>
              </w:rPr>
              <w:t>42</w:t>
            </w:r>
            <w:r>
              <w:rPr>
                <w:noProof/>
                <w:webHidden/>
              </w:rPr>
              <w:fldChar w:fldCharType="end"/>
            </w:r>
            <w:r w:rsidRPr="00DF1850">
              <w:rPr>
                <w:rStyle w:val="a5"/>
                <w:noProof/>
              </w:rPr>
              <w:fldChar w:fldCharType="end"/>
            </w:r>
          </w:ins>
        </w:p>
        <w:p w14:paraId="2BB4494E" w14:textId="7126C3BE" w:rsidR="001B5803" w:rsidRDefault="001B5803">
          <w:pPr>
            <w:pStyle w:val="11"/>
            <w:rPr>
              <w:ins w:id="156" w:author="黃懷萱" w:date="2022-12-21T02:23:00Z"/>
              <w:rFonts w:eastAsiaTheme="minorEastAsia"/>
              <w:noProof/>
              <w:color w:val="auto"/>
              <w:sz w:val="24"/>
            </w:rPr>
          </w:pPr>
          <w:ins w:id="157" w:author="黃懷萱" w:date="2022-12-21T02:23:00Z">
            <w:r w:rsidRPr="00DF1850">
              <w:rPr>
                <w:rStyle w:val="a5"/>
                <w:noProof/>
              </w:rPr>
              <w:fldChar w:fldCharType="begin"/>
            </w:r>
            <w:r w:rsidRPr="00DF1850">
              <w:rPr>
                <w:rStyle w:val="a5"/>
                <w:noProof/>
              </w:rPr>
              <w:instrText xml:space="preserve"> </w:instrText>
            </w:r>
            <w:r>
              <w:rPr>
                <w:noProof/>
              </w:rPr>
              <w:instrText>HYPERLINK \l "_Toc122481841"</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hint="eastAsia"/>
                <w:noProof/>
              </w:rPr>
              <w:t>第</w:t>
            </w:r>
            <w:r w:rsidRPr="00DF1850">
              <w:rPr>
                <w:rStyle w:val="a5"/>
                <w:noProof/>
              </w:rPr>
              <w:t>7</w:t>
            </w:r>
            <w:r w:rsidRPr="00DF1850">
              <w:rPr>
                <w:rStyle w:val="a5"/>
                <w:rFonts w:hint="eastAsia"/>
                <w:noProof/>
              </w:rPr>
              <w:t>章、工作進度與分配</w:t>
            </w:r>
            <w:r>
              <w:rPr>
                <w:noProof/>
                <w:webHidden/>
              </w:rPr>
              <w:tab/>
            </w:r>
            <w:r>
              <w:rPr>
                <w:noProof/>
                <w:webHidden/>
              </w:rPr>
              <w:fldChar w:fldCharType="begin"/>
            </w:r>
            <w:r>
              <w:rPr>
                <w:noProof/>
                <w:webHidden/>
              </w:rPr>
              <w:instrText xml:space="preserve"> PAGEREF _Toc122481841 \h </w:instrText>
            </w:r>
            <w:r>
              <w:rPr>
                <w:noProof/>
                <w:webHidden/>
              </w:rPr>
            </w:r>
          </w:ins>
          <w:r>
            <w:rPr>
              <w:noProof/>
              <w:webHidden/>
            </w:rPr>
            <w:fldChar w:fldCharType="separate"/>
          </w:r>
          <w:ins w:id="158" w:author="黃懷萱" w:date="2022-12-21T02:23:00Z">
            <w:r>
              <w:rPr>
                <w:noProof/>
                <w:webHidden/>
              </w:rPr>
              <w:t>44</w:t>
            </w:r>
            <w:r>
              <w:rPr>
                <w:noProof/>
                <w:webHidden/>
              </w:rPr>
              <w:fldChar w:fldCharType="end"/>
            </w:r>
            <w:r w:rsidRPr="00DF1850">
              <w:rPr>
                <w:rStyle w:val="a5"/>
                <w:noProof/>
              </w:rPr>
              <w:fldChar w:fldCharType="end"/>
            </w:r>
          </w:ins>
        </w:p>
        <w:p w14:paraId="3E6CFA32" w14:textId="2F5D1289" w:rsidR="001B5803" w:rsidRDefault="001B5803">
          <w:pPr>
            <w:pStyle w:val="11"/>
            <w:rPr>
              <w:ins w:id="159" w:author="黃懷萱" w:date="2022-12-21T02:23:00Z"/>
              <w:rFonts w:eastAsiaTheme="minorEastAsia"/>
              <w:noProof/>
              <w:color w:val="auto"/>
              <w:sz w:val="24"/>
            </w:rPr>
          </w:pPr>
          <w:ins w:id="160" w:author="黃懷萱" w:date="2022-12-21T02:23:00Z">
            <w:r w:rsidRPr="00DF1850">
              <w:rPr>
                <w:rStyle w:val="a5"/>
                <w:noProof/>
              </w:rPr>
              <w:fldChar w:fldCharType="begin"/>
            </w:r>
            <w:r w:rsidRPr="00DF1850">
              <w:rPr>
                <w:rStyle w:val="a5"/>
                <w:noProof/>
              </w:rPr>
              <w:instrText xml:space="preserve"> </w:instrText>
            </w:r>
            <w:r>
              <w:rPr>
                <w:noProof/>
              </w:rPr>
              <w:instrText>HYPERLINK \l "_Toc122481842"</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ascii="標楷體" w:hAnsi="標楷體" w:hint="eastAsia"/>
                <w:noProof/>
              </w:rPr>
              <w:t>參考文獻</w:t>
            </w:r>
            <w:r>
              <w:rPr>
                <w:noProof/>
                <w:webHidden/>
              </w:rPr>
              <w:tab/>
            </w:r>
            <w:r>
              <w:rPr>
                <w:noProof/>
                <w:webHidden/>
              </w:rPr>
              <w:fldChar w:fldCharType="begin"/>
            </w:r>
            <w:r>
              <w:rPr>
                <w:noProof/>
                <w:webHidden/>
              </w:rPr>
              <w:instrText xml:space="preserve"> PAGEREF _Toc122481842 \h </w:instrText>
            </w:r>
            <w:r>
              <w:rPr>
                <w:noProof/>
                <w:webHidden/>
              </w:rPr>
            </w:r>
          </w:ins>
          <w:r>
            <w:rPr>
              <w:noProof/>
              <w:webHidden/>
            </w:rPr>
            <w:fldChar w:fldCharType="separate"/>
          </w:r>
          <w:ins w:id="161" w:author="黃懷萱" w:date="2022-12-21T02:23:00Z">
            <w:r>
              <w:rPr>
                <w:noProof/>
                <w:webHidden/>
              </w:rPr>
              <w:t>45</w:t>
            </w:r>
            <w:r>
              <w:rPr>
                <w:noProof/>
                <w:webHidden/>
              </w:rPr>
              <w:fldChar w:fldCharType="end"/>
            </w:r>
            <w:r w:rsidRPr="00DF1850">
              <w:rPr>
                <w:rStyle w:val="a5"/>
                <w:noProof/>
              </w:rPr>
              <w:fldChar w:fldCharType="end"/>
            </w:r>
          </w:ins>
        </w:p>
        <w:p w14:paraId="75C7273A" w14:textId="6D19D817" w:rsidR="001B5803" w:rsidRDefault="001B5803">
          <w:pPr>
            <w:pStyle w:val="11"/>
            <w:rPr>
              <w:ins w:id="162" w:author="黃懷萱" w:date="2022-12-21T02:23:00Z"/>
              <w:rFonts w:eastAsiaTheme="minorEastAsia"/>
              <w:noProof/>
              <w:color w:val="auto"/>
              <w:sz w:val="24"/>
            </w:rPr>
          </w:pPr>
          <w:ins w:id="163" w:author="黃懷萱" w:date="2022-12-21T02:23:00Z">
            <w:r w:rsidRPr="00DF1850">
              <w:rPr>
                <w:rStyle w:val="a5"/>
                <w:noProof/>
              </w:rPr>
              <w:fldChar w:fldCharType="begin"/>
            </w:r>
            <w:r w:rsidRPr="00DF1850">
              <w:rPr>
                <w:rStyle w:val="a5"/>
                <w:noProof/>
              </w:rPr>
              <w:instrText xml:space="preserve"> </w:instrText>
            </w:r>
            <w:r>
              <w:rPr>
                <w:noProof/>
              </w:rPr>
              <w:instrText>HYPERLINK \l "_Toc122481843"</w:instrText>
            </w:r>
            <w:r w:rsidRPr="00DF1850">
              <w:rPr>
                <w:rStyle w:val="a5"/>
                <w:noProof/>
              </w:rPr>
              <w:instrText xml:space="preserve"> </w:instrText>
            </w:r>
            <w:r w:rsidRPr="00DF1850">
              <w:rPr>
                <w:rStyle w:val="a5"/>
                <w:noProof/>
              </w:rPr>
            </w:r>
            <w:r w:rsidRPr="00DF1850">
              <w:rPr>
                <w:rStyle w:val="a5"/>
                <w:noProof/>
              </w:rPr>
              <w:fldChar w:fldCharType="separate"/>
            </w:r>
            <w:r w:rsidRPr="00DF1850">
              <w:rPr>
                <w:rStyle w:val="a5"/>
                <w:rFonts w:hint="eastAsia"/>
                <w:noProof/>
              </w:rPr>
              <w:t>附錄</w:t>
            </w:r>
            <w:r>
              <w:rPr>
                <w:noProof/>
                <w:webHidden/>
              </w:rPr>
              <w:tab/>
            </w:r>
            <w:r>
              <w:rPr>
                <w:noProof/>
                <w:webHidden/>
              </w:rPr>
              <w:fldChar w:fldCharType="begin"/>
            </w:r>
            <w:r>
              <w:rPr>
                <w:noProof/>
                <w:webHidden/>
              </w:rPr>
              <w:instrText xml:space="preserve"> PAGEREF _Toc122481843 \h </w:instrText>
            </w:r>
            <w:r>
              <w:rPr>
                <w:noProof/>
                <w:webHidden/>
              </w:rPr>
            </w:r>
          </w:ins>
          <w:r>
            <w:rPr>
              <w:noProof/>
              <w:webHidden/>
            </w:rPr>
            <w:fldChar w:fldCharType="separate"/>
          </w:r>
          <w:ins w:id="164" w:author="黃懷萱" w:date="2022-12-21T02:23:00Z">
            <w:r>
              <w:rPr>
                <w:noProof/>
                <w:webHidden/>
              </w:rPr>
              <w:t>46</w:t>
            </w:r>
            <w:r>
              <w:rPr>
                <w:noProof/>
                <w:webHidden/>
              </w:rPr>
              <w:fldChar w:fldCharType="end"/>
            </w:r>
            <w:r w:rsidRPr="00DF1850">
              <w:rPr>
                <w:rStyle w:val="a5"/>
                <w:noProof/>
              </w:rPr>
              <w:fldChar w:fldCharType="end"/>
            </w:r>
          </w:ins>
        </w:p>
        <w:p w14:paraId="6ADDD12A" w14:textId="7438DED1" w:rsidR="00CC395A" w:rsidDel="001B5803" w:rsidRDefault="00CC395A" w:rsidP="001B5803">
          <w:pPr>
            <w:pStyle w:val="11"/>
            <w:rPr>
              <w:del w:id="165" w:author="黃懷萱" w:date="2022-12-21T02:23:00Z"/>
              <w:rFonts w:eastAsiaTheme="minorEastAsia"/>
              <w:noProof/>
              <w:color w:val="auto"/>
              <w:sz w:val="24"/>
            </w:rPr>
            <w:pPrChange w:id="166" w:author="黃懷萱" w:date="2022-12-21T02:21:00Z">
              <w:pPr>
                <w:pStyle w:val="11"/>
                <w:ind w:leftChars="1" w:left="140" w:hangingChars="49" w:hanging="137"/>
              </w:pPr>
            </w:pPrChange>
          </w:pPr>
          <w:del w:id="167" w:author="黃懷萱" w:date="2022-12-21T02:23:00Z">
            <w:r w:rsidRPr="001B5803" w:rsidDel="001B5803">
              <w:rPr>
                <w:rFonts w:ascii="標楷體" w:hAnsi="標楷體" w:hint="eastAsia"/>
                <w:noProof/>
                <w:rPrChange w:id="168" w:author="黃懷萱" w:date="2022-12-21T02:23:00Z">
                  <w:rPr>
                    <w:rStyle w:val="a5"/>
                    <w:rFonts w:ascii="標楷體" w:hAnsi="標楷體" w:hint="eastAsia"/>
                    <w:noProof/>
                  </w:rPr>
                </w:rPrChange>
              </w:rPr>
              <w:delText>摘要</w:delText>
            </w:r>
            <w:r w:rsidDel="001B5803">
              <w:rPr>
                <w:noProof/>
                <w:webHidden/>
              </w:rPr>
              <w:tab/>
            </w:r>
            <w:r w:rsidR="00F501A5" w:rsidRPr="00F501A5" w:rsidDel="001B5803">
              <w:rPr>
                <w:noProof/>
                <w:webHidden/>
              </w:rPr>
              <w:tab/>
            </w:r>
            <w:r w:rsidR="00E23DD0" w:rsidDel="001B5803">
              <w:rPr>
                <w:noProof/>
                <w:webHidden/>
              </w:rPr>
              <w:delText>I</w:delText>
            </w:r>
          </w:del>
        </w:p>
        <w:p w14:paraId="5AAE2AE6" w14:textId="6002D8F2" w:rsidR="00CC395A" w:rsidDel="001B5803" w:rsidRDefault="00CC395A" w:rsidP="001B5803">
          <w:pPr>
            <w:pStyle w:val="11"/>
            <w:rPr>
              <w:del w:id="169" w:author="黃懷萱" w:date="2022-12-21T02:23:00Z"/>
              <w:rFonts w:eastAsiaTheme="minorEastAsia"/>
              <w:noProof/>
              <w:color w:val="auto"/>
              <w:sz w:val="24"/>
            </w:rPr>
            <w:pPrChange w:id="170" w:author="黃懷萱" w:date="2022-12-21T02:21:00Z">
              <w:pPr>
                <w:pStyle w:val="11"/>
                <w:ind w:leftChars="1" w:left="140" w:hangingChars="49" w:hanging="137"/>
              </w:pPr>
            </w:pPrChange>
          </w:pPr>
          <w:del w:id="171" w:author="黃懷萱" w:date="2022-12-21T02:23:00Z">
            <w:r w:rsidRPr="001B5803" w:rsidDel="001B5803">
              <w:rPr>
                <w:rFonts w:ascii="標楷體" w:hAnsi="標楷體"/>
                <w:noProof/>
                <w:rPrChange w:id="172" w:author="黃懷萱" w:date="2022-12-21T02:23:00Z">
                  <w:rPr>
                    <w:rStyle w:val="a5"/>
                    <w:rFonts w:ascii="標楷體" w:hAnsi="標楷體"/>
                    <w:noProof/>
                  </w:rPr>
                </w:rPrChange>
              </w:rPr>
              <w:delText>ABSTRACT</w:delText>
            </w:r>
            <w:r w:rsidDel="001B5803">
              <w:rPr>
                <w:noProof/>
                <w:webHidden/>
              </w:rPr>
              <w:tab/>
            </w:r>
            <w:r w:rsidR="00F501A5" w:rsidRPr="00F501A5" w:rsidDel="001B5803">
              <w:rPr>
                <w:noProof/>
                <w:webHidden/>
              </w:rPr>
              <w:tab/>
            </w:r>
            <w:r w:rsidR="00E23DD0" w:rsidDel="001B5803">
              <w:rPr>
                <w:noProof/>
                <w:webHidden/>
              </w:rPr>
              <w:delText>II</w:delText>
            </w:r>
          </w:del>
        </w:p>
        <w:p w14:paraId="66B09B7C" w14:textId="7167AEAC" w:rsidR="00CC395A" w:rsidDel="001B5803" w:rsidRDefault="00CC395A" w:rsidP="001B5803">
          <w:pPr>
            <w:pStyle w:val="11"/>
            <w:rPr>
              <w:del w:id="173" w:author="黃懷萱" w:date="2022-12-21T02:23:00Z"/>
              <w:rFonts w:eastAsiaTheme="minorEastAsia"/>
              <w:noProof/>
              <w:color w:val="auto"/>
              <w:sz w:val="24"/>
            </w:rPr>
            <w:pPrChange w:id="174" w:author="黃懷萱" w:date="2022-12-21T02:21:00Z">
              <w:pPr>
                <w:pStyle w:val="11"/>
                <w:ind w:leftChars="1" w:left="140" w:hangingChars="49" w:hanging="137"/>
              </w:pPr>
            </w:pPrChange>
          </w:pPr>
          <w:del w:id="175" w:author="黃懷萱" w:date="2022-12-21T02:23:00Z">
            <w:r w:rsidRPr="001B5803" w:rsidDel="001B5803">
              <w:rPr>
                <w:rFonts w:ascii="標楷體" w:hAnsi="標楷體" w:hint="eastAsia"/>
                <w:noProof/>
                <w:rPrChange w:id="176" w:author="黃懷萱" w:date="2022-12-21T02:23:00Z">
                  <w:rPr>
                    <w:rStyle w:val="a5"/>
                    <w:rFonts w:ascii="標楷體" w:hAnsi="標楷體" w:hint="eastAsia"/>
                    <w:noProof/>
                  </w:rPr>
                </w:rPrChange>
              </w:rPr>
              <w:delText>表</w:delText>
            </w:r>
            <w:r w:rsidRPr="001B5803" w:rsidDel="001B5803">
              <w:rPr>
                <w:rFonts w:ascii="標楷體" w:hAnsi="標楷體"/>
                <w:noProof/>
                <w:rPrChange w:id="177" w:author="黃懷萱" w:date="2022-12-21T02:23:00Z">
                  <w:rPr>
                    <w:rStyle w:val="a5"/>
                    <w:rFonts w:ascii="標楷體" w:hAnsi="標楷體"/>
                    <w:noProof/>
                  </w:rPr>
                </w:rPrChange>
              </w:rPr>
              <w:delText xml:space="preserve">  </w:delText>
            </w:r>
            <w:r w:rsidRPr="001B5803" w:rsidDel="001B5803">
              <w:rPr>
                <w:rFonts w:ascii="標楷體" w:hAnsi="標楷體" w:hint="eastAsia"/>
                <w:noProof/>
                <w:rPrChange w:id="178" w:author="黃懷萱" w:date="2022-12-21T02:23:00Z">
                  <w:rPr>
                    <w:rStyle w:val="a5"/>
                    <w:rFonts w:ascii="標楷體" w:hAnsi="標楷體" w:hint="eastAsia"/>
                    <w:noProof/>
                  </w:rPr>
                </w:rPrChange>
              </w:rPr>
              <w:delText>目</w:delText>
            </w:r>
            <w:r w:rsidRPr="001B5803" w:rsidDel="001B5803">
              <w:rPr>
                <w:rFonts w:ascii="標楷體" w:hAnsi="標楷體"/>
                <w:noProof/>
                <w:rPrChange w:id="179" w:author="黃懷萱" w:date="2022-12-21T02:23:00Z">
                  <w:rPr>
                    <w:rStyle w:val="a5"/>
                    <w:rFonts w:ascii="標楷體" w:hAnsi="標楷體"/>
                    <w:noProof/>
                  </w:rPr>
                </w:rPrChange>
              </w:rPr>
              <w:delText xml:space="preserve">  </w:delText>
            </w:r>
            <w:r w:rsidRPr="001B5803" w:rsidDel="001B5803">
              <w:rPr>
                <w:rFonts w:ascii="標楷體" w:hAnsi="標楷體" w:hint="eastAsia"/>
                <w:noProof/>
                <w:rPrChange w:id="180" w:author="黃懷萱" w:date="2022-12-21T02:23:00Z">
                  <w:rPr>
                    <w:rStyle w:val="a5"/>
                    <w:rFonts w:ascii="標楷體" w:hAnsi="標楷體" w:hint="eastAsia"/>
                    <w:noProof/>
                  </w:rPr>
                </w:rPrChange>
              </w:rPr>
              <w:delText>錄</w:delText>
            </w:r>
            <w:r w:rsidDel="001B5803">
              <w:rPr>
                <w:noProof/>
                <w:webHidden/>
              </w:rPr>
              <w:tab/>
            </w:r>
            <w:r w:rsidR="00E23DD0" w:rsidDel="001B5803">
              <w:rPr>
                <w:noProof/>
                <w:webHidden/>
              </w:rPr>
              <w:delText>VI</w:delText>
            </w:r>
          </w:del>
        </w:p>
        <w:p w14:paraId="2049CD66" w14:textId="2B9946CE" w:rsidR="00CC395A" w:rsidDel="001B5803" w:rsidRDefault="00CC395A" w:rsidP="001B5803">
          <w:pPr>
            <w:pStyle w:val="11"/>
            <w:rPr>
              <w:del w:id="181" w:author="黃懷萱" w:date="2022-12-21T02:23:00Z"/>
              <w:rFonts w:eastAsiaTheme="minorEastAsia"/>
              <w:noProof/>
              <w:color w:val="auto"/>
              <w:sz w:val="24"/>
            </w:rPr>
            <w:pPrChange w:id="182" w:author="黃懷萱" w:date="2022-12-21T02:21:00Z">
              <w:pPr>
                <w:pStyle w:val="11"/>
                <w:ind w:leftChars="1" w:left="140" w:hangingChars="49" w:hanging="137"/>
              </w:pPr>
            </w:pPrChange>
          </w:pPr>
          <w:del w:id="183" w:author="黃懷萱" w:date="2022-12-21T02:23:00Z">
            <w:r w:rsidRPr="001B5803" w:rsidDel="001B5803">
              <w:rPr>
                <w:rFonts w:ascii="標楷體" w:hAnsi="標楷體" w:hint="eastAsia"/>
                <w:noProof/>
                <w:rPrChange w:id="184" w:author="黃懷萱" w:date="2022-12-21T02:23:00Z">
                  <w:rPr>
                    <w:rStyle w:val="a5"/>
                    <w:rFonts w:ascii="標楷體" w:hAnsi="標楷體" w:hint="eastAsia"/>
                    <w:noProof/>
                  </w:rPr>
                </w:rPrChange>
              </w:rPr>
              <w:delText>圖</w:delText>
            </w:r>
            <w:r w:rsidRPr="001B5803" w:rsidDel="001B5803">
              <w:rPr>
                <w:rFonts w:ascii="標楷體" w:hAnsi="標楷體"/>
                <w:noProof/>
                <w:rPrChange w:id="185" w:author="黃懷萱" w:date="2022-12-21T02:23:00Z">
                  <w:rPr>
                    <w:rStyle w:val="a5"/>
                    <w:rFonts w:ascii="標楷體" w:hAnsi="標楷體"/>
                    <w:noProof/>
                  </w:rPr>
                </w:rPrChange>
              </w:rPr>
              <w:delText xml:space="preserve">  </w:delText>
            </w:r>
            <w:r w:rsidRPr="001B5803" w:rsidDel="001B5803">
              <w:rPr>
                <w:rFonts w:ascii="標楷體" w:hAnsi="標楷體" w:hint="eastAsia"/>
                <w:noProof/>
                <w:rPrChange w:id="186" w:author="黃懷萱" w:date="2022-12-21T02:23:00Z">
                  <w:rPr>
                    <w:rStyle w:val="a5"/>
                    <w:rFonts w:ascii="標楷體" w:hAnsi="標楷體" w:hint="eastAsia"/>
                    <w:noProof/>
                  </w:rPr>
                </w:rPrChange>
              </w:rPr>
              <w:delText>目</w:delText>
            </w:r>
            <w:r w:rsidRPr="001B5803" w:rsidDel="001B5803">
              <w:rPr>
                <w:rFonts w:ascii="標楷體" w:hAnsi="標楷體"/>
                <w:noProof/>
                <w:rPrChange w:id="187" w:author="黃懷萱" w:date="2022-12-21T02:23:00Z">
                  <w:rPr>
                    <w:rStyle w:val="a5"/>
                    <w:rFonts w:ascii="標楷體" w:hAnsi="標楷體"/>
                    <w:noProof/>
                  </w:rPr>
                </w:rPrChange>
              </w:rPr>
              <w:delText xml:space="preserve">  </w:delText>
            </w:r>
            <w:r w:rsidRPr="001B5803" w:rsidDel="001B5803">
              <w:rPr>
                <w:rFonts w:ascii="標楷體" w:hAnsi="標楷體" w:hint="eastAsia"/>
                <w:noProof/>
                <w:rPrChange w:id="188" w:author="黃懷萱" w:date="2022-12-21T02:23:00Z">
                  <w:rPr>
                    <w:rStyle w:val="a5"/>
                    <w:rFonts w:ascii="標楷體" w:hAnsi="標楷體" w:hint="eastAsia"/>
                    <w:noProof/>
                  </w:rPr>
                </w:rPrChange>
              </w:rPr>
              <w:delText>錄</w:delText>
            </w:r>
            <w:r w:rsidDel="001B5803">
              <w:rPr>
                <w:noProof/>
                <w:webHidden/>
              </w:rPr>
              <w:tab/>
            </w:r>
            <w:r w:rsidR="00E23DD0" w:rsidDel="001B5803">
              <w:rPr>
                <w:noProof/>
                <w:webHidden/>
              </w:rPr>
              <w:delText>VII</w:delText>
            </w:r>
          </w:del>
        </w:p>
        <w:p w14:paraId="4A59845E" w14:textId="47AB048F" w:rsidR="00CC395A" w:rsidDel="001B5803" w:rsidRDefault="00CC395A" w:rsidP="001B5803">
          <w:pPr>
            <w:pStyle w:val="11"/>
            <w:rPr>
              <w:del w:id="189" w:author="黃懷萱" w:date="2022-12-21T02:23:00Z"/>
              <w:rFonts w:eastAsiaTheme="minorEastAsia"/>
              <w:noProof/>
              <w:color w:val="auto"/>
              <w:sz w:val="24"/>
            </w:rPr>
            <w:pPrChange w:id="190" w:author="黃懷萱" w:date="2022-12-21T02:21:00Z">
              <w:pPr>
                <w:pStyle w:val="11"/>
                <w:tabs>
                  <w:tab w:val="left" w:pos="2060"/>
                </w:tabs>
                <w:ind w:leftChars="1" w:left="140" w:hangingChars="49" w:hanging="137"/>
              </w:pPr>
            </w:pPrChange>
          </w:pPr>
          <w:del w:id="191" w:author="黃懷萱" w:date="2022-12-21T02:23:00Z">
            <w:r w:rsidRPr="001B5803" w:rsidDel="001B5803">
              <w:rPr>
                <w:rFonts w:ascii="Times New Roman" w:hAnsi="Times New Roman" w:cs="Times New Roman" w:hint="eastAsia"/>
                <w:noProof/>
                <w:rPrChange w:id="192" w:author="黃懷萱" w:date="2022-12-21T02:23:00Z">
                  <w:rPr>
                    <w:rStyle w:val="a5"/>
                    <w:rFonts w:ascii="Times New Roman" w:hAnsi="Times New Roman" w:cs="Times New Roman" w:hint="eastAsia"/>
                    <w:noProof/>
                  </w:rPr>
                </w:rPrChange>
              </w:rPr>
              <w:delText>第</w:delText>
            </w:r>
            <w:r w:rsidRPr="001B5803" w:rsidDel="001B5803">
              <w:rPr>
                <w:rFonts w:ascii="Times New Roman" w:hAnsi="Times New Roman" w:cs="Times New Roman" w:hint="eastAsia"/>
                <w:noProof/>
                <w:rPrChange w:id="193" w:author="黃懷萱" w:date="2022-12-21T02:23:00Z">
                  <w:rPr>
                    <w:rStyle w:val="a5"/>
                    <w:rFonts w:ascii="Times New Roman" w:hAnsi="Times New Roman" w:cs="Times New Roman" w:hint="eastAsia"/>
                    <w:noProof/>
                  </w:rPr>
                </w:rPrChange>
              </w:rPr>
              <w:delText xml:space="preserve"> 1 </w:delText>
            </w:r>
            <w:r w:rsidRPr="001B5803" w:rsidDel="001B5803">
              <w:rPr>
                <w:rFonts w:ascii="Times New Roman" w:hAnsi="Times New Roman" w:cs="Times New Roman" w:hint="eastAsia"/>
                <w:noProof/>
                <w:rPrChange w:id="194" w:author="黃懷萱" w:date="2022-12-21T02:23:00Z">
                  <w:rPr>
                    <w:rStyle w:val="a5"/>
                    <w:rFonts w:ascii="Times New Roman" w:hAnsi="Times New Roman" w:cs="Times New Roman" w:hint="eastAsia"/>
                    <w:noProof/>
                  </w:rPr>
                </w:rPrChange>
              </w:rPr>
              <w:delText>章</w:delText>
            </w:r>
            <w:r w:rsidDel="001B5803">
              <w:rPr>
                <w:rFonts w:eastAsiaTheme="minorEastAsia"/>
                <w:noProof/>
                <w:color w:val="auto"/>
                <w:sz w:val="24"/>
              </w:rPr>
              <w:tab/>
            </w:r>
            <w:r w:rsidRPr="001B5803" w:rsidDel="001B5803">
              <w:rPr>
                <w:rFonts w:ascii="標楷體" w:hAnsi="標楷體" w:hint="eastAsia"/>
                <w:noProof/>
                <w:rPrChange w:id="195" w:author="黃懷萱" w:date="2022-12-21T02:23:00Z">
                  <w:rPr>
                    <w:rStyle w:val="a5"/>
                    <w:rFonts w:ascii="標楷體" w:hAnsi="標楷體" w:hint="eastAsia"/>
                    <w:noProof/>
                  </w:rPr>
                </w:rPrChange>
              </w:rPr>
              <w:delText>研究動機與目標</w:delText>
            </w:r>
            <w:r w:rsidDel="001B5803">
              <w:rPr>
                <w:noProof/>
                <w:webHidden/>
              </w:rPr>
              <w:tab/>
            </w:r>
            <w:r w:rsidR="00E23DD0" w:rsidDel="001B5803">
              <w:rPr>
                <w:noProof/>
                <w:webHidden/>
              </w:rPr>
              <w:delText>1</w:delText>
            </w:r>
          </w:del>
        </w:p>
        <w:p w14:paraId="6737DA78" w14:textId="508D2707" w:rsidR="00CC395A" w:rsidDel="001B5803" w:rsidRDefault="00CC395A" w:rsidP="000727C2">
          <w:pPr>
            <w:pStyle w:val="21"/>
            <w:ind w:leftChars="1" w:left="140" w:hangingChars="49" w:hanging="137"/>
            <w:rPr>
              <w:del w:id="196" w:author="黃懷萱" w:date="2022-12-21T02:23:00Z"/>
              <w:rFonts w:eastAsiaTheme="minorEastAsia"/>
              <w:noProof/>
              <w:color w:val="auto"/>
              <w:sz w:val="24"/>
            </w:rPr>
          </w:pPr>
          <w:del w:id="197" w:author="黃懷萱" w:date="2022-12-21T02:23:00Z">
            <w:r w:rsidRPr="001B5803" w:rsidDel="001B5803">
              <w:rPr>
                <w:noProof/>
                <w:rPrChange w:id="198" w:author="黃懷萱" w:date="2022-12-21T02:23:00Z">
                  <w:rPr>
                    <w:rStyle w:val="a5"/>
                    <w:noProof/>
                  </w:rPr>
                </w:rPrChange>
              </w:rPr>
              <w:delText>1.1</w:delText>
            </w:r>
            <w:r w:rsidRPr="001B5803" w:rsidDel="001B5803">
              <w:rPr>
                <w:rFonts w:hint="eastAsia"/>
                <w:noProof/>
                <w:rPrChange w:id="199" w:author="黃懷萱" w:date="2022-12-21T02:23:00Z">
                  <w:rPr>
                    <w:rStyle w:val="a5"/>
                    <w:rFonts w:hint="eastAsia"/>
                    <w:noProof/>
                  </w:rPr>
                </w:rPrChange>
              </w:rPr>
              <w:delText>、研究動機</w:delText>
            </w:r>
            <w:r w:rsidDel="001B5803">
              <w:rPr>
                <w:noProof/>
                <w:webHidden/>
              </w:rPr>
              <w:tab/>
            </w:r>
            <w:r w:rsidR="00E23DD0" w:rsidDel="001B5803">
              <w:rPr>
                <w:noProof/>
                <w:webHidden/>
              </w:rPr>
              <w:delText>1</w:delText>
            </w:r>
          </w:del>
        </w:p>
        <w:p w14:paraId="64C52301" w14:textId="2E2DFBF0" w:rsidR="00CC395A" w:rsidDel="001B5803" w:rsidRDefault="00CC395A" w:rsidP="000727C2">
          <w:pPr>
            <w:pStyle w:val="21"/>
            <w:ind w:leftChars="1" w:left="140" w:hangingChars="49" w:hanging="137"/>
            <w:rPr>
              <w:del w:id="200" w:author="黃懷萱" w:date="2022-12-21T02:23:00Z"/>
              <w:rFonts w:eastAsiaTheme="minorEastAsia"/>
              <w:noProof/>
              <w:color w:val="auto"/>
              <w:sz w:val="24"/>
            </w:rPr>
          </w:pPr>
          <w:del w:id="201" w:author="黃懷萱" w:date="2022-12-21T02:23:00Z">
            <w:r w:rsidRPr="001B5803" w:rsidDel="001B5803">
              <w:rPr>
                <w:noProof/>
                <w:rPrChange w:id="202" w:author="黃懷萱" w:date="2022-12-21T02:23:00Z">
                  <w:rPr>
                    <w:rStyle w:val="a5"/>
                    <w:noProof/>
                  </w:rPr>
                </w:rPrChange>
              </w:rPr>
              <w:delText>1.2</w:delText>
            </w:r>
            <w:r w:rsidRPr="001B5803" w:rsidDel="001B5803">
              <w:rPr>
                <w:rFonts w:hint="eastAsia"/>
                <w:noProof/>
                <w:rPrChange w:id="203" w:author="黃懷萱" w:date="2022-12-21T02:23:00Z">
                  <w:rPr>
                    <w:rStyle w:val="a5"/>
                    <w:rFonts w:hint="eastAsia"/>
                    <w:noProof/>
                  </w:rPr>
                </w:rPrChange>
              </w:rPr>
              <w:delText>、研究目標</w:delText>
            </w:r>
            <w:r w:rsidDel="001B5803">
              <w:rPr>
                <w:noProof/>
                <w:webHidden/>
              </w:rPr>
              <w:tab/>
            </w:r>
          </w:del>
          <w:del w:id="204" w:author="黃懷萱" w:date="2022-12-20T14:35:00Z">
            <w:r w:rsidDel="00E23DD0">
              <w:rPr>
                <w:noProof/>
                <w:webHidden/>
              </w:rPr>
              <w:delText>1</w:delText>
            </w:r>
          </w:del>
        </w:p>
        <w:p w14:paraId="79DCCF67" w14:textId="3526E2CE" w:rsidR="00CC395A" w:rsidDel="001B5803" w:rsidRDefault="00CC395A" w:rsidP="001B5803">
          <w:pPr>
            <w:pStyle w:val="11"/>
            <w:rPr>
              <w:del w:id="205" w:author="黃懷萱" w:date="2022-12-21T02:23:00Z"/>
              <w:rFonts w:eastAsiaTheme="minorEastAsia"/>
              <w:noProof/>
              <w:color w:val="auto"/>
              <w:sz w:val="24"/>
            </w:rPr>
            <w:pPrChange w:id="206" w:author="黃懷萱" w:date="2022-12-21T02:21:00Z">
              <w:pPr>
                <w:pStyle w:val="11"/>
                <w:tabs>
                  <w:tab w:val="left" w:pos="2060"/>
                </w:tabs>
                <w:ind w:leftChars="1" w:left="140" w:hangingChars="49" w:hanging="137"/>
              </w:pPr>
            </w:pPrChange>
          </w:pPr>
          <w:del w:id="207" w:author="黃懷萱" w:date="2022-12-21T02:23:00Z">
            <w:r w:rsidRPr="001B5803" w:rsidDel="001B5803">
              <w:rPr>
                <w:rFonts w:ascii="Times New Roman" w:hAnsi="Times New Roman" w:cs="Times New Roman" w:hint="eastAsia"/>
                <w:noProof/>
                <w:rPrChange w:id="208" w:author="黃懷萱" w:date="2022-12-21T02:23:00Z">
                  <w:rPr>
                    <w:rStyle w:val="a5"/>
                    <w:rFonts w:ascii="Times New Roman" w:hAnsi="Times New Roman" w:cs="Times New Roman" w:hint="eastAsia"/>
                    <w:noProof/>
                  </w:rPr>
                </w:rPrChange>
              </w:rPr>
              <w:delText>第</w:delText>
            </w:r>
            <w:r w:rsidRPr="001B5803" w:rsidDel="001B5803">
              <w:rPr>
                <w:rFonts w:ascii="Times New Roman" w:hAnsi="Times New Roman" w:cs="Times New Roman" w:hint="eastAsia"/>
                <w:noProof/>
                <w:rPrChange w:id="209" w:author="黃懷萱" w:date="2022-12-21T02:23:00Z">
                  <w:rPr>
                    <w:rStyle w:val="a5"/>
                    <w:rFonts w:ascii="Times New Roman" w:hAnsi="Times New Roman" w:cs="Times New Roman" w:hint="eastAsia"/>
                    <w:noProof/>
                  </w:rPr>
                </w:rPrChange>
              </w:rPr>
              <w:delText xml:space="preserve"> 2 </w:delText>
            </w:r>
            <w:r w:rsidRPr="001B5803" w:rsidDel="001B5803">
              <w:rPr>
                <w:rFonts w:ascii="Times New Roman" w:hAnsi="Times New Roman" w:cs="Times New Roman" w:hint="eastAsia"/>
                <w:noProof/>
                <w:rPrChange w:id="210" w:author="黃懷萱" w:date="2022-12-21T02:23:00Z">
                  <w:rPr>
                    <w:rStyle w:val="a5"/>
                    <w:rFonts w:ascii="Times New Roman" w:hAnsi="Times New Roman" w:cs="Times New Roman" w:hint="eastAsia"/>
                    <w:noProof/>
                  </w:rPr>
                </w:rPrChange>
              </w:rPr>
              <w:delText>章</w:delText>
            </w:r>
            <w:r w:rsidDel="001B5803">
              <w:rPr>
                <w:rFonts w:eastAsiaTheme="minorEastAsia"/>
                <w:noProof/>
                <w:color w:val="auto"/>
                <w:sz w:val="24"/>
              </w:rPr>
              <w:tab/>
            </w:r>
            <w:r w:rsidRPr="001B5803" w:rsidDel="001B5803">
              <w:rPr>
                <w:rFonts w:ascii="標楷體" w:hAnsi="標楷體" w:hint="eastAsia"/>
                <w:noProof/>
                <w:rPrChange w:id="211" w:author="黃懷萱" w:date="2022-12-21T02:23:00Z">
                  <w:rPr>
                    <w:rStyle w:val="a5"/>
                    <w:rFonts w:ascii="標楷體" w:hAnsi="標楷體" w:hint="eastAsia"/>
                    <w:noProof/>
                  </w:rPr>
                </w:rPrChange>
              </w:rPr>
              <w:delText>架構設計與研究項目</w:delText>
            </w:r>
            <w:r w:rsidDel="001B5803">
              <w:rPr>
                <w:noProof/>
                <w:webHidden/>
              </w:rPr>
              <w:tab/>
            </w:r>
          </w:del>
          <w:del w:id="212" w:author="黃懷萱" w:date="2022-12-20T14:35:00Z">
            <w:r w:rsidDel="00E23DD0">
              <w:rPr>
                <w:noProof/>
                <w:webHidden/>
              </w:rPr>
              <w:delText>4</w:delText>
            </w:r>
          </w:del>
        </w:p>
        <w:p w14:paraId="270D8DCB" w14:textId="2FD7D0A7" w:rsidR="00CC395A" w:rsidDel="001B5803" w:rsidRDefault="00CC395A" w:rsidP="000727C2">
          <w:pPr>
            <w:pStyle w:val="21"/>
            <w:ind w:leftChars="1" w:left="140" w:hangingChars="49" w:hanging="137"/>
            <w:rPr>
              <w:del w:id="213" w:author="黃懷萱" w:date="2022-12-21T02:23:00Z"/>
              <w:rFonts w:eastAsiaTheme="minorEastAsia"/>
              <w:noProof/>
              <w:color w:val="auto"/>
              <w:sz w:val="24"/>
            </w:rPr>
          </w:pPr>
          <w:del w:id="214" w:author="黃懷萱" w:date="2022-12-21T02:23:00Z">
            <w:r w:rsidRPr="001B5803" w:rsidDel="001B5803">
              <w:rPr>
                <w:noProof/>
                <w:rPrChange w:id="215" w:author="黃懷萱" w:date="2022-12-21T02:23:00Z">
                  <w:rPr>
                    <w:rStyle w:val="a5"/>
                    <w:noProof/>
                  </w:rPr>
                </w:rPrChange>
              </w:rPr>
              <w:delText>2.1</w:delText>
            </w:r>
            <w:r w:rsidRPr="001B5803" w:rsidDel="001B5803">
              <w:rPr>
                <w:rFonts w:hint="eastAsia"/>
                <w:noProof/>
                <w:rPrChange w:id="216" w:author="黃懷萱" w:date="2022-12-21T02:23:00Z">
                  <w:rPr>
                    <w:rStyle w:val="a5"/>
                    <w:rFonts w:hint="eastAsia"/>
                    <w:noProof/>
                  </w:rPr>
                </w:rPrChange>
              </w:rPr>
              <w:delText>、系統架構</w:delText>
            </w:r>
            <w:r w:rsidDel="001B5803">
              <w:rPr>
                <w:noProof/>
                <w:webHidden/>
              </w:rPr>
              <w:tab/>
            </w:r>
          </w:del>
          <w:del w:id="217" w:author="黃懷萱" w:date="2022-12-20T14:35:00Z">
            <w:r w:rsidDel="00E23DD0">
              <w:rPr>
                <w:noProof/>
                <w:webHidden/>
              </w:rPr>
              <w:delText>4</w:delText>
            </w:r>
          </w:del>
        </w:p>
        <w:p w14:paraId="4E056376" w14:textId="056C6C04" w:rsidR="00CC395A" w:rsidDel="001B5803" w:rsidRDefault="00CC395A" w:rsidP="000727C2">
          <w:pPr>
            <w:pStyle w:val="21"/>
            <w:ind w:leftChars="1" w:left="140" w:hangingChars="49" w:hanging="137"/>
            <w:rPr>
              <w:del w:id="218" w:author="黃懷萱" w:date="2022-12-21T02:23:00Z"/>
              <w:rFonts w:eastAsiaTheme="minorEastAsia"/>
              <w:noProof/>
              <w:color w:val="auto"/>
              <w:sz w:val="24"/>
            </w:rPr>
          </w:pPr>
          <w:del w:id="219" w:author="黃懷萱" w:date="2022-12-21T02:23:00Z">
            <w:r w:rsidRPr="001B5803" w:rsidDel="001B5803">
              <w:rPr>
                <w:noProof/>
                <w:rPrChange w:id="220" w:author="黃懷萱" w:date="2022-12-21T02:23:00Z">
                  <w:rPr>
                    <w:rStyle w:val="a5"/>
                    <w:noProof/>
                  </w:rPr>
                </w:rPrChange>
              </w:rPr>
              <w:delText>2.2</w:delText>
            </w:r>
            <w:r w:rsidRPr="001B5803" w:rsidDel="001B5803">
              <w:rPr>
                <w:rFonts w:hint="eastAsia"/>
                <w:noProof/>
                <w:rPrChange w:id="221" w:author="黃懷萱" w:date="2022-12-21T02:23:00Z">
                  <w:rPr>
                    <w:rStyle w:val="a5"/>
                    <w:rFonts w:hint="eastAsia"/>
                    <w:noProof/>
                  </w:rPr>
                </w:rPrChange>
              </w:rPr>
              <w:delText>、軟體設計</w:delText>
            </w:r>
            <w:r w:rsidDel="001B5803">
              <w:rPr>
                <w:noProof/>
                <w:webHidden/>
              </w:rPr>
              <w:tab/>
            </w:r>
          </w:del>
          <w:del w:id="222" w:author="黃懷萱" w:date="2022-12-20T14:35:00Z">
            <w:r w:rsidDel="00E23DD0">
              <w:rPr>
                <w:noProof/>
                <w:webHidden/>
              </w:rPr>
              <w:delText>4</w:delText>
            </w:r>
          </w:del>
        </w:p>
        <w:p w14:paraId="3FC580FB" w14:textId="2B7884A9" w:rsidR="00CC395A" w:rsidDel="001B5803" w:rsidRDefault="00CC395A" w:rsidP="000727C2">
          <w:pPr>
            <w:pStyle w:val="31"/>
            <w:ind w:leftChars="1" w:left="140" w:hangingChars="49" w:hanging="137"/>
            <w:rPr>
              <w:del w:id="223" w:author="黃懷萱" w:date="2022-12-21T02:23:00Z"/>
              <w:rFonts w:eastAsiaTheme="minorEastAsia"/>
              <w:noProof/>
              <w:color w:val="auto"/>
              <w:sz w:val="24"/>
            </w:rPr>
          </w:pPr>
          <w:del w:id="224" w:author="黃懷萱" w:date="2022-12-21T02:23:00Z">
            <w:r w:rsidRPr="001B5803" w:rsidDel="001B5803">
              <w:rPr>
                <w:noProof/>
                <w:rPrChange w:id="225" w:author="黃懷萱" w:date="2022-12-21T02:23:00Z">
                  <w:rPr>
                    <w:rStyle w:val="a5"/>
                    <w:noProof/>
                  </w:rPr>
                </w:rPrChange>
              </w:rPr>
              <w:delText>2.2.1</w:delText>
            </w:r>
            <w:r w:rsidRPr="001B5803" w:rsidDel="001B5803">
              <w:rPr>
                <w:rFonts w:hint="eastAsia"/>
                <w:noProof/>
                <w:rPrChange w:id="226" w:author="黃懷萱" w:date="2022-12-21T02:23:00Z">
                  <w:rPr>
                    <w:rStyle w:val="a5"/>
                    <w:rFonts w:hint="eastAsia"/>
                    <w:noProof/>
                  </w:rPr>
                </w:rPrChange>
              </w:rPr>
              <w:delText>、衣物辨識與資料庫</w:delText>
            </w:r>
            <w:r w:rsidDel="001B5803">
              <w:rPr>
                <w:noProof/>
                <w:webHidden/>
              </w:rPr>
              <w:tab/>
            </w:r>
          </w:del>
          <w:del w:id="227" w:author="黃懷萱" w:date="2022-12-20T14:35:00Z">
            <w:r w:rsidDel="00E23DD0">
              <w:rPr>
                <w:noProof/>
                <w:webHidden/>
              </w:rPr>
              <w:delText>4</w:delText>
            </w:r>
          </w:del>
        </w:p>
        <w:p w14:paraId="16F1F23B" w14:textId="49860B81" w:rsidR="00CC395A" w:rsidDel="001B5803" w:rsidRDefault="00CC395A" w:rsidP="000727C2">
          <w:pPr>
            <w:pStyle w:val="31"/>
            <w:ind w:leftChars="1" w:left="140" w:hangingChars="49" w:hanging="137"/>
            <w:rPr>
              <w:del w:id="228" w:author="黃懷萱" w:date="2022-12-21T02:23:00Z"/>
              <w:rFonts w:eastAsiaTheme="minorEastAsia"/>
              <w:noProof/>
              <w:color w:val="auto"/>
              <w:sz w:val="24"/>
            </w:rPr>
          </w:pPr>
          <w:del w:id="229" w:author="黃懷萱" w:date="2022-12-21T02:23:00Z">
            <w:r w:rsidRPr="001B5803" w:rsidDel="001B5803">
              <w:rPr>
                <w:noProof/>
                <w:rPrChange w:id="230" w:author="黃懷萱" w:date="2022-12-21T02:23:00Z">
                  <w:rPr>
                    <w:rStyle w:val="a5"/>
                    <w:noProof/>
                  </w:rPr>
                </w:rPrChange>
              </w:rPr>
              <w:delText>2.2.2</w:delText>
            </w:r>
            <w:r w:rsidRPr="001B5803" w:rsidDel="001B5803">
              <w:rPr>
                <w:rFonts w:hint="eastAsia"/>
                <w:noProof/>
                <w:rPrChange w:id="231" w:author="黃懷萱" w:date="2022-12-21T02:23:00Z">
                  <w:rPr>
                    <w:rStyle w:val="a5"/>
                    <w:rFonts w:hint="eastAsia"/>
                    <w:noProof/>
                  </w:rPr>
                </w:rPrChange>
              </w:rPr>
              <w:delText>、天氣資料</w:delText>
            </w:r>
            <w:r w:rsidDel="001B5803">
              <w:rPr>
                <w:noProof/>
                <w:webHidden/>
              </w:rPr>
              <w:tab/>
            </w:r>
          </w:del>
          <w:del w:id="232" w:author="黃懷萱" w:date="2022-12-20T14:35:00Z">
            <w:r w:rsidDel="00E23DD0">
              <w:rPr>
                <w:noProof/>
                <w:webHidden/>
              </w:rPr>
              <w:delText>5</w:delText>
            </w:r>
          </w:del>
        </w:p>
        <w:p w14:paraId="5AE67B21" w14:textId="367431F9" w:rsidR="00CC395A" w:rsidDel="001B5803" w:rsidRDefault="00CC395A" w:rsidP="000727C2">
          <w:pPr>
            <w:pStyle w:val="31"/>
            <w:ind w:leftChars="1" w:left="140" w:hangingChars="49" w:hanging="137"/>
            <w:rPr>
              <w:del w:id="233" w:author="黃懷萱" w:date="2022-12-21T02:23:00Z"/>
              <w:rFonts w:eastAsiaTheme="minorEastAsia"/>
              <w:noProof/>
              <w:color w:val="auto"/>
              <w:sz w:val="24"/>
            </w:rPr>
          </w:pPr>
          <w:del w:id="234" w:author="黃懷萱" w:date="2022-12-21T02:23:00Z">
            <w:r w:rsidRPr="001B5803" w:rsidDel="001B5803">
              <w:rPr>
                <w:noProof/>
                <w:rPrChange w:id="235" w:author="黃懷萱" w:date="2022-12-21T02:23:00Z">
                  <w:rPr>
                    <w:rStyle w:val="a5"/>
                    <w:noProof/>
                  </w:rPr>
                </w:rPrChange>
              </w:rPr>
              <w:delText>2.2.3</w:delText>
            </w:r>
            <w:r w:rsidRPr="001B5803" w:rsidDel="001B5803">
              <w:rPr>
                <w:rFonts w:hint="eastAsia"/>
                <w:noProof/>
                <w:rPrChange w:id="236" w:author="黃懷萱" w:date="2022-12-21T02:23:00Z">
                  <w:rPr>
                    <w:rStyle w:val="a5"/>
                    <w:rFonts w:hint="eastAsia"/>
                    <w:noProof/>
                  </w:rPr>
                </w:rPrChange>
              </w:rPr>
              <w:delText>、衣物推薦演算法</w:delText>
            </w:r>
            <w:r w:rsidDel="001B5803">
              <w:rPr>
                <w:noProof/>
                <w:webHidden/>
              </w:rPr>
              <w:tab/>
            </w:r>
          </w:del>
          <w:del w:id="237" w:author="黃懷萱" w:date="2022-12-20T14:35:00Z">
            <w:r w:rsidDel="00E23DD0">
              <w:rPr>
                <w:noProof/>
                <w:webHidden/>
              </w:rPr>
              <w:delText>5</w:delText>
            </w:r>
          </w:del>
        </w:p>
        <w:p w14:paraId="570E7595" w14:textId="22ADFCB1" w:rsidR="00CC395A" w:rsidDel="001B5803" w:rsidRDefault="00CC395A" w:rsidP="000727C2">
          <w:pPr>
            <w:pStyle w:val="21"/>
            <w:ind w:leftChars="1" w:left="140" w:hangingChars="49" w:hanging="137"/>
            <w:rPr>
              <w:del w:id="238" w:author="黃懷萱" w:date="2022-12-21T02:23:00Z"/>
              <w:rFonts w:eastAsiaTheme="minorEastAsia"/>
              <w:noProof/>
              <w:color w:val="auto"/>
              <w:sz w:val="24"/>
            </w:rPr>
          </w:pPr>
          <w:del w:id="239" w:author="黃懷萱" w:date="2022-12-21T02:23:00Z">
            <w:r w:rsidRPr="001B5803" w:rsidDel="001B5803">
              <w:rPr>
                <w:noProof/>
                <w:rPrChange w:id="240" w:author="黃懷萱" w:date="2022-12-21T02:23:00Z">
                  <w:rPr>
                    <w:rStyle w:val="a5"/>
                    <w:noProof/>
                  </w:rPr>
                </w:rPrChange>
              </w:rPr>
              <w:delText>2.3</w:delText>
            </w:r>
            <w:r w:rsidRPr="001B5803" w:rsidDel="001B5803">
              <w:rPr>
                <w:rFonts w:hint="eastAsia"/>
                <w:noProof/>
                <w:rPrChange w:id="241" w:author="黃懷萱" w:date="2022-12-21T02:23:00Z">
                  <w:rPr>
                    <w:rStyle w:val="a5"/>
                    <w:rFonts w:hint="eastAsia"/>
                    <w:noProof/>
                  </w:rPr>
                </w:rPrChange>
              </w:rPr>
              <w:delText>、硬體設計</w:delText>
            </w:r>
            <w:r w:rsidDel="001B5803">
              <w:rPr>
                <w:noProof/>
                <w:webHidden/>
              </w:rPr>
              <w:tab/>
            </w:r>
          </w:del>
          <w:del w:id="242" w:author="黃懷萱" w:date="2022-12-20T14:35:00Z">
            <w:r w:rsidDel="00E23DD0">
              <w:rPr>
                <w:noProof/>
                <w:webHidden/>
              </w:rPr>
              <w:delText>5</w:delText>
            </w:r>
          </w:del>
        </w:p>
        <w:p w14:paraId="60C1B1BD" w14:textId="07C3E6F9" w:rsidR="00CC395A" w:rsidDel="001B5803" w:rsidRDefault="00CC395A" w:rsidP="001B5803">
          <w:pPr>
            <w:pStyle w:val="11"/>
            <w:rPr>
              <w:del w:id="243" w:author="黃懷萱" w:date="2022-12-21T02:23:00Z"/>
              <w:rFonts w:eastAsiaTheme="minorEastAsia"/>
              <w:noProof/>
              <w:color w:val="auto"/>
              <w:sz w:val="24"/>
            </w:rPr>
            <w:pPrChange w:id="244" w:author="黃懷萱" w:date="2022-12-21T02:21:00Z">
              <w:pPr>
                <w:pStyle w:val="11"/>
                <w:tabs>
                  <w:tab w:val="left" w:pos="2060"/>
                </w:tabs>
                <w:ind w:leftChars="1" w:left="140" w:hangingChars="49" w:hanging="137"/>
              </w:pPr>
            </w:pPrChange>
          </w:pPr>
          <w:del w:id="245" w:author="黃懷萱" w:date="2022-12-21T02:23:00Z">
            <w:r w:rsidRPr="001B5803" w:rsidDel="001B5803">
              <w:rPr>
                <w:rFonts w:ascii="Times New Roman" w:hAnsi="Times New Roman" w:cs="Times New Roman" w:hint="eastAsia"/>
                <w:noProof/>
                <w:rPrChange w:id="246" w:author="黃懷萱" w:date="2022-12-21T02:23:00Z">
                  <w:rPr>
                    <w:rStyle w:val="a5"/>
                    <w:rFonts w:ascii="Times New Roman" w:hAnsi="Times New Roman" w:cs="Times New Roman" w:hint="eastAsia"/>
                    <w:noProof/>
                  </w:rPr>
                </w:rPrChange>
              </w:rPr>
              <w:delText>第</w:delText>
            </w:r>
            <w:r w:rsidRPr="001B5803" w:rsidDel="001B5803">
              <w:rPr>
                <w:rFonts w:ascii="Times New Roman" w:hAnsi="Times New Roman" w:cs="Times New Roman" w:hint="eastAsia"/>
                <w:noProof/>
                <w:rPrChange w:id="247" w:author="黃懷萱" w:date="2022-12-21T02:23:00Z">
                  <w:rPr>
                    <w:rStyle w:val="a5"/>
                    <w:rFonts w:ascii="Times New Roman" w:hAnsi="Times New Roman" w:cs="Times New Roman" w:hint="eastAsia"/>
                    <w:noProof/>
                  </w:rPr>
                </w:rPrChange>
              </w:rPr>
              <w:delText xml:space="preserve"> 3 </w:delText>
            </w:r>
            <w:r w:rsidRPr="001B5803" w:rsidDel="001B5803">
              <w:rPr>
                <w:rFonts w:ascii="Times New Roman" w:hAnsi="Times New Roman" w:cs="Times New Roman" w:hint="eastAsia"/>
                <w:noProof/>
                <w:rPrChange w:id="248" w:author="黃懷萱" w:date="2022-12-21T02:23:00Z">
                  <w:rPr>
                    <w:rStyle w:val="a5"/>
                    <w:rFonts w:ascii="Times New Roman" w:hAnsi="Times New Roman" w:cs="Times New Roman" w:hint="eastAsia"/>
                    <w:noProof/>
                  </w:rPr>
                </w:rPrChange>
              </w:rPr>
              <w:delText>章</w:delText>
            </w:r>
            <w:r w:rsidDel="001B5803">
              <w:rPr>
                <w:rFonts w:eastAsiaTheme="minorEastAsia"/>
                <w:noProof/>
                <w:color w:val="auto"/>
                <w:sz w:val="24"/>
              </w:rPr>
              <w:tab/>
            </w:r>
            <w:r w:rsidRPr="001B5803" w:rsidDel="001B5803">
              <w:rPr>
                <w:rFonts w:ascii="標楷體" w:hAnsi="標楷體" w:hint="eastAsia"/>
                <w:noProof/>
                <w:rPrChange w:id="249" w:author="黃懷萱" w:date="2022-12-21T02:23:00Z">
                  <w:rPr>
                    <w:rStyle w:val="a5"/>
                    <w:rFonts w:ascii="標楷體" w:hAnsi="標楷體" w:hint="eastAsia"/>
                    <w:noProof/>
                  </w:rPr>
                </w:rPrChange>
              </w:rPr>
              <w:delText>需求研究與文獻探討</w:delText>
            </w:r>
            <w:r w:rsidDel="001B5803">
              <w:rPr>
                <w:noProof/>
                <w:webHidden/>
              </w:rPr>
              <w:tab/>
            </w:r>
          </w:del>
          <w:del w:id="250" w:author="黃懷萱" w:date="2022-12-20T14:35:00Z">
            <w:r w:rsidDel="00E23DD0">
              <w:rPr>
                <w:noProof/>
                <w:webHidden/>
              </w:rPr>
              <w:delText>6</w:delText>
            </w:r>
          </w:del>
        </w:p>
        <w:p w14:paraId="01CC8CFC" w14:textId="01809BAD" w:rsidR="00CC395A" w:rsidDel="001B5803" w:rsidRDefault="00CC395A" w:rsidP="000727C2">
          <w:pPr>
            <w:pStyle w:val="21"/>
            <w:ind w:leftChars="1" w:left="140" w:hangingChars="49" w:hanging="137"/>
            <w:rPr>
              <w:del w:id="251" w:author="黃懷萱" w:date="2022-12-21T02:23:00Z"/>
              <w:rFonts w:eastAsiaTheme="minorEastAsia"/>
              <w:noProof/>
              <w:color w:val="auto"/>
              <w:sz w:val="24"/>
            </w:rPr>
          </w:pPr>
          <w:del w:id="252" w:author="黃懷萱" w:date="2022-12-21T02:23:00Z">
            <w:r w:rsidRPr="001B5803" w:rsidDel="001B5803">
              <w:rPr>
                <w:noProof/>
                <w:rPrChange w:id="253" w:author="黃懷萱" w:date="2022-12-21T02:23:00Z">
                  <w:rPr>
                    <w:rStyle w:val="a5"/>
                    <w:noProof/>
                  </w:rPr>
                </w:rPrChange>
              </w:rPr>
              <w:delText>3.1</w:delText>
            </w:r>
            <w:r w:rsidRPr="001B5803" w:rsidDel="001B5803">
              <w:rPr>
                <w:rFonts w:hint="eastAsia"/>
                <w:noProof/>
                <w:rPrChange w:id="254" w:author="黃懷萱" w:date="2022-12-21T02:23:00Z">
                  <w:rPr>
                    <w:rStyle w:val="a5"/>
                    <w:rFonts w:hint="eastAsia"/>
                    <w:noProof/>
                  </w:rPr>
                </w:rPrChange>
              </w:rPr>
              <w:delText>、衣物辨識</w:delText>
            </w:r>
            <w:r w:rsidDel="001B5803">
              <w:rPr>
                <w:noProof/>
                <w:webHidden/>
              </w:rPr>
              <w:tab/>
            </w:r>
          </w:del>
          <w:del w:id="255" w:author="黃懷萱" w:date="2022-12-20T14:35:00Z">
            <w:r w:rsidDel="00E23DD0">
              <w:rPr>
                <w:noProof/>
                <w:webHidden/>
              </w:rPr>
              <w:delText>6</w:delText>
            </w:r>
          </w:del>
        </w:p>
        <w:p w14:paraId="1F49538D" w14:textId="3DE0FEAF" w:rsidR="00CC395A" w:rsidDel="001B5803" w:rsidRDefault="00CC395A" w:rsidP="000727C2">
          <w:pPr>
            <w:pStyle w:val="21"/>
            <w:ind w:leftChars="1" w:left="140" w:hangingChars="49" w:hanging="137"/>
            <w:rPr>
              <w:del w:id="256" w:author="黃懷萱" w:date="2022-12-21T02:23:00Z"/>
              <w:rFonts w:eastAsiaTheme="minorEastAsia"/>
              <w:noProof/>
              <w:color w:val="auto"/>
              <w:sz w:val="24"/>
            </w:rPr>
          </w:pPr>
          <w:del w:id="257" w:author="黃懷萱" w:date="2022-12-21T02:23:00Z">
            <w:r w:rsidRPr="001B5803" w:rsidDel="001B5803">
              <w:rPr>
                <w:noProof/>
                <w:rPrChange w:id="258" w:author="黃懷萱" w:date="2022-12-21T02:23:00Z">
                  <w:rPr>
                    <w:rStyle w:val="a5"/>
                    <w:noProof/>
                  </w:rPr>
                </w:rPrChange>
              </w:rPr>
              <w:delText>3.2</w:delText>
            </w:r>
            <w:r w:rsidRPr="001B5803" w:rsidDel="001B5803">
              <w:rPr>
                <w:rFonts w:hint="eastAsia"/>
                <w:noProof/>
                <w:rPrChange w:id="259" w:author="黃懷萱" w:date="2022-12-21T02:23:00Z">
                  <w:rPr>
                    <w:rStyle w:val="a5"/>
                    <w:rFonts w:hint="eastAsia"/>
                    <w:noProof/>
                  </w:rPr>
                </w:rPrChange>
              </w:rPr>
              <w:delText>、天氣資料</w:delText>
            </w:r>
            <w:r w:rsidDel="001B5803">
              <w:rPr>
                <w:noProof/>
                <w:webHidden/>
              </w:rPr>
              <w:tab/>
            </w:r>
          </w:del>
          <w:del w:id="260" w:author="黃懷萱" w:date="2022-12-20T14:35:00Z">
            <w:r w:rsidDel="00E23DD0">
              <w:rPr>
                <w:noProof/>
                <w:webHidden/>
              </w:rPr>
              <w:delText>8</w:delText>
            </w:r>
          </w:del>
        </w:p>
        <w:p w14:paraId="5B16FDF2" w14:textId="7B975A4F" w:rsidR="00CC395A" w:rsidDel="001B5803" w:rsidRDefault="00CC395A" w:rsidP="000727C2">
          <w:pPr>
            <w:pStyle w:val="21"/>
            <w:ind w:leftChars="1" w:left="140" w:hangingChars="49" w:hanging="137"/>
            <w:rPr>
              <w:del w:id="261" w:author="黃懷萱" w:date="2022-12-21T02:23:00Z"/>
              <w:rFonts w:eastAsiaTheme="minorEastAsia"/>
              <w:noProof/>
              <w:color w:val="auto"/>
              <w:sz w:val="24"/>
            </w:rPr>
          </w:pPr>
          <w:del w:id="262" w:author="黃懷萱" w:date="2022-12-21T02:23:00Z">
            <w:r w:rsidRPr="001B5803" w:rsidDel="001B5803">
              <w:rPr>
                <w:noProof/>
                <w:rPrChange w:id="263" w:author="黃懷萱" w:date="2022-12-21T02:23:00Z">
                  <w:rPr>
                    <w:rStyle w:val="a5"/>
                    <w:noProof/>
                  </w:rPr>
                </w:rPrChange>
              </w:rPr>
              <w:delText>3.3</w:delText>
            </w:r>
            <w:r w:rsidRPr="001B5803" w:rsidDel="001B5803">
              <w:rPr>
                <w:rFonts w:hint="eastAsia"/>
                <w:noProof/>
                <w:rPrChange w:id="264" w:author="黃懷萱" w:date="2022-12-21T02:23:00Z">
                  <w:rPr>
                    <w:rStyle w:val="a5"/>
                    <w:rFonts w:hint="eastAsia"/>
                    <w:noProof/>
                  </w:rPr>
                </w:rPrChange>
              </w:rPr>
              <w:delText>、衣物推薦演算法</w:delText>
            </w:r>
            <w:r w:rsidDel="001B5803">
              <w:rPr>
                <w:noProof/>
                <w:webHidden/>
              </w:rPr>
              <w:tab/>
            </w:r>
          </w:del>
          <w:del w:id="265" w:author="黃懷萱" w:date="2022-12-20T14:35:00Z">
            <w:r w:rsidDel="00E23DD0">
              <w:rPr>
                <w:noProof/>
                <w:webHidden/>
              </w:rPr>
              <w:delText>10</w:delText>
            </w:r>
          </w:del>
        </w:p>
        <w:p w14:paraId="1C1926D3" w14:textId="78709317" w:rsidR="00CC395A" w:rsidDel="001B5803" w:rsidRDefault="00CC395A" w:rsidP="000727C2">
          <w:pPr>
            <w:pStyle w:val="21"/>
            <w:ind w:leftChars="1" w:left="140" w:hangingChars="49" w:hanging="137"/>
            <w:rPr>
              <w:del w:id="266" w:author="黃懷萱" w:date="2022-12-21T02:23:00Z"/>
              <w:rFonts w:eastAsiaTheme="minorEastAsia"/>
              <w:noProof/>
              <w:color w:val="auto"/>
              <w:sz w:val="24"/>
            </w:rPr>
          </w:pPr>
          <w:del w:id="267" w:author="黃懷萱" w:date="2022-12-21T02:23:00Z">
            <w:r w:rsidRPr="001B5803" w:rsidDel="001B5803">
              <w:rPr>
                <w:noProof/>
                <w:rPrChange w:id="268" w:author="黃懷萱" w:date="2022-12-21T02:23:00Z">
                  <w:rPr>
                    <w:rStyle w:val="a5"/>
                    <w:noProof/>
                  </w:rPr>
                </w:rPrChange>
              </w:rPr>
              <w:delText>3.4</w:delText>
            </w:r>
            <w:r w:rsidRPr="001B5803" w:rsidDel="001B5803">
              <w:rPr>
                <w:rFonts w:hint="eastAsia"/>
                <w:noProof/>
                <w:rPrChange w:id="269" w:author="黃懷萱" w:date="2022-12-21T02:23:00Z">
                  <w:rPr>
                    <w:rStyle w:val="a5"/>
                    <w:rFonts w:hint="eastAsia"/>
                    <w:noProof/>
                  </w:rPr>
                </w:rPrChange>
              </w:rPr>
              <w:delText>、資料庫架設</w:delText>
            </w:r>
            <w:r w:rsidDel="001B5803">
              <w:rPr>
                <w:noProof/>
                <w:webHidden/>
              </w:rPr>
              <w:tab/>
            </w:r>
          </w:del>
          <w:del w:id="270" w:author="黃懷萱" w:date="2022-12-20T14:35:00Z">
            <w:r w:rsidDel="00E23DD0">
              <w:rPr>
                <w:noProof/>
                <w:webHidden/>
              </w:rPr>
              <w:delText>11</w:delText>
            </w:r>
          </w:del>
        </w:p>
        <w:p w14:paraId="0BF33470" w14:textId="11C7C614" w:rsidR="00CC395A" w:rsidDel="001B5803" w:rsidRDefault="00CC395A" w:rsidP="000727C2">
          <w:pPr>
            <w:pStyle w:val="21"/>
            <w:ind w:leftChars="1" w:left="140" w:hangingChars="49" w:hanging="137"/>
            <w:rPr>
              <w:del w:id="271" w:author="黃懷萱" w:date="2022-12-21T02:23:00Z"/>
              <w:rFonts w:eastAsiaTheme="minorEastAsia"/>
              <w:noProof/>
              <w:color w:val="auto"/>
              <w:sz w:val="24"/>
            </w:rPr>
          </w:pPr>
          <w:del w:id="272" w:author="黃懷萱" w:date="2022-12-21T02:23:00Z">
            <w:r w:rsidRPr="001B5803" w:rsidDel="001B5803">
              <w:rPr>
                <w:noProof/>
                <w:rPrChange w:id="273" w:author="黃懷萱" w:date="2022-12-21T02:23:00Z">
                  <w:rPr>
                    <w:rStyle w:val="a5"/>
                    <w:noProof/>
                  </w:rPr>
                </w:rPrChange>
              </w:rPr>
              <w:delText>3.5</w:delText>
            </w:r>
            <w:r w:rsidRPr="001B5803" w:rsidDel="001B5803">
              <w:rPr>
                <w:rFonts w:hint="eastAsia"/>
                <w:noProof/>
                <w:rPrChange w:id="274" w:author="黃懷萱" w:date="2022-12-21T02:23:00Z">
                  <w:rPr>
                    <w:rStyle w:val="a5"/>
                    <w:rFonts w:hint="eastAsia"/>
                    <w:noProof/>
                  </w:rPr>
                </w:rPrChange>
              </w:rPr>
              <w:delText>、使用者介面需求</w:delText>
            </w:r>
            <w:r w:rsidDel="001B5803">
              <w:rPr>
                <w:noProof/>
                <w:webHidden/>
              </w:rPr>
              <w:tab/>
            </w:r>
          </w:del>
          <w:del w:id="275" w:author="黃懷萱" w:date="2022-12-20T14:35:00Z">
            <w:r w:rsidDel="00E23DD0">
              <w:rPr>
                <w:noProof/>
                <w:webHidden/>
              </w:rPr>
              <w:delText>13</w:delText>
            </w:r>
          </w:del>
        </w:p>
        <w:p w14:paraId="0C2F609E" w14:textId="3806B652" w:rsidR="00CC395A" w:rsidDel="001B5803" w:rsidRDefault="00CC395A" w:rsidP="000727C2">
          <w:pPr>
            <w:pStyle w:val="21"/>
            <w:ind w:leftChars="1" w:left="140" w:hangingChars="49" w:hanging="137"/>
            <w:rPr>
              <w:del w:id="276" w:author="黃懷萱" w:date="2022-12-21T02:23:00Z"/>
              <w:rFonts w:eastAsiaTheme="minorEastAsia"/>
              <w:noProof/>
              <w:color w:val="auto"/>
              <w:sz w:val="24"/>
            </w:rPr>
          </w:pPr>
          <w:del w:id="277" w:author="黃懷萱" w:date="2022-12-21T02:23:00Z">
            <w:r w:rsidRPr="001B5803" w:rsidDel="001B5803">
              <w:rPr>
                <w:noProof/>
                <w:rPrChange w:id="278" w:author="黃懷萱" w:date="2022-12-21T02:23:00Z">
                  <w:rPr>
                    <w:rStyle w:val="a5"/>
                    <w:noProof/>
                  </w:rPr>
                </w:rPrChange>
              </w:rPr>
              <w:delText>3.6</w:delText>
            </w:r>
            <w:r w:rsidRPr="001B5803" w:rsidDel="001B5803">
              <w:rPr>
                <w:rFonts w:hint="eastAsia"/>
                <w:noProof/>
                <w:rPrChange w:id="279" w:author="黃懷萱" w:date="2022-12-21T02:23:00Z">
                  <w:rPr>
                    <w:rStyle w:val="a5"/>
                    <w:rFonts w:hint="eastAsia"/>
                    <w:noProof/>
                  </w:rPr>
                </w:rPrChange>
              </w:rPr>
              <w:delText>、硬體需求</w:delText>
            </w:r>
            <w:r w:rsidDel="001B5803">
              <w:rPr>
                <w:noProof/>
                <w:webHidden/>
              </w:rPr>
              <w:tab/>
            </w:r>
          </w:del>
          <w:del w:id="280" w:author="黃懷萱" w:date="2022-12-20T14:35:00Z">
            <w:r w:rsidDel="00E23DD0">
              <w:rPr>
                <w:noProof/>
                <w:webHidden/>
              </w:rPr>
              <w:delText>15</w:delText>
            </w:r>
          </w:del>
        </w:p>
        <w:p w14:paraId="109A3C28" w14:textId="748D4572" w:rsidR="00CC395A" w:rsidDel="001B5803" w:rsidRDefault="00CC395A" w:rsidP="000727C2">
          <w:pPr>
            <w:pStyle w:val="21"/>
            <w:ind w:leftChars="1" w:left="140" w:hangingChars="49" w:hanging="137"/>
            <w:rPr>
              <w:del w:id="281" w:author="黃懷萱" w:date="2022-12-21T02:23:00Z"/>
              <w:rFonts w:eastAsiaTheme="minorEastAsia"/>
              <w:noProof/>
              <w:color w:val="auto"/>
              <w:sz w:val="24"/>
            </w:rPr>
          </w:pPr>
          <w:del w:id="282" w:author="黃懷萱" w:date="2022-12-21T02:23:00Z">
            <w:r w:rsidRPr="001B5803" w:rsidDel="001B5803">
              <w:rPr>
                <w:noProof/>
                <w:rPrChange w:id="283" w:author="黃懷萱" w:date="2022-12-21T02:23:00Z">
                  <w:rPr>
                    <w:rStyle w:val="a5"/>
                    <w:noProof/>
                  </w:rPr>
                </w:rPrChange>
              </w:rPr>
              <w:delText>3.7</w:delText>
            </w:r>
            <w:r w:rsidRPr="001B5803" w:rsidDel="001B5803">
              <w:rPr>
                <w:rFonts w:hint="eastAsia"/>
                <w:noProof/>
                <w:rPrChange w:id="284" w:author="黃懷萱" w:date="2022-12-21T02:23:00Z">
                  <w:rPr>
                    <w:rStyle w:val="a5"/>
                    <w:rFonts w:hint="eastAsia"/>
                    <w:noProof/>
                  </w:rPr>
                </w:rPrChange>
              </w:rPr>
              <w:delText>、使用需求</w:delText>
            </w:r>
            <w:r w:rsidDel="001B5803">
              <w:rPr>
                <w:noProof/>
                <w:webHidden/>
              </w:rPr>
              <w:tab/>
            </w:r>
          </w:del>
          <w:del w:id="285" w:author="黃懷萱" w:date="2022-12-20T14:35:00Z">
            <w:r w:rsidDel="00E23DD0">
              <w:rPr>
                <w:noProof/>
                <w:webHidden/>
              </w:rPr>
              <w:delText>16</w:delText>
            </w:r>
          </w:del>
        </w:p>
        <w:p w14:paraId="08028B33" w14:textId="6AAE2890" w:rsidR="00CC395A" w:rsidDel="001B5803" w:rsidRDefault="00CC395A" w:rsidP="000727C2">
          <w:pPr>
            <w:pStyle w:val="31"/>
            <w:ind w:leftChars="1" w:left="140" w:hangingChars="49" w:hanging="137"/>
            <w:rPr>
              <w:del w:id="286" w:author="黃懷萱" w:date="2022-12-21T02:23:00Z"/>
              <w:rFonts w:eastAsiaTheme="minorEastAsia"/>
              <w:noProof/>
              <w:color w:val="auto"/>
              <w:sz w:val="24"/>
            </w:rPr>
          </w:pPr>
          <w:del w:id="287" w:author="黃懷萱" w:date="2022-12-21T02:23:00Z">
            <w:r w:rsidRPr="001B5803" w:rsidDel="001B5803">
              <w:rPr>
                <w:noProof/>
                <w:rPrChange w:id="288" w:author="黃懷萱" w:date="2022-12-21T02:23:00Z">
                  <w:rPr>
                    <w:rStyle w:val="a5"/>
                    <w:noProof/>
                  </w:rPr>
                </w:rPrChange>
              </w:rPr>
              <w:delText>3.6.1</w:delText>
            </w:r>
            <w:r w:rsidRPr="001B5803" w:rsidDel="001B5803">
              <w:rPr>
                <w:rFonts w:hint="eastAsia"/>
                <w:noProof/>
                <w:rPrChange w:id="289" w:author="黃懷萱" w:date="2022-12-21T02:23:00Z">
                  <w:rPr>
                    <w:rStyle w:val="a5"/>
                    <w:rFonts w:hint="eastAsia"/>
                    <w:noProof/>
                  </w:rPr>
                </w:rPrChange>
              </w:rPr>
              <w:delText>、前端</w:delText>
            </w:r>
            <w:r w:rsidDel="001B5803">
              <w:rPr>
                <w:noProof/>
                <w:webHidden/>
              </w:rPr>
              <w:tab/>
            </w:r>
            <w:r w:rsidR="00F501A5" w:rsidRPr="00F501A5" w:rsidDel="001B5803">
              <w:rPr>
                <w:noProof/>
                <w:webHidden/>
              </w:rPr>
              <w:tab/>
            </w:r>
          </w:del>
          <w:del w:id="290" w:author="黃懷萱" w:date="2022-12-20T14:35:00Z">
            <w:r w:rsidDel="00E23DD0">
              <w:rPr>
                <w:noProof/>
                <w:webHidden/>
              </w:rPr>
              <w:delText>16</w:delText>
            </w:r>
          </w:del>
        </w:p>
        <w:p w14:paraId="64A2CDA3" w14:textId="365709C9" w:rsidR="00CC395A" w:rsidDel="001B5803" w:rsidRDefault="00CC395A" w:rsidP="000727C2">
          <w:pPr>
            <w:pStyle w:val="31"/>
            <w:ind w:leftChars="1" w:left="140" w:hangingChars="49" w:hanging="137"/>
            <w:rPr>
              <w:del w:id="291" w:author="黃懷萱" w:date="2022-12-21T02:23:00Z"/>
              <w:rFonts w:eastAsiaTheme="minorEastAsia"/>
              <w:noProof/>
              <w:color w:val="auto"/>
              <w:sz w:val="24"/>
            </w:rPr>
          </w:pPr>
          <w:del w:id="292" w:author="黃懷萱" w:date="2022-12-21T02:23:00Z">
            <w:r w:rsidRPr="001B5803" w:rsidDel="001B5803">
              <w:rPr>
                <w:noProof/>
                <w:rPrChange w:id="293" w:author="黃懷萱" w:date="2022-12-21T02:23:00Z">
                  <w:rPr>
                    <w:rStyle w:val="a5"/>
                    <w:noProof/>
                  </w:rPr>
                </w:rPrChange>
              </w:rPr>
              <w:delText>3.6.2</w:delText>
            </w:r>
            <w:r w:rsidRPr="001B5803" w:rsidDel="001B5803">
              <w:rPr>
                <w:rFonts w:hint="eastAsia"/>
                <w:noProof/>
                <w:rPrChange w:id="294" w:author="黃懷萱" w:date="2022-12-21T02:23:00Z">
                  <w:rPr>
                    <w:rStyle w:val="a5"/>
                    <w:rFonts w:hint="eastAsia"/>
                    <w:noProof/>
                  </w:rPr>
                </w:rPrChange>
              </w:rPr>
              <w:delText>、後端</w:delText>
            </w:r>
            <w:r w:rsidDel="001B5803">
              <w:rPr>
                <w:noProof/>
                <w:webHidden/>
              </w:rPr>
              <w:tab/>
            </w:r>
            <w:r w:rsidR="00F501A5" w:rsidRPr="00F501A5" w:rsidDel="001B5803">
              <w:rPr>
                <w:noProof/>
                <w:webHidden/>
              </w:rPr>
              <w:tab/>
            </w:r>
          </w:del>
          <w:del w:id="295" w:author="黃懷萱" w:date="2022-12-20T14:35:00Z">
            <w:r w:rsidDel="00E23DD0">
              <w:rPr>
                <w:noProof/>
                <w:webHidden/>
              </w:rPr>
              <w:delText>17</w:delText>
            </w:r>
          </w:del>
        </w:p>
        <w:p w14:paraId="54B7C333" w14:textId="441F25F5" w:rsidR="00CC395A" w:rsidDel="001B5803" w:rsidRDefault="00CC395A" w:rsidP="000727C2">
          <w:pPr>
            <w:pStyle w:val="21"/>
            <w:ind w:leftChars="1" w:left="140" w:hangingChars="49" w:hanging="137"/>
            <w:rPr>
              <w:del w:id="296" w:author="黃懷萱" w:date="2022-12-21T02:23:00Z"/>
              <w:rFonts w:eastAsiaTheme="minorEastAsia"/>
              <w:noProof/>
              <w:color w:val="auto"/>
              <w:sz w:val="24"/>
            </w:rPr>
          </w:pPr>
          <w:del w:id="297" w:author="黃懷萱" w:date="2022-12-21T02:23:00Z">
            <w:r w:rsidRPr="001B5803" w:rsidDel="001B5803">
              <w:rPr>
                <w:noProof/>
                <w:rPrChange w:id="298" w:author="黃懷萱" w:date="2022-12-21T02:23:00Z">
                  <w:rPr>
                    <w:rStyle w:val="a5"/>
                    <w:noProof/>
                  </w:rPr>
                </w:rPrChange>
              </w:rPr>
              <w:delText>3.8</w:delText>
            </w:r>
            <w:r w:rsidRPr="001B5803" w:rsidDel="001B5803">
              <w:rPr>
                <w:rFonts w:hint="eastAsia"/>
                <w:noProof/>
                <w:rPrChange w:id="299" w:author="黃懷萱" w:date="2022-12-21T02:23:00Z">
                  <w:rPr>
                    <w:rStyle w:val="a5"/>
                    <w:rFonts w:hint="eastAsia"/>
                    <w:noProof/>
                  </w:rPr>
                </w:rPrChange>
              </w:rPr>
              <w:delText>、需求關聯</w:delText>
            </w:r>
            <w:r w:rsidDel="001B5803">
              <w:rPr>
                <w:noProof/>
                <w:webHidden/>
              </w:rPr>
              <w:tab/>
            </w:r>
          </w:del>
          <w:del w:id="300" w:author="黃懷萱" w:date="2022-12-20T14:35:00Z">
            <w:r w:rsidDel="00E23DD0">
              <w:rPr>
                <w:noProof/>
                <w:webHidden/>
              </w:rPr>
              <w:delText>18</w:delText>
            </w:r>
          </w:del>
        </w:p>
        <w:p w14:paraId="28C86554" w14:textId="79FFFBD8" w:rsidR="00CC395A" w:rsidDel="001B5803" w:rsidRDefault="00CC395A" w:rsidP="001B5803">
          <w:pPr>
            <w:pStyle w:val="11"/>
            <w:rPr>
              <w:del w:id="301" w:author="黃懷萱" w:date="2022-12-21T02:23:00Z"/>
              <w:rFonts w:eastAsiaTheme="minorEastAsia"/>
              <w:noProof/>
              <w:color w:val="auto"/>
              <w:sz w:val="24"/>
            </w:rPr>
            <w:pPrChange w:id="302" w:author="黃懷萱" w:date="2022-12-21T02:21:00Z">
              <w:pPr>
                <w:pStyle w:val="11"/>
                <w:ind w:leftChars="1" w:left="140" w:hangingChars="49" w:hanging="137"/>
              </w:pPr>
            </w:pPrChange>
          </w:pPr>
          <w:del w:id="303" w:author="黃懷萱" w:date="2022-12-21T02:23:00Z">
            <w:r w:rsidRPr="001B5803" w:rsidDel="001B5803">
              <w:rPr>
                <w:rFonts w:hint="eastAsia"/>
                <w:noProof/>
                <w:rPrChange w:id="304" w:author="黃懷萱" w:date="2022-12-21T02:23:00Z">
                  <w:rPr>
                    <w:rStyle w:val="a5"/>
                    <w:rFonts w:hint="eastAsia"/>
                    <w:noProof/>
                  </w:rPr>
                </w:rPrChange>
              </w:rPr>
              <w:delText>第</w:delText>
            </w:r>
            <w:r w:rsidRPr="001B5803" w:rsidDel="001B5803">
              <w:rPr>
                <w:noProof/>
                <w:rPrChange w:id="305" w:author="黃懷萱" w:date="2022-12-21T02:23:00Z">
                  <w:rPr>
                    <w:rStyle w:val="a5"/>
                    <w:noProof/>
                  </w:rPr>
                </w:rPrChange>
              </w:rPr>
              <w:delText>4</w:delText>
            </w:r>
            <w:r w:rsidRPr="001B5803" w:rsidDel="001B5803">
              <w:rPr>
                <w:rFonts w:hint="eastAsia"/>
                <w:noProof/>
                <w:rPrChange w:id="306" w:author="黃懷萱" w:date="2022-12-21T02:23:00Z">
                  <w:rPr>
                    <w:rStyle w:val="a5"/>
                    <w:rFonts w:hint="eastAsia"/>
                    <w:noProof/>
                  </w:rPr>
                </w:rPrChange>
              </w:rPr>
              <w:delText>章、實際執行方案</w:delText>
            </w:r>
            <w:r w:rsidDel="001B5803">
              <w:rPr>
                <w:noProof/>
                <w:webHidden/>
              </w:rPr>
              <w:tab/>
            </w:r>
          </w:del>
          <w:del w:id="307" w:author="黃懷萱" w:date="2022-12-20T14:35:00Z">
            <w:r w:rsidDel="00E23DD0">
              <w:rPr>
                <w:noProof/>
                <w:webHidden/>
              </w:rPr>
              <w:delText>21</w:delText>
            </w:r>
          </w:del>
        </w:p>
        <w:p w14:paraId="2AE40D47" w14:textId="6C6D977C" w:rsidR="00CC395A" w:rsidDel="001B5803" w:rsidRDefault="00CC395A" w:rsidP="000727C2">
          <w:pPr>
            <w:pStyle w:val="21"/>
            <w:ind w:leftChars="1" w:left="140" w:hangingChars="49" w:hanging="137"/>
            <w:rPr>
              <w:del w:id="308" w:author="黃懷萱" w:date="2022-12-21T02:23:00Z"/>
              <w:rFonts w:eastAsiaTheme="minorEastAsia"/>
              <w:noProof/>
              <w:color w:val="auto"/>
              <w:sz w:val="24"/>
            </w:rPr>
          </w:pPr>
          <w:del w:id="309" w:author="黃懷萱" w:date="2022-12-21T02:23:00Z">
            <w:r w:rsidRPr="001B5803" w:rsidDel="001B5803">
              <w:rPr>
                <w:noProof/>
                <w:rPrChange w:id="310" w:author="黃懷萱" w:date="2022-12-21T02:23:00Z">
                  <w:rPr>
                    <w:rStyle w:val="a5"/>
                    <w:noProof/>
                  </w:rPr>
                </w:rPrChange>
              </w:rPr>
              <w:delText>4.1</w:delText>
            </w:r>
            <w:r w:rsidRPr="001B5803" w:rsidDel="001B5803">
              <w:rPr>
                <w:rFonts w:hint="eastAsia"/>
                <w:noProof/>
                <w:rPrChange w:id="311" w:author="黃懷萱" w:date="2022-12-21T02:23:00Z">
                  <w:rPr>
                    <w:rStyle w:val="a5"/>
                    <w:rFonts w:hint="eastAsia"/>
                    <w:noProof/>
                  </w:rPr>
                </w:rPrChange>
              </w:rPr>
              <w:delText>、軟體</w:delText>
            </w:r>
            <w:r w:rsidR="00F501A5" w:rsidRPr="001B5803" w:rsidDel="001B5803">
              <w:rPr>
                <w:noProof/>
                <w:webHidden/>
                <w:rPrChange w:id="312" w:author="黃懷萱" w:date="2022-12-21T02:23:00Z">
                  <w:rPr>
                    <w:rStyle w:val="a5"/>
                    <w:noProof/>
                    <w:webHidden/>
                  </w:rPr>
                </w:rPrChange>
              </w:rPr>
              <w:tab/>
            </w:r>
            <w:r w:rsidDel="001B5803">
              <w:rPr>
                <w:noProof/>
                <w:webHidden/>
              </w:rPr>
              <w:tab/>
            </w:r>
          </w:del>
          <w:del w:id="313" w:author="黃懷萱" w:date="2022-12-20T14:35:00Z">
            <w:r w:rsidDel="00E23DD0">
              <w:rPr>
                <w:noProof/>
                <w:webHidden/>
              </w:rPr>
              <w:delText>21</w:delText>
            </w:r>
          </w:del>
        </w:p>
        <w:p w14:paraId="09DE1465" w14:textId="4359605D" w:rsidR="00CC395A" w:rsidDel="001B5803" w:rsidRDefault="00CC395A" w:rsidP="000727C2">
          <w:pPr>
            <w:pStyle w:val="31"/>
            <w:ind w:leftChars="1" w:left="140" w:hangingChars="49" w:hanging="137"/>
            <w:rPr>
              <w:del w:id="314" w:author="黃懷萱" w:date="2022-12-21T02:23:00Z"/>
              <w:rFonts w:eastAsiaTheme="minorEastAsia"/>
              <w:noProof/>
              <w:color w:val="auto"/>
              <w:sz w:val="24"/>
            </w:rPr>
          </w:pPr>
          <w:del w:id="315" w:author="黃懷萱" w:date="2022-12-21T02:23:00Z">
            <w:r w:rsidRPr="001B5803" w:rsidDel="001B5803">
              <w:rPr>
                <w:noProof/>
                <w:rPrChange w:id="316" w:author="黃懷萱" w:date="2022-12-21T02:23:00Z">
                  <w:rPr>
                    <w:rStyle w:val="a5"/>
                    <w:noProof/>
                  </w:rPr>
                </w:rPrChange>
              </w:rPr>
              <w:delText>4.1.1</w:delText>
            </w:r>
            <w:r w:rsidRPr="001B5803" w:rsidDel="001B5803">
              <w:rPr>
                <w:rFonts w:hint="eastAsia"/>
                <w:noProof/>
                <w:rPrChange w:id="317" w:author="黃懷萱" w:date="2022-12-21T02:23:00Z">
                  <w:rPr>
                    <w:rStyle w:val="a5"/>
                    <w:rFonts w:hint="eastAsia"/>
                    <w:noProof/>
                  </w:rPr>
                </w:rPrChange>
              </w:rPr>
              <w:delText>、衣物辨識</w:delText>
            </w:r>
            <w:r w:rsidDel="001B5803">
              <w:rPr>
                <w:noProof/>
                <w:webHidden/>
              </w:rPr>
              <w:tab/>
            </w:r>
          </w:del>
          <w:del w:id="318" w:author="黃懷萱" w:date="2022-12-20T14:35:00Z">
            <w:r w:rsidDel="00E23DD0">
              <w:rPr>
                <w:noProof/>
                <w:webHidden/>
              </w:rPr>
              <w:delText>21</w:delText>
            </w:r>
          </w:del>
        </w:p>
        <w:p w14:paraId="27C111A1" w14:textId="56D2B46A" w:rsidR="00CC395A" w:rsidDel="001B5803" w:rsidRDefault="00CC395A" w:rsidP="000727C2">
          <w:pPr>
            <w:pStyle w:val="31"/>
            <w:ind w:leftChars="1" w:left="140" w:hangingChars="49" w:hanging="137"/>
            <w:rPr>
              <w:del w:id="319" w:author="黃懷萱" w:date="2022-12-21T02:23:00Z"/>
              <w:rFonts w:eastAsiaTheme="minorEastAsia"/>
              <w:noProof/>
              <w:color w:val="auto"/>
              <w:sz w:val="24"/>
            </w:rPr>
          </w:pPr>
          <w:del w:id="320" w:author="黃懷萱" w:date="2022-12-21T02:23:00Z">
            <w:r w:rsidRPr="001B5803" w:rsidDel="001B5803">
              <w:rPr>
                <w:noProof/>
                <w:rPrChange w:id="321" w:author="黃懷萱" w:date="2022-12-21T02:23:00Z">
                  <w:rPr>
                    <w:rStyle w:val="a5"/>
                    <w:noProof/>
                  </w:rPr>
                </w:rPrChange>
              </w:rPr>
              <w:delText>4.1.2</w:delText>
            </w:r>
            <w:r w:rsidRPr="001B5803" w:rsidDel="001B5803">
              <w:rPr>
                <w:rFonts w:hint="eastAsia"/>
                <w:noProof/>
                <w:rPrChange w:id="322" w:author="黃懷萱" w:date="2022-12-21T02:23:00Z">
                  <w:rPr>
                    <w:rStyle w:val="a5"/>
                    <w:rFonts w:hint="eastAsia"/>
                    <w:noProof/>
                  </w:rPr>
                </w:rPrChange>
              </w:rPr>
              <w:delText>、天氣資料</w:delText>
            </w:r>
            <w:r w:rsidDel="001B5803">
              <w:rPr>
                <w:noProof/>
                <w:webHidden/>
              </w:rPr>
              <w:tab/>
            </w:r>
          </w:del>
          <w:del w:id="323" w:author="黃懷萱" w:date="2022-12-20T14:35:00Z">
            <w:r w:rsidDel="00E23DD0">
              <w:rPr>
                <w:noProof/>
                <w:webHidden/>
              </w:rPr>
              <w:delText>22</w:delText>
            </w:r>
          </w:del>
        </w:p>
        <w:p w14:paraId="34CE0409" w14:textId="6C601E2C" w:rsidR="00CC395A" w:rsidDel="001B5803" w:rsidRDefault="00CC395A" w:rsidP="000727C2">
          <w:pPr>
            <w:pStyle w:val="31"/>
            <w:ind w:leftChars="1" w:left="140" w:hangingChars="49" w:hanging="137"/>
            <w:rPr>
              <w:del w:id="324" w:author="黃懷萱" w:date="2022-12-21T02:23:00Z"/>
              <w:rFonts w:eastAsiaTheme="minorEastAsia"/>
              <w:noProof/>
              <w:color w:val="auto"/>
              <w:sz w:val="24"/>
            </w:rPr>
          </w:pPr>
          <w:del w:id="325" w:author="黃懷萱" w:date="2022-12-21T02:23:00Z">
            <w:r w:rsidRPr="001B5803" w:rsidDel="001B5803">
              <w:rPr>
                <w:noProof/>
                <w:rPrChange w:id="326" w:author="黃懷萱" w:date="2022-12-21T02:23:00Z">
                  <w:rPr>
                    <w:rStyle w:val="a5"/>
                    <w:noProof/>
                  </w:rPr>
                </w:rPrChange>
              </w:rPr>
              <w:delText>4.1.3</w:delText>
            </w:r>
            <w:r w:rsidRPr="001B5803" w:rsidDel="001B5803">
              <w:rPr>
                <w:rFonts w:hint="eastAsia"/>
                <w:noProof/>
                <w:rPrChange w:id="327" w:author="黃懷萱" w:date="2022-12-21T02:23:00Z">
                  <w:rPr>
                    <w:rStyle w:val="a5"/>
                    <w:rFonts w:hint="eastAsia"/>
                    <w:noProof/>
                  </w:rPr>
                </w:rPrChange>
              </w:rPr>
              <w:delText>、衣物推薦演算法</w:delText>
            </w:r>
            <w:r w:rsidDel="001B5803">
              <w:rPr>
                <w:noProof/>
                <w:webHidden/>
              </w:rPr>
              <w:tab/>
            </w:r>
          </w:del>
          <w:del w:id="328" w:author="黃懷萱" w:date="2022-12-20T14:35:00Z">
            <w:r w:rsidDel="00E23DD0">
              <w:rPr>
                <w:noProof/>
                <w:webHidden/>
              </w:rPr>
              <w:delText>24</w:delText>
            </w:r>
          </w:del>
        </w:p>
        <w:p w14:paraId="5E7DB019" w14:textId="3E726BC1" w:rsidR="00CC395A" w:rsidDel="001B5803" w:rsidRDefault="00CC395A" w:rsidP="000727C2">
          <w:pPr>
            <w:pStyle w:val="31"/>
            <w:ind w:leftChars="1" w:left="140" w:hangingChars="49" w:hanging="137"/>
            <w:rPr>
              <w:del w:id="329" w:author="黃懷萱" w:date="2022-12-21T02:23:00Z"/>
              <w:rFonts w:eastAsiaTheme="minorEastAsia"/>
              <w:noProof/>
              <w:color w:val="auto"/>
              <w:sz w:val="24"/>
            </w:rPr>
          </w:pPr>
          <w:del w:id="330" w:author="黃懷萱" w:date="2022-12-21T02:23:00Z">
            <w:r w:rsidRPr="001B5803" w:rsidDel="001B5803">
              <w:rPr>
                <w:noProof/>
                <w:rPrChange w:id="331" w:author="黃懷萱" w:date="2022-12-21T02:23:00Z">
                  <w:rPr>
                    <w:rStyle w:val="a5"/>
                    <w:noProof/>
                  </w:rPr>
                </w:rPrChange>
              </w:rPr>
              <w:delText>4.1.4</w:delText>
            </w:r>
            <w:r w:rsidRPr="001B5803" w:rsidDel="001B5803">
              <w:rPr>
                <w:rFonts w:hint="eastAsia"/>
                <w:noProof/>
                <w:rPrChange w:id="332" w:author="黃懷萱" w:date="2022-12-21T02:23:00Z">
                  <w:rPr>
                    <w:rStyle w:val="a5"/>
                    <w:rFonts w:hint="eastAsia"/>
                    <w:noProof/>
                  </w:rPr>
                </w:rPrChange>
              </w:rPr>
              <w:delText>、資料庫架設</w:delText>
            </w:r>
            <w:r w:rsidDel="001B5803">
              <w:rPr>
                <w:noProof/>
                <w:webHidden/>
              </w:rPr>
              <w:tab/>
            </w:r>
          </w:del>
          <w:del w:id="333" w:author="黃懷萱" w:date="2022-12-20T14:35:00Z">
            <w:r w:rsidDel="00E23DD0">
              <w:rPr>
                <w:noProof/>
                <w:webHidden/>
              </w:rPr>
              <w:delText>25</w:delText>
            </w:r>
          </w:del>
        </w:p>
        <w:p w14:paraId="16D99F54" w14:textId="469CA900" w:rsidR="00CC395A" w:rsidDel="001B5803" w:rsidRDefault="00CC395A" w:rsidP="000727C2">
          <w:pPr>
            <w:pStyle w:val="31"/>
            <w:ind w:leftChars="1" w:left="140" w:hangingChars="49" w:hanging="137"/>
            <w:rPr>
              <w:del w:id="334" w:author="黃懷萱" w:date="2022-12-21T02:23:00Z"/>
              <w:rFonts w:eastAsiaTheme="minorEastAsia"/>
              <w:noProof/>
              <w:color w:val="auto"/>
              <w:sz w:val="24"/>
            </w:rPr>
          </w:pPr>
          <w:del w:id="335" w:author="黃懷萱" w:date="2022-12-21T02:23:00Z">
            <w:r w:rsidRPr="001B5803" w:rsidDel="001B5803">
              <w:rPr>
                <w:noProof/>
                <w:rPrChange w:id="336" w:author="黃懷萱" w:date="2022-12-21T02:23:00Z">
                  <w:rPr>
                    <w:rStyle w:val="a5"/>
                    <w:noProof/>
                  </w:rPr>
                </w:rPrChange>
              </w:rPr>
              <w:delText>4.1.5</w:delText>
            </w:r>
            <w:r w:rsidRPr="001B5803" w:rsidDel="001B5803">
              <w:rPr>
                <w:rFonts w:hint="eastAsia"/>
                <w:noProof/>
                <w:rPrChange w:id="337" w:author="黃懷萱" w:date="2022-12-21T02:23:00Z">
                  <w:rPr>
                    <w:rStyle w:val="a5"/>
                    <w:rFonts w:hint="eastAsia"/>
                    <w:noProof/>
                  </w:rPr>
                </w:rPrChange>
              </w:rPr>
              <w:delText>、人機介</w:delText>
            </w:r>
            <w:r w:rsidRPr="001B5803" w:rsidDel="001B5803">
              <w:rPr>
                <w:rFonts w:hint="eastAsia"/>
                <w:noProof/>
                <w:rPrChange w:id="338" w:author="黃懷萱" w:date="2022-12-21T02:23:00Z">
                  <w:rPr>
                    <w:rStyle w:val="a5"/>
                    <w:rFonts w:hint="eastAsia"/>
                    <w:noProof/>
                  </w:rPr>
                </w:rPrChange>
              </w:rPr>
              <w:delText>面</w:delText>
            </w:r>
            <w:r w:rsidRPr="001B5803" w:rsidDel="001B5803">
              <w:rPr>
                <w:rFonts w:hint="eastAsia"/>
                <w:noProof/>
                <w:rPrChange w:id="339" w:author="黃懷萱" w:date="2022-12-21T02:23:00Z">
                  <w:rPr>
                    <w:rStyle w:val="a5"/>
                    <w:rFonts w:hint="eastAsia"/>
                    <w:noProof/>
                  </w:rPr>
                </w:rPrChange>
              </w:rPr>
              <w:delText>設計</w:delText>
            </w:r>
            <w:r w:rsidDel="001B5803">
              <w:rPr>
                <w:noProof/>
                <w:webHidden/>
              </w:rPr>
              <w:tab/>
            </w:r>
          </w:del>
          <w:del w:id="340" w:author="黃懷萱" w:date="2022-12-20T14:35:00Z">
            <w:r w:rsidDel="00E23DD0">
              <w:rPr>
                <w:noProof/>
                <w:webHidden/>
              </w:rPr>
              <w:delText>27</w:delText>
            </w:r>
          </w:del>
        </w:p>
        <w:p w14:paraId="35C210BD" w14:textId="030C2F55" w:rsidR="00CC395A" w:rsidDel="001B5803" w:rsidRDefault="00CC395A" w:rsidP="000727C2">
          <w:pPr>
            <w:pStyle w:val="31"/>
            <w:ind w:leftChars="1" w:left="140" w:hangingChars="49" w:hanging="137"/>
            <w:rPr>
              <w:del w:id="341" w:author="黃懷萱" w:date="2022-12-21T02:23:00Z"/>
              <w:rFonts w:eastAsiaTheme="minorEastAsia"/>
              <w:noProof/>
              <w:color w:val="auto"/>
              <w:sz w:val="24"/>
            </w:rPr>
          </w:pPr>
          <w:del w:id="342" w:author="黃懷萱" w:date="2022-12-21T02:23:00Z">
            <w:r w:rsidRPr="001B5803" w:rsidDel="001B5803">
              <w:rPr>
                <w:noProof/>
                <w:rPrChange w:id="343" w:author="黃懷萱" w:date="2022-12-21T02:23:00Z">
                  <w:rPr>
                    <w:rStyle w:val="a5"/>
                    <w:noProof/>
                  </w:rPr>
                </w:rPrChange>
              </w:rPr>
              <w:delText>4.1.6</w:delText>
            </w:r>
            <w:r w:rsidRPr="001B5803" w:rsidDel="001B5803">
              <w:rPr>
                <w:rFonts w:hint="eastAsia"/>
                <w:noProof/>
                <w:rPrChange w:id="344" w:author="黃懷萱" w:date="2022-12-21T02:23:00Z">
                  <w:rPr>
                    <w:rStyle w:val="a5"/>
                    <w:rFonts w:hint="eastAsia"/>
                    <w:noProof/>
                  </w:rPr>
                </w:rPrChange>
              </w:rPr>
              <w:delText>、軟體架構優化</w:delText>
            </w:r>
            <w:r w:rsidDel="001B5803">
              <w:rPr>
                <w:noProof/>
                <w:webHidden/>
              </w:rPr>
              <w:tab/>
            </w:r>
          </w:del>
          <w:del w:id="345" w:author="黃懷萱" w:date="2022-12-20T14:35:00Z">
            <w:r w:rsidDel="00E23DD0">
              <w:rPr>
                <w:noProof/>
                <w:webHidden/>
              </w:rPr>
              <w:delText>33</w:delText>
            </w:r>
          </w:del>
        </w:p>
        <w:p w14:paraId="7108F77A" w14:textId="05808A8D" w:rsidR="00CC395A" w:rsidDel="001B5803" w:rsidRDefault="00CC395A" w:rsidP="000727C2">
          <w:pPr>
            <w:pStyle w:val="21"/>
            <w:ind w:leftChars="1" w:left="140" w:hangingChars="49" w:hanging="137"/>
            <w:rPr>
              <w:del w:id="346" w:author="黃懷萱" w:date="2022-12-21T02:23:00Z"/>
              <w:rFonts w:eastAsiaTheme="minorEastAsia"/>
              <w:noProof/>
              <w:color w:val="auto"/>
              <w:sz w:val="24"/>
            </w:rPr>
          </w:pPr>
          <w:del w:id="347" w:author="黃懷萱" w:date="2022-12-21T02:23:00Z">
            <w:r w:rsidRPr="001B5803" w:rsidDel="001B5803">
              <w:rPr>
                <w:noProof/>
                <w:rPrChange w:id="348" w:author="黃懷萱" w:date="2022-12-21T02:23:00Z">
                  <w:rPr>
                    <w:rStyle w:val="a5"/>
                    <w:noProof/>
                  </w:rPr>
                </w:rPrChange>
              </w:rPr>
              <w:delText>4.2</w:delText>
            </w:r>
            <w:r w:rsidRPr="001B5803" w:rsidDel="001B5803">
              <w:rPr>
                <w:rFonts w:hint="eastAsia"/>
                <w:noProof/>
                <w:rPrChange w:id="349" w:author="黃懷萱" w:date="2022-12-21T02:23:00Z">
                  <w:rPr>
                    <w:rStyle w:val="a5"/>
                    <w:rFonts w:hint="eastAsia"/>
                    <w:noProof/>
                  </w:rPr>
                </w:rPrChange>
              </w:rPr>
              <w:delText>、硬體</w:delText>
            </w:r>
            <w:r w:rsidDel="001B5803">
              <w:rPr>
                <w:noProof/>
                <w:webHidden/>
              </w:rPr>
              <w:tab/>
            </w:r>
            <w:r w:rsidR="00F501A5" w:rsidRPr="00F501A5" w:rsidDel="001B5803">
              <w:rPr>
                <w:noProof/>
                <w:webHidden/>
              </w:rPr>
              <w:tab/>
            </w:r>
          </w:del>
          <w:del w:id="350" w:author="黃懷萱" w:date="2022-12-20T14:35:00Z">
            <w:r w:rsidDel="00E23DD0">
              <w:rPr>
                <w:noProof/>
                <w:webHidden/>
              </w:rPr>
              <w:delText>35</w:delText>
            </w:r>
          </w:del>
        </w:p>
        <w:p w14:paraId="000AF4D7" w14:textId="2F4FFF52" w:rsidR="00CC395A" w:rsidDel="001B5803" w:rsidRDefault="00CC395A" w:rsidP="000727C2">
          <w:pPr>
            <w:pStyle w:val="31"/>
            <w:ind w:leftChars="1" w:left="140" w:hangingChars="49" w:hanging="137"/>
            <w:rPr>
              <w:del w:id="351" w:author="黃懷萱" w:date="2022-12-21T02:23:00Z"/>
              <w:rFonts w:eastAsiaTheme="minorEastAsia"/>
              <w:noProof/>
              <w:color w:val="auto"/>
              <w:sz w:val="24"/>
            </w:rPr>
          </w:pPr>
          <w:del w:id="352" w:author="黃懷萱" w:date="2022-12-21T02:23:00Z">
            <w:r w:rsidRPr="001B5803" w:rsidDel="001B5803">
              <w:rPr>
                <w:noProof/>
                <w:rPrChange w:id="353" w:author="黃懷萱" w:date="2022-12-21T02:23:00Z">
                  <w:rPr>
                    <w:rStyle w:val="a5"/>
                    <w:noProof/>
                  </w:rPr>
                </w:rPrChange>
              </w:rPr>
              <w:delText>4.2.1</w:delText>
            </w:r>
            <w:r w:rsidRPr="001B5803" w:rsidDel="001B5803">
              <w:rPr>
                <w:rFonts w:hint="eastAsia"/>
                <w:noProof/>
                <w:rPrChange w:id="354" w:author="黃懷萱" w:date="2022-12-21T02:23:00Z">
                  <w:rPr>
                    <w:rStyle w:val="a5"/>
                    <w:rFonts w:hint="eastAsia"/>
                    <w:noProof/>
                  </w:rPr>
                </w:rPrChange>
              </w:rPr>
              <w:delText>、事前</w:delText>
            </w:r>
            <w:r w:rsidRPr="001B5803" w:rsidDel="001B5803">
              <w:rPr>
                <w:rFonts w:hint="eastAsia"/>
                <w:noProof/>
                <w:rPrChange w:id="355" w:author="黃懷萱" w:date="2022-12-21T02:23:00Z">
                  <w:rPr>
                    <w:rStyle w:val="a5"/>
                    <w:rFonts w:hint="eastAsia"/>
                    <w:noProof/>
                  </w:rPr>
                </w:rPrChange>
              </w:rPr>
              <w:delText>設</w:delText>
            </w:r>
            <w:r w:rsidRPr="001B5803" w:rsidDel="001B5803">
              <w:rPr>
                <w:rFonts w:hint="eastAsia"/>
                <w:noProof/>
                <w:rPrChange w:id="356" w:author="黃懷萱" w:date="2022-12-21T02:23:00Z">
                  <w:rPr>
                    <w:rStyle w:val="a5"/>
                    <w:rFonts w:hint="eastAsia"/>
                    <w:noProof/>
                  </w:rPr>
                </w:rPrChange>
              </w:rPr>
              <w:delText>計</w:delText>
            </w:r>
            <w:r w:rsidDel="001B5803">
              <w:rPr>
                <w:noProof/>
                <w:webHidden/>
              </w:rPr>
              <w:tab/>
            </w:r>
          </w:del>
          <w:del w:id="357" w:author="黃懷萱" w:date="2022-12-20T14:35:00Z">
            <w:r w:rsidDel="00E23DD0">
              <w:rPr>
                <w:noProof/>
                <w:webHidden/>
              </w:rPr>
              <w:delText>35</w:delText>
            </w:r>
          </w:del>
        </w:p>
        <w:p w14:paraId="3F5F96C6" w14:textId="2B02AAD2" w:rsidR="00CC395A" w:rsidDel="001B5803" w:rsidRDefault="00CC395A" w:rsidP="000727C2">
          <w:pPr>
            <w:pStyle w:val="31"/>
            <w:ind w:leftChars="1" w:left="140" w:hangingChars="49" w:hanging="137"/>
            <w:rPr>
              <w:del w:id="358" w:author="黃懷萱" w:date="2022-12-21T02:23:00Z"/>
              <w:rFonts w:eastAsiaTheme="minorEastAsia"/>
              <w:noProof/>
              <w:color w:val="auto"/>
              <w:sz w:val="24"/>
            </w:rPr>
          </w:pPr>
          <w:del w:id="359" w:author="黃懷萱" w:date="2022-12-21T02:23:00Z">
            <w:r w:rsidRPr="001B5803" w:rsidDel="001B5803">
              <w:rPr>
                <w:noProof/>
                <w:rPrChange w:id="360" w:author="黃懷萱" w:date="2022-12-21T02:23:00Z">
                  <w:rPr>
                    <w:rStyle w:val="a5"/>
                    <w:noProof/>
                  </w:rPr>
                </w:rPrChange>
              </w:rPr>
              <w:delText>4.2.2</w:delText>
            </w:r>
            <w:r w:rsidRPr="001B5803" w:rsidDel="001B5803">
              <w:rPr>
                <w:rFonts w:hint="eastAsia"/>
                <w:noProof/>
                <w:rPrChange w:id="361" w:author="黃懷萱" w:date="2022-12-21T02:23:00Z">
                  <w:rPr>
                    <w:rStyle w:val="a5"/>
                    <w:rFonts w:hint="eastAsia"/>
                    <w:noProof/>
                  </w:rPr>
                </w:rPrChange>
              </w:rPr>
              <w:delText>、實際製作</w:delText>
            </w:r>
            <w:r w:rsidDel="001B5803">
              <w:rPr>
                <w:noProof/>
                <w:webHidden/>
              </w:rPr>
              <w:tab/>
            </w:r>
          </w:del>
          <w:del w:id="362" w:author="黃懷萱" w:date="2022-12-20T14:35:00Z">
            <w:r w:rsidDel="00E23DD0">
              <w:rPr>
                <w:noProof/>
                <w:webHidden/>
              </w:rPr>
              <w:delText>35</w:delText>
            </w:r>
          </w:del>
        </w:p>
        <w:p w14:paraId="51280C63" w14:textId="2060142B" w:rsidR="00CC395A" w:rsidDel="001B5803" w:rsidRDefault="00CC395A" w:rsidP="000727C2">
          <w:pPr>
            <w:pStyle w:val="31"/>
            <w:ind w:leftChars="1" w:left="140" w:hangingChars="49" w:hanging="137"/>
            <w:rPr>
              <w:del w:id="363" w:author="黃懷萱" w:date="2022-12-21T02:23:00Z"/>
              <w:rFonts w:eastAsiaTheme="minorEastAsia"/>
              <w:noProof/>
              <w:color w:val="auto"/>
              <w:sz w:val="24"/>
            </w:rPr>
          </w:pPr>
          <w:del w:id="364" w:author="黃懷萱" w:date="2022-12-21T02:23:00Z">
            <w:r w:rsidRPr="001B5803" w:rsidDel="001B5803">
              <w:rPr>
                <w:noProof/>
                <w:rPrChange w:id="365" w:author="黃懷萱" w:date="2022-12-21T02:23:00Z">
                  <w:rPr>
                    <w:rStyle w:val="a5"/>
                    <w:noProof/>
                  </w:rPr>
                </w:rPrChange>
              </w:rPr>
              <w:delText>4.2.3</w:delText>
            </w:r>
            <w:r w:rsidRPr="001B5803" w:rsidDel="001B5803">
              <w:rPr>
                <w:rFonts w:hint="eastAsia"/>
                <w:noProof/>
                <w:rPrChange w:id="366" w:author="黃懷萱" w:date="2022-12-21T02:23:00Z">
                  <w:rPr>
                    <w:rStyle w:val="a5"/>
                    <w:rFonts w:hint="eastAsia"/>
                    <w:noProof/>
                  </w:rPr>
                </w:rPrChange>
              </w:rPr>
              <w:delText>、修正</w:delText>
            </w:r>
            <w:r w:rsidDel="001B5803">
              <w:rPr>
                <w:noProof/>
                <w:webHidden/>
              </w:rPr>
              <w:tab/>
            </w:r>
            <w:r w:rsidR="00F501A5" w:rsidRPr="00F501A5" w:rsidDel="001B5803">
              <w:rPr>
                <w:noProof/>
                <w:webHidden/>
              </w:rPr>
              <w:tab/>
            </w:r>
          </w:del>
          <w:del w:id="367" w:author="黃懷萱" w:date="2022-12-20T14:35:00Z">
            <w:r w:rsidDel="00E23DD0">
              <w:rPr>
                <w:noProof/>
                <w:webHidden/>
              </w:rPr>
              <w:delText>35</w:delText>
            </w:r>
          </w:del>
        </w:p>
        <w:p w14:paraId="08700D02" w14:textId="20F27799" w:rsidR="00CC395A" w:rsidDel="001B5803" w:rsidRDefault="00CC395A" w:rsidP="000727C2">
          <w:pPr>
            <w:pStyle w:val="21"/>
            <w:ind w:leftChars="1" w:left="140" w:hangingChars="49" w:hanging="137"/>
            <w:rPr>
              <w:del w:id="368" w:author="黃懷萱" w:date="2022-12-21T02:23:00Z"/>
              <w:rFonts w:eastAsiaTheme="minorEastAsia"/>
              <w:noProof/>
              <w:color w:val="auto"/>
              <w:sz w:val="24"/>
            </w:rPr>
          </w:pPr>
          <w:del w:id="369" w:author="黃懷萱" w:date="2022-12-21T02:23:00Z">
            <w:r w:rsidRPr="001B5803" w:rsidDel="001B5803">
              <w:rPr>
                <w:noProof/>
                <w:rPrChange w:id="370" w:author="黃懷萱" w:date="2022-12-21T02:23:00Z">
                  <w:rPr>
                    <w:rStyle w:val="a5"/>
                    <w:noProof/>
                  </w:rPr>
                </w:rPrChange>
              </w:rPr>
              <w:delText>4.3</w:delText>
            </w:r>
            <w:r w:rsidRPr="001B5803" w:rsidDel="001B5803">
              <w:rPr>
                <w:rFonts w:hint="eastAsia"/>
                <w:noProof/>
                <w:rPrChange w:id="371" w:author="黃懷萱" w:date="2022-12-21T02:23:00Z">
                  <w:rPr>
                    <w:rStyle w:val="a5"/>
                    <w:rFonts w:hint="eastAsia"/>
                    <w:noProof/>
                  </w:rPr>
                </w:rPrChange>
              </w:rPr>
              <w:delText>、軟硬體連接</w:delText>
            </w:r>
            <w:r w:rsidDel="001B5803">
              <w:rPr>
                <w:noProof/>
                <w:webHidden/>
              </w:rPr>
              <w:tab/>
            </w:r>
          </w:del>
          <w:del w:id="372" w:author="黃懷萱" w:date="2022-12-20T14:35:00Z">
            <w:r w:rsidDel="00E23DD0">
              <w:rPr>
                <w:noProof/>
                <w:webHidden/>
              </w:rPr>
              <w:delText>35</w:delText>
            </w:r>
          </w:del>
        </w:p>
        <w:p w14:paraId="4DAFAD70" w14:textId="10E2ECBC" w:rsidR="00CC395A" w:rsidDel="001B5803" w:rsidRDefault="00CC395A" w:rsidP="000727C2">
          <w:pPr>
            <w:pStyle w:val="21"/>
            <w:ind w:leftChars="1" w:left="140" w:hangingChars="49" w:hanging="137"/>
            <w:rPr>
              <w:del w:id="373" w:author="黃懷萱" w:date="2022-12-21T02:23:00Z"/>
              <w:rFonts w:eastAsiaTheme="minorEastAsia"/>
              <w:noProof/>
              <w:color w:val="auto"/>
              <w:sz w:val="24"/>
            </w:rPr>
          </w:pPr>
          <w:del w:id="374" w:author="黃懷萱" w:date="2022-12-21T02:23:00Z">
            <w:r w:rsidRPr="001B5803" w:rsidDel="001B5803">
              <w:rPr>
                <w:noProof/>
                <w:rPrChange w:id="375" w:author="黃懷萱" w:date="2022-12-21T02:23:00Z">
                  <w:rPr>
                    <w:rStyle w:val="a5"/>
                    <w:noProof/>
                  </w:rPr>
                </w:rPrChange>
              </w:rPr>
              <w:delText>4.4</w:delText>
            </w:r>
            <w:r w:rsidRPr="001B5803" w:rsidDel="001B5803">
              <w:rPr>
                <w:rFonts w:hint="eastAsia"/>
                <w:noProof/>
                <w:rPrChange w:id="376" w:author="黃懷萱" w:date="2022-12-21T02:23:00Z">
                  <w:rPr>
                    <w:rStyle w:val="a5"/>
                    <w:rFonts w:hint="eastAsia"/>
                    <w:noProof/>
                  </w:rPr>
                </w:rPrChange>
              </w:rPr>
              <w:delText>、流程設計</w:delText>
            </w:r>
            <w:r w:rsidDel="001B5803">
              <w:rPr>
                <w:noProof/>
                <w:webHidden/>
              </w:rPr>
              <w:tab/>
            </w:r>
          </w:del>
          <w:del w:id="377" w:author="黃懷萱" w:date="2022-12-20T14:35:00Z">
            <w:r w:rsidDel="00E23DD0">
              <w:rPr>
                <w:noProof/>
                <w:webHidden/>
              </w:rPr>
              <w:delText>35</w:delText>
            </w:r>
          </w:del>
        </w:p>
        <w:p w14:paraId="679D85DD" w14:textId="6CA09058" w:rsidR="00CC395A" w:rsidDel="001B5803" w:rsidRDefault="00CC395A" w:rsidP="001B5803">
          <w:pPr>
            <w:pStyle w:val="11"/>
            <w:rPr>
              <w:del w:id="378" w:author="黃懷萱" w:date="2022-12-21T02:23:00Z"/>
              <w:rFonts w:eastAsiaTheme="minorEastAsia"/>
              <w:noProof/>
              <w:color w:val="auto"/>
              <w:sz w:val="24"/>
            </w:rPr>
            <w:pPrChange w:id="379" w:author="黃懷萱" w:date="2022-12-21T02:21:00Z">
              <w:pPr>
                <w:pStyle w:val="11"/>
                <w:ind w:leftChars="1" w:left="140" w:hangingChars="49" w:hanging="137"/>
              </w:pPr>
            </w:pPrChange>
          </w:pPr>
          <w:del w:id="380" w:author="黃懷萱" w:date="2022-12-21T02:23:00Z">
            <w:r w:rsidRPr="001B5803" w:rsidDel="001B5803">
              <w:rPr>
                <w:rFonts w:hint="eastAsia"/>
                <w:noProof/>
                <w:rPrChange w:id="381" w:author="黃懷萱" w:date="2022-12-21T02:23:00Z">
                  <w:rPr>
                    <w:rStyle w:val="a5"/>
                    <w:rFonts w:hint="eastAsia"/>
                    <w:noProof/>
                  </w:rPr>
                </w:rPrChange>
              </w:rPr>
              <w:delText>第</w:delText>
            </w:r>
            <w:r w:rsidRPr="001B5803" w:rsidDel="001B5803">
              <w:rPr>
                <w:noProof/>
                <w:rPrChange w:id="382" w:author="黃懷萱" w:date="2022-12-21T02:23:00Z">
                  <w:rPr>
                    <w:rStyle w:val="a5"/>
                    <w:noProof/>
                  </w:rPr>
                </w:rPrChange>
              </w:rPr>
              <w:delText>5</w:delText>
            </w:r>
            <w:r w:rsidRPr="001B5803" w:rsidDel="001B5803">
              <w:rPr>
                <w:rFonts w:hint="eastAsia"/>
                <w:noProof/>
                <w:rPrChange w:id="383" w:author="黃懷萱" w:date="2022-12-21T02:23:00Z">
                  <w:rPr>
                    <w:rStyle w:val="a5"/>
                    <w:rFonts w:hint="eastAsia"/>
                    <w:noProof/>
                  </w:rPr>
                </w:rPrChange>
              </w:rPr>
              <w:delText>章、研究成果</w:delText>
            </w:r>
            <w:r w:rsidDel="001B5803">
              <w:rPr>
                <w:noProof/>
                <w:webHidden/>
              </w:rPr>
              <w:tab/>
            </w:r>
          </w:del>
          <w:del w:id="384" w:author="黃懷萱" w:date="2022-12-20T14:35:00Z">
            <w:r w:rsidDel="00E23DD0">
              <w:rPr>
                <w:noProof/>
                <w:webHidden/>
              </w:rPr>
              <w:delText>36</w:delText>
            </w:r>
          </w:del>
        </w:p>
        <w:p w14:paraId="212569DF" w14:textId="66CE7052" w:rsidR="00CC395A" w:rsidDel="001B5803" w:rsidRDefault="00CC395A" w:rsidP="001B5803">
          <w:pPr>
            <w:pStyle w:val="11"/>
            <w:rPr>
              <w:del w:id="385" w:author="黃懷萱" w:date="2022-12-21T02:23:00Z"/>
              <w:rFonts w:eastAsiaTheme="minorEastAsia"/>
              <w:noProof/>
              <w:color w:val="auto"/>
              <w:sz w:val="24"/>
            </w:rPr>
            <w:pPrChange w:id="386" w:author="黃懷萱" w:date="2022-12-21T02:21:00Z">
              <w:pPr>
                <w:pStyle w:val="11"/>
                <w:ind w:leftChars="1" w:left="140" w:hangingChars="49" w:hanging="137"/>
              </w:pPr>
            </w:pPrChange>
          </w:pPr>
          <w:del w:id="387" w:author="黃懷萱" w:date="2022-12-21T02:23:00Z">
            <w:r w:rsidRPr="001B5803" w:rsidDel="001B5803">
              <w:rPr>
                <w:rFonts w:hint="eastAsia"/>
                <w:noProof/>
                <w:rPrChange w:id="388" w:author="黃懷萱" w:date="2022-12-21T02:23:00Z">
                  <w:rPr>
                    <w:rStyle w:val="a5"/>
                    <w:rFonts w:hint="eastAsia"/>
                    <w:noProof/>
                  </w:rPr>
                </w:rPrChange>
              </w:rPr>
              <w:delText>第</w:delText>
            </w:r>
            <w:r w:rsidRPr="001B5803" w:rsidDel="001B5803">
              <w:rPr>
                <w:noProof/>
                <w:rPrChange w:id="389" w:author="黃懷萱" w:date="2022-12-21T02:23:00Z">
                  <w:rPr>
                    <w:rStyle w:val="a5"/>
                    <w:noProof/>
                  </w:rPr>
                </w:rPrChange>
              </w:rPr>
              <w:delText>6</w:delText>
            </w:r>
            <w:r w:rsidRPr="001B5803" w:rsidDel="001B5803">
              <w:rPr>
                <w:rFonts w:hint="eastAsia"/>
                <w:noProof/>
                <w:rPrChange w:id="390" w:author="黃懷萱" w:date="2022-12-21T02:23:00Z">
                  <w:rPr>
                    <w:rStyle w:val="a5"/>
                    <w:rFonts w:hint="eastAsia"/>
                    <w:noProof/>
                  </w:rPr>
                </w:rPrChange>
              </w:rPr>
              <w:delText>章、應用範圍與市場分析</w:delText>
            </w:r>
            <w:r w:rsidDel="001B5803">
              <w:rPr>
                <w:noProof/>
                <w:webHidden/>
              </w:rPr>
              <w:tab/>
            </w:r>
          </w:del>
          <w:del w:id="391" w:author="黃懷萱" w:date="2022-12-20T14:35:00Z">
            <w:r w:rsidDel="00E23DD0">
              <w:rPr>
                <w:noProof/>
                <w:webHidden/>
              </w:rPr>
              <w:delText>37</w:delText>
            </w:r>
          </w:del>
        </w:p>
        <w:p w14:paraId="335B49C8" w14:textId="18B7F50C" w:rsidR="00CC395A" w:rsidDel="001B5803" w:rsidRDefault="00CC395A" w:rsidP="000727C2">
          <w:pPr>
            <w:pStyle w:val="21"/>
            <w:ind w:leftChars="1" w:left="140" w:hangingChars="49" w:hanging="137"/>
            <w:rPr>
              <w:del w:id="392" w:author="黃懷萱" w:date="2022-12-21T02:23:00Z"/>
              <w:rFonts w:eastAsiaTheme="minorEastAsia"/>
              <w:noProof/>
              <w:color w:val="auto"/>
              <w:sz w:val="24"/>
            </w:rPr>
          </w:pPr>
          <w:del w:id="393" w:author="黃懷萱" w:date="2022-12-21T02:23:00Z">
            <w:r w:rsidRPr="001B5803" w:rsidDel="001B5803">
              <w:rPr>
                <w:noProof/>
                <w:rPrChange w:id="394" w:author="黃懷萱" w:date="2022-12-21T02:23:00Z">
                  <w:rPr>
                    <w:rStyle w:val="a5"/>
                    <w:noProof/>
                  </w:rPr>
                </w:rPrChange>
              </w:rPr>
              <w:delText>6.1</w:delText>
            </w:r>
            <w:r w:rsidRPr="001B5803" w:rsidDel="001B5803">
              <w:rPr>
                <w:rFonts w:hint="eastAsia"/>
                <w:noProof/>
                <w:rPrChange w:id="395" w:author="黃懷萱" w:date="2022-12-21T02:23:00Z">
                  <w:rPr>
                    <w:rStyle w:val="a5"/>
                    <w:rFonts w:hint="eastAsia"/>
                    <w:noProof/>
                  </w:rPr>
                </w:rPrChange>
              </w:rPr>
              <w:delText>、市場分析</w:delText>
            </w:r>
            <w:r w:rsidDel="001B5803">
              <w:rPr>
                <w:noProof/>
                <w:webHidden/>
              </w:rPr>
              <w:tab/>
            </w:r>
          </w:del>
          <w:del w:id="396" w:author="黃懷萱" w:date="2022-12-20T14:35:00Z">
            <w:r w:rsidDel="00E23DD0">
              <w:rPr>
                <w:noProof/>
                <w:webHidden/>
              </w:rPr>
              <w:delText>37</w:delText>
            </w:r>
          </w:del>
        </w:p>
        <w:p w14:paraId="502A5938" w14:textId="64409F7B" w:rsidR="00CC395A" w:rsidDel="001B5803" w:rsidRDefault="00CC395A" w:rsidP="000727C2">
          <w:pPr>
            <w:pStyle w:val="21"/>
            <w:ind w:leftChars="1" w:left="140" w:hangingChars="49" w:hanging="137"/>
            <w:rPr>
              <w:del w:id="397" w:author="黃懷萱" w:date="2022-12-21T02:23:00Z"/>
              <w:rFonts w:eastAsiaTheme="minorEastAsia"/>
              <w:noProof/>
              <w:color w:val="auto"/>
              <w:sz w:val="24"/>
            </w:rPr>
          </w:pPr>
          <w:del w:id="398" w:author="黃懷萱" w:date="2022-12-21T02:23:00Z">
            <w:r w:rsidRPr="001B5803" w:rsidDel="001B5803">
              <w:rPr>
                <w:noProof/>
                <w:rPrChange w:id="399" w:author="黃懷萱" w:date="2022-12-21T02:23:00Z">
                  <w:rPr>
                    <w:rStyle w:val="a5"/>
                    <w:noProof/>
                  </w:rPr>
                </w:rPrChange>
              </w:rPr>
              <w:delText>6.2</w:delText>
            </w:r>
            <w:r w:rsidRPr="001B5803" w:rsidDel="001B5803">
              <w:rPr>
                <w:rFonts w:hint="eastAsia"/>
                <w:noProof/>
                <w:rPrChange w:id="400" w:author="黃懷萱" w:date="2022-12-21T02:23:00Z">
                  <w:rPr>
                    <w:rStyle w:val="a5"/>
                    <w:rFonts w:hint="eastAsia"/>
                    <w:noProof/>
                  </w:rPr>
                </w:rPrChange>
              </w:rPr>
              <w:delText>、應用範圍及市場定位</w:delText>
            </w:r>
            <w:r w:rsidDel="001B5803">
              <w:rPr>
                <w:noProof/>
                <w:webHidden/>
              </w:rPr>
              <w:tab/>
            </w:r>
          </w:del>
          <w:del w:id="401" w:author="黃懷萱" w:date="2022-12-20T14:35:00Z">
            <w:r w:rsidDel="00E23DD0">
              <w:rPr>
                <w:noProof/>
                <w:webHidden/>
              </w:rPr>
              <w:delText>37</w:delText>
            </w:r>
          </w:del>
        </w:p>
        <w:p w14:paraId="03AD91D7" w14:textId="1E330E86" w:rsidR="00CC395A" w:rsidDel="001B5803" w:rsidRDefault="00CC395A" w:rsidP="001B5803">
          <w:pPr>
            <w:pStyle w:val="11"/>
            <w:rPr>
              <w:del w:id="402" w:author="黃懷萱" w:date="2022-12-21T02:23:00Z"/>
              <w:rFonts w:eastAsiaTheme="minorEastAsia"/>
              <w:noProof/>
              <w:color w:val="auto"/>
              <w:sz w:val="24"/>
            </w:rPr>
            <w:pPrChange w:id="403" w:author="黃懷萱" w:date="2022-12-21T02:21:00Z">
              <w:pPr>
                <w:pStyle w:val="11"/>
                <w:ind w:leftChars="1" w:left="140" w:hangingChars="49" w:hanging="137"/>
              </w:pPr>
            </w:pPrChange>
          </w:pPr>
          <w:del w:id="404" w:author="黃懷萱" w:date="2022-12-21T02:23:00Z">
            <w:r w:rsidRPr="001B5803" w:rsidDel="001B5803">
              <w:rPr>
                <w:rFonts w:hint="eastAsia"/>
                <w:noProof/>
                <w:rPrChange w:id="405" w:author="黃懷萱" w:date="2022-12-21T02:23:00Z">
                  <w:rPr>
                    <w:rStyle w:val="a5"/>
                    <w:rFonts w:hint="eastAsia"/>
                    <w:noProof/>
                  </w:rPr>
                </w:rPrChange>
              </w:rPr>
              <w:delText>第</w:delText>
            </w:r>
            <w:r w:rsidRPr="001B5803" w:rsidDel="001B5803">
              <w:rPr>
                <w:noProof/>
                <w:rPrChange w:id="406" w:author="黃懷萱" w:date="2022-12-21T02:23:00Z">
                  <w:rPr>
                    <w:rStyle w:val="a5"/>
                    <w:noProof/>
                  </w:rPr>
                </w:rPrChange>
              </w:rPr>
              <w:delText>7</w:delText>
            </w:r>
            <w:r w:rsidRPr="001B5803" w:rsidDel="001B5803">
              <w:rPr>
                <w:rFonts w:hint="eastAsia"/>
                <w:noProof/>
                <w:rPrChange w:id="407" w:author="黃懷萱" w:date="2022-12-21T02:23:00Z">
                  <w:rPr>
                    <w:rStyle w:val="a5"/>
                    <w:rFonts w:hint="eastAsia"/>
                    <w:noProof/>
                  </w:rPr>
                </w:rPrChange>
              </w:rPr>
              <w:delText>章、工作進度與分配</w:delText>
            </w:r>
            <w:r w:rsidDel="001B5803">
              <w:rPr>
                <w:noProof/>
                <w:webHidden/>
              </w:rPr>
              <w:tab/>
            </w:r>
          </w:del>
          <w:del w:id="408" w:author="黃懷萱" w:date="2022-12-20T14:35:00Z">
            <w:r w:rsidDel="00E23DD0">
              <w:rPr>
                <w:noProof/>
                <w:webHidden/>
              </w:rPr>
              <w:delText>39</w:delText>
            </w:r>
          </w:del>
        </w:p>
        <w:p w14:paraId="34C08613" w14:textId="27C0E02E" w:rsidR="00CC395A" w:rsidDel="001B5803" w:rsidRDefault="00CC395A" w:rsidP="001B5803">
          <w:pPr>
            <w:pStyle w:val="11"/>
            <w:rPr>
              <w:del w:id="409" w:author="黃懷萱" w:date="2022-12-21T02:23:00Z"/>
              <w:rFonts w:eastAsiaTheme="minorEastAsia"/>
              <w:noProof/>
              <w:color w:val="auto"/>
              <w:sz w:val="24"/>
            </w:rPr>
            <w:pPrChange w:id="410" w:author="黃懷萱" w:date="2022-12-21T02:21:00Z">
              <w:pPr>
                <w:pStyle w:val="11"/>
                <w:ind w:leftChars="1" w:left="140" w:hangingChars="49" w:hanging="137"/>
              </w:pPr>
            </w:pPrChange>
          </w:pPr>
          <w:del w:id="411" w:author="黃懷萱" w:date="2022-12-21T02:23:00Z">
            <w:r w:rsidRPr="001B5803" w:rsidDel="001B5803">
              <w:rPr>
                <w:rFonts w:ascii="標楷體" w:hAnsi="標楷體" w:hint="eastAsia"/>
                <w:noProof/>
                <w:rPrChange w:id="412" w:author="黃懷萱" w:date="2022-12-21T02:23:00Z">
                  <w:rPr>
                    <w:rStyle w:val="a5"/>
                    <w:rFonts w:ascii="標楷體" w:hAnsi="標楷體" w:hint="eastAsia"/>
                    <w:noProof/>
                  </w:rPr>
                </w:rPrChange>
              </w:rPr>
              <w:delText>參考文獻</w:delText>
            </w:r>
            <w:r w:rsidDel="001B5803">
              <w:rPr>
                <w:noProof/>
                <w:webHidden/>
              </w:rPr>
              <w:tab/>
            </w:r>
            <w:r w:rsidR="00F501A5" w:rsidRPr="00F501A5" w:rsidDel="001B5803">
              <w:rPr>
                <w:noProof/>
                <w:webHidden/>
              </w:rPr>
              <w:tab/>
            </w:r>
          </w:del>
          <w:del w:id="413" w:author="黃懷萱" w:date="2022-12-20T14:35:00Z">
            <w:r w:rsidDel="00E23DD0">
              <w:rPr>
                <w:noProof/>
                <w:webHidden/>
              </w:rPr>
              <w:delText>40</w:delText>
            </w:r>
          </w:del>
        </w:p>
        <w:p w14:paraId="58E45DBE" w14:textId="2D6512B6" w:rsidR="00CC395A" w:rsidDel="001B5803" w:rsidRDefault="00CC395A" w:rsidP="001B5803">
          <w:pPr>
            <w:pStyle w:val="11"/>
            <w:rPr>
              <w:del w:id="414" w:author="黃懷萱" w:date="2022-12-21T02:23:00Z"/>
              <w:rFonts w:eastAsiaTheme="minorEastAsia"/>
              <w:noProof/>
              <w:color w:val="auto"/>
              <w:sz w:val="24"/>
            </w:rPr>
            <w:pPrChange w:id="415" w:author="黃懷萱" w:date="2022-12-21T02:21:00Z">
              <w:pPr>
                <w:pStyle w:val="11"/>
                <w:ind w:leftChars="1" w:left="140" w:hangingChars="49" w:hanging="137"/>
              </w:pPr>
            </w:pPrChange>
          </w:pPr>
          <w:del w:id="416" w:author="黃懷萱" w:date="2022-12-21T02:23:00Z">
            <w:r w:rsidRPr="001B5803" w:rsidDel="001B5803">
              <w:rPr>
                <w:rFonts w:hint="eastAsia"/>
                <w:noProof/>
                <w:rPrChange w:id="417" w:author="黃懷萱" w:date="2022-12-21T02:23:00Z">
                  <w:rPr>
                    <w:rStyle w:val="a5"/>
                    <w:rFonts w:hint="eastAsia"/>
                    <w:noProof/>
                  </w:rPr>
                </w:rPrChange>
              </w:rPr>
              <w:delText>附錄</w:delText>
            </w:r>
            <w:r w:rsidDel="001B5803">
              <w:rPr>
                <w:noProof/>
                <w:webHidden/>
              </w:rPr>
              <w:tab/>
            </w:r>
            <w:r w:rsidR="00F501A5" w:rsidRPr="00F501A5" w:rsidDel="001B5803">
              <w:rPr>
                <w:noProof/>
                <w:webHidden/>
              </w:rPr>
              <w:tab/>
            </w:r>
          </w:del>
          <w:del w:id="418" w:author="黃懷萱" w:date="2022-12-20T14:35:00Z">
            <w:r w:rsidDel="00E23DD0">
              <w:rPr>
                <w:noProof/>
                <w:webHidden/>
              </w:rPr>
              <w:delText>41</w:delText>
            </w:r>
          </w:del>
        </w:p>
        <w:p w14:paraId="26BECA56" w14:textId="390C3426" w:rsidR="00900F36" w:rsidRDefault="00900F36" w:rsidP="000727C2">
          <w:pPr>
            <w:pStyle w:val="af3"/>
            <w:ind w:leftChars="1" w:left="160" w:hangingChars="49" w:hanging="157"/>
          </w:pPr>
          <w:r w:rsidRPr="008577D2">
            <w:rPr>
              <w:b/>
              <w:sz w:val="32"/>
              <w:szCs w:val="32"/>
            </w:rPr>
            <w:fldChar w:fldCharType="end"/>
          </w:r>
        </w:p>
      </w:sdtContent>
    </w:sdt>
    <w:p w14:paraId="4AD09B9D" w14:textId="7F951533" w:rsidR="00836910" w:rsidRDefault="00B466C6" w:rsidP="00B466C6">
      <w:pPr>
        <w:widowControl/>
        <w:spacing w:before="0" w:after="0" w:line="240" w:lineRule="auto"/>
        <w:ind w:firstLineChars="0" w:firstLine="0"/>
        <w:jc w:val="left"/>
        <w:rPr>
          <w:rFonts w:ascii="標楷體" w:hAnsi="標楷體" w:cs="Arial"/>
          <w:sz w:val="40"/>
          <w:szCs w:val="40"/>
        </w:rPr>
      </w:pPr>
      <w:r>
        <w:rPr>
          <w:rFonts w:ascii="標楷體" w:hAnsi="標楷體" w:cs="Arial"/>
          <w:sz w:val="40"/>
          <w:szCs w:val="40"/>
        </w:rPr>
        <w:br w:type="page"/>
      </w:r>
    </w:p>
    <w:p w14:paraId="47A2CA49" w14:textId="066FDE60" w:rsidR="00017C09" w:rsidRPr="00017C09" w:rsidRDefault="00836910" w:rsidP="001A69EB">
      <w:pPr>
        <w:pStyle w:val="1"/>
        <w:spacing w:before="360" w:after="360"/>
        <w:ind w:leftChars="-1" w:left="-3" w:right="280" w:firstLineChars="1" w:firstLine="4"/>
        <w:rPr>
          <w:rFonts w:ascii="標楷體" w:hAnsi="標楷體"/>
          <w:szCs w:val="40"/>
        </w:rPr>
      </w:pPr>
      <w:bookmarkStart w:id="419" w:name="_Toc122481800"/>
      <w:r w:rsidRPr="00836910">
        <w:rPr>
          <w:rFonts w:ascii="標楷體" w:hAnsi="標楷體" w:hint="eastAsia"/>
          <w:szCs w:val="40"/>
        </w:rPr>
        <w:lastRenderedPageBreak/>
        <w:t>表  目  錄</w:t>
      </w:r>
      <w:bookmarkEnd w:id="419"/>
    </w:p>
    <w:p w14:paraId="4D49B96A" w14:textId="77777777" w:rsidR="00017C09" w:rsidRDefault="00017C09" w:rsidP="001A69EB">
      <w:pPr>
        <w:widowControl/>
        <w:ind w:leftChars="-1" w:left="-3" w:right="280" w:firstLineChars="1" w:firstLine="3"/>
      </w:pPr>
      <w:r>
        <w:br w:type="page"/>
      </w:r>
    </w:p>
    <w:p w14:paraId="1F90ACE1" w14:textId="738187B1" w:rsidR="00017C09" w:rsidRDefault="00017C09" w:rsidP="001A69EB">
      <w:pPr>
        <w:pStyle w:val="1"/>
        <w:spacing w:before="360" w:after="360"/>
        <w:ind w:leftChars="-1" w:left="-3" w:right="280" w:firstLineChars="1" w:firstLine="4"/>
        <w:rPr>
          <w:rFonts w:ascii="標楷體" w:hAnsi="標楷體"/>
          <w:szCs w:val="40"/>
        </w:rPr>
      </w:pPr>
      <w:bookmarkStart w:id="420" w:name="_Toc122481801"/>
      <w:r w:rsidRPr="00017C09">
        <w:rPr>
          <w:rFonts w:ascii="標楷體" w:hAnsi="標楷體" w:hint="eastAsia"/>
          <w:szCs w:val="40"/>
        </w:rPr>
        <w:lastRenderedPageBreak/>
        <w:t>圖  目  錄</w:t>
      </w:r>
      <w:bookmarkEnd w:id="420"/>
    </w:p>
    <w:p w14:paraId="622E327E" w14:textId="77777777" w:rsidR="00DA5A1D" w:rsidRDefault="00DA5A1D" w:rsidP="001A69EB">
      <w:pPr>
        <w:ind w:leftChars="-1" w:left="-3" w:right="280" w:firstLineChars="1" w:firstLine="3"/>
        <w:sectPr w:rsidR="00DA5A1D" w:rsidSect="000139D2">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0"/>
          <w:cols w:space="425"/>
          <w:titlePg/>
          <w:docGrid w:type="lines" w:linePitch="360"/>
        </w:sectPr>
      </w:pPr>
    </w:p>
    <w:p w14:paraId="4B3F97CC" w14:textId="77777777" w:rsidR="00DA5A1D" w:rsidRPr="00DA5A1D" w:rsidRDefault="00DA5A1D" w:rsidP="001A69EB">
      <w:pPr>
        <w:ind w:leftChars="-1" w:left="-3" w:right="280" w:firstLineChars="1" w:firstLine="3"/>
      </w:pPr>
    </w:p>
    <w:p w14:paraId="0BBA07D9" w14:textId="6E972FC4" w:rsidR="00900F36" w:rsidRPr="00900F36" w:rsidRDefault="00836910" w:rsidP="001A69EB">
      <w:pPr>
        <w:widowControl/>
        <w:ind w:leftChars="-1" w:left="-3" w:right="280" w:firstLineChars="1" w:firstLine="4"/>
        <w:rPr>
          <w:rFonts w:ascii="標楷體" w:hAnsi="標楷體" w:cs="Arial"/>
          <w:sz w:val="40"/>
          <w:szCs w:val="40"/>
        </w:rPr>
      </w:pPr>
      <w:r>
        <w:rPr>
          <w:rFonts w:ascii="標楷體" w:hAnsi="標楷體" w:cs="Arial"/>
          <w:sz w:val="40"/>
          <w:szCs w:val="40"/>
        </w:rPr>
        <w:br w:type="page"/>
      </w:r>
    </w:p>
    <w:p w14:paraId="3E3E07F5" w14:textId="7219EEE0" w:rsidR="00963AE3" w:rsidRDefault="004919FC" w:rsidP="001A69EB">
      <w:pPr>
        <w:pStyle w:val="1"/>
        <w:numPr>
          <w:ilvl w:val="0"/>
          <w:numId w:val="4"/>
        </w:numPr>
        <w:tabs>
          <w:tab w:val="left" w:pos="851"/>
        </w:tabs>
        <w:spacing w:before="360" w:after="360"/>
        <w:ind w:leftChars="-1" w:left="-3" w:right="280" w:firstLineChars="1" w:firstLine="4"/>
        <w:rPr>
          <w:rFonts w:ascii="標楷體" w:hAnsi="標楷體"/>
          <w:szCs w:val="40"/>
        </w:rPr>
      </w:pPr>
      <w:bookmarkStart w:id="421" w:name="_Toc122481802"/>
      <w:r w:rsidRPr="004835E5">
        <w:rPr>
          <w:rFonts w:ascii="標楷體" w:hAnsi="標楷體" w:hint="eastAsia"/>
          <w:szCs w:val="40"/>
        </w:rPr>
        <w:lastRenderedPageBreak/>
        <w:t>研究動機</w:t>
      </w:r>
      <w:r w:rsidR="00937146" w:rsidRPr="004835E5">
        <w:rPr>
          <w:rFonts w:ascii="標楷體" w:hAnsi="標楷體" w:hint="eastAsia"/>
          <w:szCs w:val="40"/>
        </w:rPr>
        <w:t>與</w:t>
      </w:r>
      <w:r w:rsidR="00282316">
        <w:rPr>
          <w:rFonts w:ascii="標楷體" w:hAnsi="標楷體" w:hint="eastAsia"/>
          <w:szCs w:val="40"/>
        </w:rPr>
        <w:t>目標</w:t>
      </w:r>
      <w:bookmarkEnd w:id="421"/>
    </w:p>
    <w:p w14:paraId="633871BB" w14:textId="6B434496" w:rsidR="00282316" w:rsidRPr="00525377" w:rsidRDefault="00525377">
      <w:pPr>
        <w:pStyle w:val="2"/>
        <w:numPr>
          <w:ilvl w:val="1"/>
          <w:numId w:val="39"/>
        </w:numPr>
        <w:spacing w:beforeLines="100" w:before="360" w:after="180"/>
        <w:ind w:firstLineChars="0"/>
        <w:rPr>
          <w:rPrChange w:id="422" w:author="黃懷萱" w:date="2022-12-20T14:47:00Z">
            <w:rPr>
              <w:rFonts w:ascii="Times New Roman" w:hAnsi="Times New Roman"/>
              <w:color w:val="auto"/>
              <w:szCs w:val="36"/>
            </w:rPr>
          </w:rPrChange>
        </w:rPr>
        <w:pPrChange w:id="423" w:author="黃懷萱" w:date="2022-12-20T14:47:00Z">
          <w:pPr>
            <w:pStyle w:val="2"/>
            <w:spacing w:beforeLines="100" w:before="360" w:after="180"/>
            <w:ind w:left="721" w:hanging="721"/>
          </w:pPr>
        </w:pPrChange>
      </w:pPr>
      <w:bookmarkStart w:id="424" w:name="_Toc122481803"/>
      <w:ins w:id="425" w:author="黃懷萱" w:date="2022-12-20T14:48:00Z">
        <w:r>
          <w:rPr>
            <w:rFonts w:hint="eastAsia"/>
          </w:rPr>
          <w:t>、</w:t>
        </w:r>
      </w:ins>
      <w:del w:id="426" w:author="黃懷萱" w:date="2022-12-20T14:47:00Z">
        <w:r w:rsidR="00282316" w:rsidRPr="00C10C48" w:rsidDel="00525377">
          <w:rPr>
            <w:rFonts w:ascii="Times New Roman" w:hAnsi="Times New Roman" w:hint="eastAsia"/>
            <w:color w:val="auto"/>
            <w:szCs w:val="36"/>
          </w:rPr>
          <w:delText>1.1</w:delText>
        </w:r>
        <w:r w:rsidR="00806ED6" w:rsidRPr="00C10C48" w:rsidDel="00525377">
          <w:rPr>
            <w:rFonts w:ascii="Times New Roman" w:hAnsi="Times New Roman" w:hint="eastAsia"/>
            <w:color w:val="auto"/>
            <w:szCs w:val="36"/>
          </w:rPr>
          <w:delText>、</w:delText>
        </w:r>
      </w:del>
      <w:r w:rsidR="00282316" w:rsidRPr="00525377">
        <w:rPr>
          <w:rFonts w:hint="eastAsia"/>
          <w:rPrChange w:id="427" w:author="黃懷萱" w:date="2022-12-20T14:47:00Z">
            <w:rPr>
              <w:rFonts w:ascii="Times New Roman" w:hAnsi="Times New Roman" w:hint="eastAsia"/>
              <w:color w:val="auto"/>
              <w:szCs w:val="36"/>
            </w:rPr>
          </w:rPrChange>
        </w:rPr>
        <w:t>研究動機</w:t>
      </w:r>
      <w:bookmarkEnd w:id="424"/>
    </w:p>
    <w:p w14:paraId="3993487A" w14:textId="7878F413" w:rsidR="00C10C48" w:rsidRPr="00281245" w:rsidRDefault="00354B6A" w:rsidP="00C10C48">
      <w:pPr>
        <w:ind w:firstLine="560"/>
        <w:rPr>
          <w:rFonts w:ascii="Times New Roman" w:hAnsi="Times New Roman" w:cs="Times New Roman"/>
          <w:szCs w:val="28"/>
        </w:rPr>
      </w:pPr>
      <w:r>
        <w:rPr>
          <w:rFonts w:hint="eastAsia"/>
        </w:rPr>
        <w:tab/>
      </w:r>
      <w:bookmarkStart w:id="428" w:name="_Hlk94457684"/>
      <w:r w:rsidR="00C10C48" w:rsidRPr="00281245">
        <w:rPr>
          <w:rFonts w:ascii="Times New Roman" w:hAnsi="Times New Roman" w:cs="Times New Roman" w:hint="eastAsia"/>
          <w:szCs w:val="28"/>
        </w:rPr>
        <w:t>不論是學生或上班族，面對緊湊的生活步調，在出門前往往需要花費時間</w:t>
      </w:r>
      <w:r w:rsidR="00B30735">
        <w:rPr>
          <w:rFonts w:ascii="Times New Roman" w:hAnsi="Times New Roman" w:cs="Times New Roman" w:hint="eastAsia"/>
          <w:szCs w:val="28"/>
        </w:rPr>
        <w:t>在</w:t>
      </w:r>
      <w:r w:rsidR="00C10C48" w:rsidRPr="00281245">
        <w:rPr>
          <w:rFonts w:ascii="Times New Roman" w:hAnsi="Times New Roman" w:cs="Times New Roman" w:hint="eastAsia"/>
          <w:szCs w:val="28"/>
        </w:rPr>
        <w:t>決定日常生活的衣物穿搭，除了要找尋適合自己當日外出場合的服裝之外，也需要利用手機查詢天氣概況，避免因為穿著不夠保暖，</w:t>
      </w:r>
      <w:r w:rsidR="00681262">
        <w:rPr>
          <w:rFonts w:ascii="Times New Roman" w:hAnsi="Times New Roman" w:cs="Times New Roman" w:hint="eastAsia"/>
          <w:szCs w:val="28"/>
        </w:rPr>
        <w:t>導致</w:t>
      </w:r>
      <w:r w:rsidR="00C10C48" w:rsidRPr="00281245">
        <w:rPr>
          <w:rFonts w:ascii="Times New Roman" w:hAnsi="Times New Roman" w:cs="Times New Roman" w:hint="eastAsia"/>
          <w:szCs w:val="28"/>
        </w:rPr>
        <w:t>受風寒而影響身體健康；又或者穿著太多，身體</w:t>
      </w:r>
      <w:r w:rsidR="00EF7451">
        <w:rPr>
          <w:rFonts w:ascii="Times New Roman" w:hAnsi="Times New Roman" w:cs="Times New Roman" w:hint="eastAsia"/>
          <w:szCs w:val="28"/>
        </w:rPr>
        <w:t>積熱過多而</w:t>
      </w:r>
      <w:r w:rsidR="00C10C48" w:rsidRPr="00281245">
        <w:rPr>
          <w:rFonts w:ascii="Times New Roman" w:hAnsi="Times New Roman" w:cs="Times New Roman" w:hint="eastAsia"/>
          <w:szCs w:val="28"/>
        </w:rPr>
        <w:t>感到不適。因此，如何在出門前，快速地選定適合自己心情的穿搭，並且兼顧美觀與身體舒適是一個值得研究的議題。</w:t>
      </w:r>
    </w:p>
    <w:p w14:paraId="4124FB10" w14:textId="61A6B7AC" w:rsidR="00C10C48" w:rsidRDefault="00C10C48" w:rsidP="00C10C48">
      <w:pPr>
        <w:ind w:firstLine="560"/>
        <w:rPr>
          <w:rFonts w:ascii="Times New Roman" w:hAnsi="Times New Roman" w:cs="Times New Roman"/>
          <w:szCs w:val="28"/>
        </w:rPr>
      </w:pPr>
      <w:r w:rsidRPr="00281245">
        <w:rPr>
          <w:rFonts w:ascii="Times New Roman" w:hAnsi="Times New Roman" w:cs="Times New Roman" w:hint="eastAsia"/>
          <w:szCs w:val="28"/>
        </w:rPr>
        <w:t>為了解決上述問題，本計畫擬設計並開發一個智能衣櫃，此衣櫃具備一個主控系統、一個螢幕、一組馬達控制系統與攝像頭</w:t>
      </w:r>
      <w:r w:rsidR="00E21964">
        <w:rPr>
          <w:rFonts w:ascii="Times New Roman" w:hAnsi="Times New Roman" w:cs="Times New Roman" w:hint="eastAsia"/>
          <w:szCs w:val="28"/>
        </w:rPr>
        <w:t>來完成這項研究計畫</w:t>
      </w:r>
      <w:r w:rsidRPr="00281245">
        <w:rPr>
          <w:rFonts w:ascii="Times New Roman" w:hAnsi="Times New Roman" w:cs="Times New Roman" w:hint="eastAsia"/>
          <w:szCs w:val="28"/>
        </w:rPr>
        <w:t>。首先，使用者</w:t>
      </w:r>
      <w:r w:rsidR="00B840A8">
        <w:rPr>
          <w:rFonts w:ascii="Times New Roman" w:hAnsi="Times New Roman" w:cs="Times New Roman" w:hint="eastAsia"/>
          <w:szCs w:val="28"/>
        </w:rPr>
        <w:t>需先</w:t>
      </w:r>
      <w:r w:rsidR="000E378D">
        <w:rPr>
          <w:rFonts w:ascii="Times New Roman" w:hAnsi="Times New Roman" w:cs="Times New Roman" w:hint="eastAsia"/>
          <w:szCs w:val="28"/>
        </w:rPr>
        <w:t>將添購的</w:t>
      </w:r>
      <w:r w:rsidRPr="00281245">
        <w:rPr>
          <w:rFonts w:ascii="Times New Roman" w:hAnsi="Times New Roman" w:cs="Times New Roman" w:hint="eastAsia"/>
          <w:szCs w:val="28"/>
        </w:rPr>
        <w:t>衣物放進衣櫃時，</w:t>
      </w:r>
      <w:r w:rsidR="00F97B1E">
        <w:rPr>
          <w:rFonts w:ascii="Times New Roman" w:hAnsi="Times New Roman" w:cs="Times New Roman" w:hint="eastAsia"/>
          <w:szCs w:val="28"/>
        </w:rPr>
        <w:t>點選螢幕後會將衣物送至衣櫃內部，啟動</w:t>
      </w:r>
      <w:r w:rsidRPr="00281245">
        <w:rPr>
          <w:rFonts w:ascii="Times New Roman" w:hAnsi="Times New Roman" w:cs="Times New Roman" w:hint="eastAsia"/>
          <w:szCs w:val="28"/>
        </w:rPr>
        <w:t>攝像頭將該衣物進行拍照，並透過服飾影像識別演算法自動識別衣物類別，存入資料庫的同時也會啟動馬達將衣物收納擺放好。當使用者要出門時，系統會抓取當地氣候資訊，並依據自訂的演算法選定穿搭衣物，也可以經由使用者定義。最後，當使用者決定該穿搭衣物後，系統會驅動馬達控制系統，將衣物送到方便使用者拿取的位置</w:t>
      </w:r>
      <w:bookmarkEnd w:id="428"/>
      <w:r w:rsidRPr="00281245">
        <w:rPr>
          <w:rFonts w:ascii="Times New Roman" w:hAnsi="Times New Roman" w:cs="Times New Roman" w:hint="eastAsia"/>
          <w:szCs w:val="28"/>
        </w:rPr>
        <w:t>，使用者拿取後即可穿搭出門。</w:t>
      </w:r>
    </w:p>
    <w:p w14:paraId="46B95FF4" w14:textId="5472D5F1" w:rsidR="00C10C48" w:rsidRDefault="00C10C48" w:rsidP="00354B6A">
      <w:pPr>
        <w:ind w:leftChars="-1" w:left="-3" w:firstLineChars="1" w:firstLine="3"/>
        <w:rPr>
          <w:rFonts w:ascii="Times New Roman" w:hAnsi="Times New Roman" w:cs="Times New Roman"/>
          <w:szCs w:val="28"/>
        </w:rPr>
      </w:pPr>
      <w:r>
        <w:rPr>
          <w:rFonts w:ascii="Times New Roman" w:hAnsi="Times New Roman" w:cs="Times New Roman"/>
          <w:szCs w:val="28"/>
        </w:rPr>
        <w:tab/>
      </w:r>
      <w:r w:rsidRPr="00C10C48">
        <w:rPr>
          <w:rFonts w:ascii="Times New Roman" w:hAnsi="Times New Roman" w:cs="Times New Roman"/>
          <w:color w:val="FF0000"/>
          <w:szCs w:val="28"/>
        </w:rPr>
        <w:t>(</w:t>
      </w:r>
      <w:r>
        <w:rPr>
          <w:rFonts w:ascii="Times New Roman" w:hAnsi="Times New Roman" w:cs="Times New Roman" w:hint="eastAsia"/>
          <w:color w:val="FF0000"/>
          <w:szCs w:val="28"/>
        </w:rPr>
        <w:t>下面這些講的是</w:t>
      </w:r>
      <w:r>
        <w:rPr>
          <w:rFonts w:ascii="Times New Roman" w:hAnsi="Times New Roman" w:cs="Times New Roman" w:hint="eastAsia"/>
          <w:color w:val="FF0000"/>
          <w:szCs w:val="28"/>
        </w:rPr>
        <w:t>AIOT</w:t>
      </w:r>
      <w:r>
        <w:rPr>
          <w:rFonts w:ascii="Times New Roman" w:hAnsi="Times New Roman" w:cs="Times New Roman" w:hint="eastAsia"/>
          <w:color w:val="FF0000"/>
          <w:szCs w:val="28"/>
        </w:rPr>
        <w:t>，跟專題無關</w:t>
      </w:r>
      <w:r w:rsidRPr="00C10C48">
        <w:rPr>
          <w:rFonts w:ascii="Times New Roman" w:hAnsi="Times New Roman" w:cs="Times New Roman"/>
          <w:color w:val="FF0000"/>
          <w:szCs w:val="28"/>
        </w:rPr>
        <w:t>)</w:t>
      </w:r>
    </w:p>
    <w:p w14:paraId="68DE8A9E" w14:textId="08454425" w:rsidR="00E56C4A" w:rsidRPr="00C10C48" w:rsidRDefault="001F6571" w:rsidP="00C10C48">
      <w:pPr>
        <w:ind w:leftChars="-1" w:left="-3" w:firstLineChars="161" w:firstLine="451"/>
        <w:rPr>
          <w:color w:val="D9D9D9" w:themeColor="background1" w:themeShade="D9"/>
        </w:rPr>
      </w:pPr>
      <w:r w:rsidRPr="00C10C48">
        <w:rPr>
          <w:rFonts w:hint="eastAsia"/>
          <w:color w:val="D9D9D9" w:themeColor="background1" w:themeShade="D9"/>
        </w:rPr>
        <w:t>隨著</w:t>
      </w:r>
      <w:r w:rsidR="00E56C4A" w:rsidRPr="00C10C48">
        <w:rPr>
          <w:rFonts w:hint="eastAsia"/>
          <w:color w:val="D9D9D9" w:themeColor="background1" w:themeShade="D9"/>
        </w:rPr>
        <w:t>現代科技逐年的發展進步，醫療裝置、家庭、建築與工業自動化的</w:t>
      </w:r>
      <w:r w:rsidR="00E56C4A" w:rsidRPr="00C10C48">
        <w:rPr>
          <w:rFonts w:hint="eastAsia"/>
          <w:color w:val="D9D9D9" w:themeColor="background1" w:themeShade="D9"/>
        </w:rPr>
        <w:t>IOT</w:t>
      </w:r>
      <w:r w:rsidR="00E56C4A" w:rsidRPr="00C10C48">
        <w:rPr>
          <w:rFonts w:hint="eastAsia"/>
          <w:color w:val="D9D9D9" w:themeColor="background1" w:themeShade="D9"/>
        </w:rPr>
        <w:t>裝置每年數量呈爆炸性成長，而在這其中人工智慧能夠使這些物聯網更好地發揮作用，收集資料並從中分析數據並學習，做出及時的決策並採取行動，也可以注意到人們可能忽視的小細節，來降低人工成本。</w:t>
      </w:r>
    </w:p>
    <w:p w14:paraId="47B5E007" w14:textId="05B9CB6D" w:rsidR="00E72698" w:rsidRPr="00C10C48" w:rsidRDefault="00354B6A" w:rsidP="00354B6A">
      <w:pPr>
        <w:ind w:leftChars="-1" w:left="-3" w:firstLineChars="1" w:firstLine="3"/>
        <w:rPr>
          <w:color w:val="D9D9D9" w:themeColor="background1" w:themeShade="D9"/>
        </w:rPr>
      </w:pPr>
      <w:r w:rsidRPr="00C10C48">
        <w:rPr>
          <w:rFonts w:hint="eastAsia"/>
          <w:color w:val="D9D9D9" w:themeColor="background1" w:themeShade="D9"/>
        </w:rPr>
        <w:lastRenderedPageBreak/>
        <w:tab/>
      </w:r>
      <w:r w:rsidR="00E56C4A" w:rsidRPr="00C10C48">
        <w:rPr>
          <w:rFonts w:hint="eastAsia"/>
          <w:color w:val="D9D9D9" w:themeColor="background1" w:themeShade="D9"/>
        </w:rPr>
        <w:t>為了更好的將</w:t>
      </w:r>
      <w:r w:rsidR="00E56C4A" w:rsidRPr="00C10C48">
        <w:rPr>
          <w:rFonts w:hint="eastAsia"/>
          <w:color w:val="D9D9D9" w:themeColor="background1" w:themeShade="D9"/>
        </w:rPr>
        <w:t>AIOT</w:t>
      </w:r>
      <w:r w:rsidR="00E56C4A" w:rsidRPr="00C10C48">
        <w:rPr>
          <w:rFonts w:hint="eastAsia"/>
          <w:color w:val="D9D9D9" w:themeColor="background1" w:themeShade="D9"/>
        </w:rPr>
        <w:t>應用到生活上，大數據分析漸漸地成為了主流，在收集大量資料與數據後來預測及分析使用者的下一步或是最佳解，讓人們可以更專心地在某一件事物上，而不用顧慮太多，皆由機器來幫忙注意或思考，在各個領域與行業中，</w:t>
      </w:r>
      <w:r w:rsidR="00E56C4A" w:rsidRPr="00C10C48">
        <w:rPr>
          <w:rFonts w:hint="eastAsia"/>
          <w:color w:val="D9D9D9" w:themeColor="background1" w:themeShade="D9"/>
        </w:rPr>
        <w:t>AI</w:t>
      </w:r>
      <w:r w:rsidR="00E56C4A" w:rsidRPr="00C10C48">
        <w:rPr>
          <w:rFonts w:hint="eastAsia"/>
          <w:color w:val="D9D9D9" w:themeColor="background1" w:themeShade="D9"/>
        </w:rPr>
        <w:t>大數據分析已不再是抽象的事物，漸漸地各項領域都朝新型態的數位技術出發，利用科技來協助我們的生活必給予幫助。</w:t>
      </w:r>
    </w:p>
    <w:p w14:paraId="09538F43" w14:textId="6909A5F0" w:rsidR="00282316" w:rsidRDefault="00525377">
      <w:pPr>
        <w:pStyle w:val="2"/>
        <w:numPr>
          <w:ilvl w:val="1"/>
          <w:numId w:val="39"/>
        </w:numPr>
        <w:spacing w:beforeLines="100" w:before="360" w:after="180"/>
        <w:ind w:firstLineChars="0"/>
        <w:pPrChange w:id="429" w:author="黃懷萱" w:date="2022-12-20T14:47:00Z">
          <w:pPr>
            <w:pStyle w:val="2"/>
            <w:spacing w:after="180"/>
            <w:ind w:leftChars="-1" w:left="-3" w:right="280" w:firstLineChars="1" w:firstLine="4"/>
          </w:pPr>
        </w:pPrChange>
      </w:pPr>
      <w:bookmarkStart w:id="430" w:name="_Toc122481804"/>
      <w:ins w:id="431" w:author="黃懷萱" w:date="2022-12-20T14:48:00Z">
        <w:r>
          <w:rPr>
            <w:rFonts w:hint="eastAsia"/>
          </w:rPr>
          <w:t>、</w:t>
        </w:r>
      </w:ins>
      <w:del w:id="432" w:author="黃懷萱" w:date="2022-12-20T14:47:00Z">
        <w:r w:rsidR="00282316" w:rsidDel="00525377">
          <w:rPr>
            <w:rFonts w:hint="eastAsia"/>
          </w:rPr>
          <w:delText>1.2</w:delText>
        </w:r>
        <w:r w:rsidR="00806ED6" w:rsidRPr="00806ED6" w:rsidDel="00525377">
          <w:rPr>
            <w:rFonts w:hint="eastAsia"/>
          </w:rPr>
          <w:delText>、</w:delText>
        </w:r>
      </w:del>
      <w:r w:rsidR="00282316">
        <w:rPr>
          <w:rFonts w:hint="eastAsia"/>
        </w:rPr>
        <w:t>研究目標</w:t>
      </w:r>
      <w:bookmarkEnd w:id="430"/>
    </w:p>
    <w:p w14:paraId="5F973F44" w14:textId="6AA2E473" w:rsidR="001F6571" w:rsidRDefault="00354B6A" w:rsidP="00354B6A">
      <w:pPr>
        <w:spacing w:beforeLines="50" w:before="180"/>
        <w:ind w:leftChars="-1" w:left="-3" w:firstLineChars="1" w:firstLine="3"/>
        <w:rPr>
          <w:rFonts w:ascii="Times New Roman" w:hAnsi="Times New Roman" w:cs="Times New Roman"/>
          <w:szCs w:val="28"/>
        </w:rPr>
      </w:pPr>
      <w:r>
        <w:rPr>
          <w:rFonts w:ascii="Times New Roman" w:hAnsi="Times New Roman" w:cs="Times New Roman" w:hint="eastAsia"/>
          <w:szCs w:val="28"/>
        </w:rPr>
        <w:tab/>
      </w:r>
      <w:r w:rsidR="001F6571">
        <w:rPr>
          <w:rFonts w:ascii="Times New Roman" w:hAnsi="Times New Roman" w:cs="Times New Roman" w:hint="eastAsia"/>
          <w:szCs w:val="28"/>
        </w:rPr>
        <w:t>鑒於</w:t>
      </w:r>
      <w:r w:rsidR="001F6571" w:rsidRPr="001F6571">
        <w:rPr>
          <w:rFonts w:ascii="Times New Roman" w:hAnsi="Times New Roman" w:cs="Times New Roman"/>
          <w:szCs w:val="28"/>
        </w:rPr>
        <w:t>現代技術所帶來的改變與自動化趨勢，同時為了緩解忙碌的早晨，本研究計畫</w:t>
      </w:r>
      <w:r w:rsidR="001F6571" w:rsidRPr="001F6571">
        <w:rPr>
          <w:rFonts w:ascii="Times New Roman" w:hAnsi="Times New Roman" w:cs="Times New Roman" w:hint="eastAsia"/>
          <w:szCs w:val="28"/>
        </w:rPr>
        <w:t>預計將</w:t>
      </w:r>
      <w:r w:rsidR="001F6571" w:rsidRPr="001F6571">
        <w:rPr>
          <w:rFonts w:ascii="Times New Roman" w:hAnsi="Times New Roman" w:cs="Times New Roman"/>
          <w:szCs w:val="28"/>
        </w:rPr>
        <w:t>完成一台智能衣櫃。其中技術項目包含衣物辨識，使使用者將衣物放入衣櫃後由系統自動辨識並歸類該衣物，並將衣物通過</w:t>
      </w:r>
      <w:ins w:id="433" w:author="黃懷萱" w:date="2022-12-20T00:06:00Z">
        <w:r w:rsidR="00D15ADA">
          <w:rPr>
            <w:rFonts w:ascii="Times New Roman" w:hAnsi="Times New Roman" w:cs="Times New Roman" w:hint="eastAsia"/>
            <w:szCs w:val="28"/>
          </w:rPr>
          <w:t>軌道</w:t>
        </w:r>
      </w:ins>
      <w:del w:id="434" w:author="黃懷萱" w:date="2022-12-20T00:06:00Z">
        <w:r w:rsidR="001F6571" w:rsidRPr="001F6571" w:rsidDel="00D15ADA">
          <w:rPr>
            <w:rFonts w:ascii="Times New Roman" w:hAnsi="Times New Roman" w:cs="Times New Roman"/>
            <w:szCs w:val="28"/>
          </w:rPr>
          <w:delText>道軌</w:delText>
        </w:r>
      </w:del>
      <w:r w:rsidR="001F6571" w:rsidRPr="001F6571">
        <w:rPr>
          <w:rFonts w:ascii="Times New Roman" w:hAnsi="Times New Roman" w:cs="Times New Roman"/>
          <w:szCs w:val="28"/>
        </w:rPr>
        <w:t>收入衣櫃。使用時只需要將衣物放入衣櫃就可以在面板上查看所有的衣物資訊，解決衣服的收納與歸類問題。</w:t>
      </w:r>
    </w:p>
    <w:p w14:paraId="14DB60E4" w14:textId="6D9B3E4D" w:rsidR="001F6571" w:rsidRDefault="001F6571" w:rsidP="001A69EB">
      <w:pPr>
        <w:ind w:leftChars="-1" w:left="-3" w:firstLineChars="1" w:firstLine="3"/>
        <w:rPr>
          <w:rFonts w:cs="Times New Roman"/>
          <w:szCs w:val="28"/>
        </w:rPr>
      </w:pPr>
      <w:r>
        <w:rPr>
          <w:rFonts w:ascii="Times New Roman" w:hAnsi="Times New Roman" w:cs="Times New Roman"/>
          <w:szCs w:val="28"/>
        </w:rPr>
        <w:tab/>
      </w:r>
      <w:r w:rsidRPr="00052B9A">
        <w:rPr>
          <w:rFonts w:cs="Times New Roman"/>
          <w:szCs w:val="28"/>
        </w:rPr>
        <w:t>同時此衣櫃包含一套衣物推薦演</w:t>
      </w:r>
      <w:r>
        <w:rPr>
          <w:rFonts w:cs="Times New Roman" w:hint="eastAsia"/>
          <w:szCs w:val="28"/>
        </w:rPr>
        <w:t>算</w:t>
      </w:r>
      <w:r w:rsidRPr="00052B9A">
        <w:rPr>
          <w:rFonts w:cs="Times New Roman"/>
          <w:szCs w:val="28"/>
        </w:rPr>
        <w:t>法，該演算法會結合使用者設定的喜好度</w:t>
      </w:r>
      <w:r w:rsidR="00593224">
        <w:rPr>
          <w:rFonts w:cs="Times New Roman" w:hint="eastAsia"/>
          <w:szCs w:val="28"/>
        </w:rPr>
        <w:t>、</w:t>
      </w:r>
      <w:r w:rsidRPr="00052B9A">
        <w:rPr>
          <w:rFonts w:cs="Times New Roman"/>
          <w:szCs w:val="28"/>
        </w:rPr>
        <w:t>顏色</w:t>
      </w:r>
      <w:r w:rsidR="00593224">
        <w:rPr>
          <w:rFonts w:cs="Times New Roman" w:hint="eastAsia"/>
          <w:szCs w:val="28"/>
        </w:rPr>
        <w:t>、</w:t>
      </w:r>
      <w:r w:rsidRPr="00052B9A">
        <w:rPr>
          <w:rFonts w:cs="Times New Roman"/>
          <w:szCs w:val="28"/>
        </w:rPr>
        <w:t>種類等資訊為使用者推薦數套衣物組合，並且系統會時時自動抓取天氣資訊供使用者進行考量，使用者只需點點手指就可從電子面板取得以上資訊。在選擇好心儀的組合後，衣櫃就會自動將衣服</w:t>
      </w:r>
      <w:ins w:id="435" w:author="黃懷萱" w:date="2022-12-20T00:06:00Z">
        <w:r w:rsidR="006D4724">
          <w:rPr>
            <w:rFonts w:cs="Times New Roman" w:hint="eastAsia"/>
            <w:szCs w:val="28"/>
          </w:rPr>
          <w:t>透過</w:t>
        </w:r>
      </w:ins>
      <w:del w:id="436" w:author="黃懷萱" w:date="2022-12-20T00:06:00Z">
        <w:r w:rsidRPr="00052B9A" w:rsidDel="006D4724">
          <w:rPr>
            <w:rFonts w:cs="Times New Roman"/>
            <w:szCs w:val="28"/>
          </w:rPr>
          <w:delText>透果</w:delText>
        </w:r>
      </w:del>
      <w:r w:rsidRPr="00052B9A">
        <w:rPr>
          <w:rFonts w:cs="Times New Roman"/>
          <w:szCs w:val="28"/>
        </w:rPr>
        <w:t>軌道輸送至使用者眼前，因此使用者不需再翻箱倒櫃的找衣服或選擇困難，利用機器就可完成所有事物</w:t>
      </w:r>
      <w:r>
        <w:rPr>
          <w:rFonts w:cs="Times New Roman" w:hint="eastAsia"/>
          <w:szCs w:val="28"/>
        </w:rPr>
        <w:t>。</w:t>
      </w:r>
    </w:p>
    <w:p w14:paraId="4F1302EE" w14:textId="1788070A" w:rsidR="001F6571" w:rsidRPr="001F6571" w:rsidRDefault="001F6571" w:rsidP="00354B6A">
      <w:pPr>
        <w:ind w:leftChars="-1" w:left="-3" w:firstLineChars="161" w:firstLine="451"/>
      </w:pPr>
      <w:r>
        <w:rPr>
          <w:rFonts w:cs="Times New Roman" w:hint="eastAsia"/>
          <w:szCs w:val="28"/>
        </w:rPr>
        <w:t>因此，</w:t>
      </w:r>
      <w:del w:id="437" w:author="黃懷萱" w:date="2022-12-20T00:02:00Z">
        <w:r w:rsidDel="00681EF9">
          <w:rPr>
            <w:rFonts w:cs="Times New Roman" w:hint="eastAsia"/>
            <w:szCs w:val="28"/>
          </w:rPr>
          <w:delText>我們</w:delText>
        </w:r>
      </w:del>
      <w:ins w:id="438" w:author="黃懷萱" w:date="2022-12-20T00:02:00Z">
        <w:r w:rsidR="00681EF9">
          <w:rPr>
            <w:rFonts w:cs="Times New Roman" w:hint="eastAsia"/>
            <w:szCs w:val="28"/>
          </w:rPr>
          <w:t>本研究計畫</w:t>
        </w:r>
      </w:ins>
      <w:ins w:id="439" w:author="黃懷萱" w:date="2022-12-20T00:03:00Z">
        <w:r w:rsidR="00681EF9">
          <w:rPr>
            <w:rFonts w:cs="Times New Roman" w:hint="eastAsia"/>
            <w:szCs w:val="28"/>
          </w:rPr>
          <w:t>的智能衣櫃研究計劃將有以下這些目標：</w:t>
        </w:r>
      </w:ins>
      <w:del w:id="440" w:author="黃懷萱" w:date="2022-12-20T00:03:00Z">
        <w:r w:rsidDel="00681EF9">
          <w:rPr>
            <w:rFonts w:cs="Times New Roman" w:hint="eastAsia"/>
            <w:szCs w:val="28"/>
          </w:rPr>
          <w:delText>希望衣櫃將主要具備有以下功能。</w:delText>
        </w:r>
      </w:del>
    </w:p>
    <w:p w14:paraId="25A2E3E2" w14:textId="734066AF" w:rsidR="008E5D11" w:rsidRPr="00E12FD8" w:rsidRDefault="00D31901">
      <w:pPr>
        <w:pStyle w:val="a3"/>
        <w:numPr>
          <w:ilvl w:val="0"/>
          <w:numId w:val="46"/>
        </w:numPr>
        <w:spacing w:before="240" w:after="0" w:line="320" w:lineRule="exact"/>
        <w:ind w:leftChars="0" w:firstLineChars="0"/>
        <w:jc w:val="left"/>
        <w:rPr>
          <w:rFonts w:ascii="標楷體" w:hAnsi="標楷體"/>
          <w:szCs w:val="24"/>
          <w:rPrChange w:id="441" w:author="黃懷萱" w:date="2022-12-20T15:06:00Z">
            <w:rPr/>
          </w:rPrChange>
        </w:rPr>
        <w:pPrChange w:id="442" w:author="黃懷萱" w:date="2022-12-20T15:06:00Z">
          <w:pPr>
            <w:spacing w:before="240" w:after="0" w:line="320" w:lineRule="exact"/>
            <w:ind w:leftChars="-1" w:left="-3" w:firstLineChars="1" w:firstLine="3"/>
            <w:jc w:val="left"/>
          </w:pPr>
        </w:pPrChange>
      </w:pPr>
      <w:del w:id="443" w:author="黃懷萱" w:date="2022-12-20T15:06:00Z">
        <w:r w:rsidRPr="00E12FD8" w:rsidDel="00E12FD8">
          <w:rPr>
            <w:rFonts w:ascii="標楷體" w:hAnsi="標楷體" w:hint="eastAsia"/>
            <w:szCs w:val="24"/>
            <w:rPrChange w:id="444" w:author="黃懷萱" w:date="2022-12-20T15:06:00Z">
              <w:rPr>
                <w:rFonts w:hint="eastAsia"/>
              </w:rPr>
            </w:rPrChange>
          </w:rPr>
          <w:delText>一、</w:delText>
        </w:r>
      </w:del>
      <w:r w:rsidR="008E5D11" w:rsidRPr="00E12FD8">
        <w:rPr>
          <w:rFonts w:ascii="標楷體" w:hAnsi="標楷體" w:hint="eastAsia"/>
          <w:szCs w:val="24"/>
          <w:rPrChange w:id="445" w:author="黃懷萱" w:date="2022-12-20T15:06:00Z">
            <w:rPr>
              <w:rFonts w:hint="eastAsia"/>
            </w:rPr>
          </w:rPrChange>
        </w:rPr>
        <w:t>節省時間</w:t>
      </w:r>
    </w:p>
    <w:p w14:paraId="750D20DA" w14:textId="1B6A13A1" w:rsidR="008E5D11" w:rsidRPr="00E12FD8" w:rsidRDefault="00FF3AA5">
      <w:pPr>
        <w:pStyle w:val="a3"/>
        <w:numPr>
          <w:ilvl w:val="0"/>
          <w:numId w:val="48"/>
        </w:numPr>
        <w:spacing w:before="240" w:after="0" w:line="320" w:lineRule="exact"/>
        <w:ind w:leftChars="0" w:left="993" w:firstLineChars="0" w:hanging="513"/>
        <w:jc w:val="left"/>
        <w:rPr>
          <w:rFonts w:ascii="標楷體" w:hAnsi="標楷體"/>
          <w:szCs w:val="24"/>
          <w:rPrChange w:id="446" w:author="黃懷萱" w:date="2022-12-20T15:07:00Z">
            <w:rPr/>
          </w:rPrChange>
        </w:rPr>
        <w:pPrChange w:id="447" w:author="黃懷萱" w:date="2022-12-20T15:07:00Z">
          <w:pPr>
            <w:spacing w:before="240" w:after="0" w:line="320" w:lineRule="exact"/>
            <w:ind w:leftChars="-1" w:left="-3" w:firstLineChars="1" w:firstLine="3"/>
            <w:jc w:val="left"/>
          </w:pPr>
        </w:pPrChange>
      </w:pPr>
      <w:del w:id="448" w:author="黃懷萱" w:date="2022-12-20T15:07:00Z">
        <w:r w:rsidRPr="00E12FD8" w:rsidDel="00E12FD8">
          <w:rPr>
            <w:rFonts w:ascii="標楷體" w:hAnsi="標楷體"/>
            <w:szCs w:val="24"/>
            <w:rPrChange w:id="449" w:author="黃懷萱" w:date="2022-12-20T15:07:00Z">
              <w:rPr/>
            </w:rPrChange>
          </w:rPr>
          <w:delText xml:space="preserve">(1) </w:delText>
        </w:r>
      </w:del>
      <w:r w:rsidR="008E5D11" w:rsidRPr="00E12FD8">
        <w:rPr>
          <w:rFonts w:ascii="標楷體" w:hAnsi="標楷體" w:hint="eastAsia"/>
          <w:szCs w:val="24"/>
          <w:rPrChange w:id="450" w:author="黃懷萱" w:date="2022-12-20T15:07:00Z">
            <w:rPr>
              <w:rFonts w:hint="eastAsia"/>
            </w:rPr>
          </w:rPrChange>
        </w:rPr>
        <w:t>自動天氣預報</w:t>
      </w:r>
    </w:p>
    <w:p w14:paraId="13B23D8A" w14:textId="42600679" w:rsidR="008E5D11" w:rsidRPr="009E5226" w:rsidRDefault="002E2EB8" w:rsidP="00354B6A">
      <w:pPr>
        <w:spacing w:line="320" w:lineRule="exact"/>
        <w:ind w:left="480" w:firstLineChars="173" w:firstLine="484"/>
        <w:rPr>
          <w:rFonts w:ascii="標楷體" w:hAnsi="標楷體"/>
          <w:szCs w:val="24"/>
        </w:rPr>
      </w:pPr>
      <w:ins w:id="451" w:author="黃懷萱" w:date="2022-12-20T00:04:00Z">
        <w:r>
          <w:rPr>
            <w:rFonts w:ascii="標楷體" w:hAnsi="標楷體" w:hint="eastAsia"/>
            <w:szCs w:val="24"/>
          </w:rPr>
          <w:t>使用者無需</w:t>
        </w:r>
        <w:r w:rsidR="00BE61C5">
          <w:rPr>
            <w:rFonts w:ascii="標楷體" w:hAnsi="標楷體" w:hint="eastAsia"/>
            <w:szCs w:val="24"/>
          </w:rPr>
          <w:t>再</w:t>
        </w:r>
        <w:r>
          <w:rPr>
            <w:rFonts w:ascii="標楷體" w:hAnsi="標楷體" w:hint="eastAsia"/>
            <w:szCs w:val="24"/>
          </w:rPr>
          <w:t>手動查詢，可透過已設定好的</w:t>
        </w:r>
      </w:ins>
      <w:ins w:id="452" w:author="黃懷萱" w:date="2022-12-20T00:06:00Z">
        <w:r w:rsidR="0072481F">
          <w:rPr>
            <w:rFonts w:ascii="標楷體" w:hAnsi="標楷體" w:hint="eastAsia"/>
            <w:szCs w:val="24"/>
          </w:rPr>
          <w:t>使用者資訊，可藉由</w:t>
        </w:r>
      </w:ins>
      <w:ins w:id="453" w:author="黃懷萱" w:date="2022-12-20T00:12:00Z">
        <w:r w:rsidR="0004553C">
          <w:rPr>
            <w:rFonts w:ascii="標楷體" w:hAnsi="標楷體" w:hint="eastAsia"/>
            <w:szCs w:val="24"/>
          </w:rPr>
          <w:t>該資訊</w:t>
        </w:r>
        <w:r w:rsidR="00663C47">
          <w:rPr>
            <w:rFonts w:ascii="標楷體" w:hAnsi="標楷體" w:hint="eastAsia"/>
            <w:szCs w:val="24"/>
          </w:rPr>
          <w:t>已設定好的地點欄位</w:t>
        </w:r>
      </w:ins>
      <w:ins w:id="454" w:author="黃懷萱" w:date="2022-12-20T00:04:00Z">
        <w:r>
          <w:rPr>
            <w:rFonts w:ascii="標楷體" w:hAnsi="標楷體" w:hint="eastAsia"/>
            <w:szCs w:val="24"/>
          </w:rPr>
          <w:t>，</w:t>
        </w:r>
      </w:ins>
      <w:del w:id="455" w:author="黃懷萱" w:date="2022-12-20T00:04:00Z">
        <w:r w:rsidR="008E5D11" w:rsidRPr="009E5226" w:rsidDel="002E2EB8">
          <w:rPr>
            <w:rFonts w:ascii="標楷體" w:hAnsi="標楷體" w:hint="eastAsia"/>
            <w:szCs w:val="24"/>
          </w:rPr>
          <w:delText>可以</w:delText>
        </w:r>
      </w:del>
      <w:r w:rsidR="008E5D11" w:rsidRPr="009E5226">
        <w:rPr>
          <w:rFonts w:ascii="標楷體" w:hAnsi="標楷體" w:hint="eastAsia"/>
          <w:szCs w:val="24"/>
        </w:rPr>
        <w:t>自動從</w:t>
      </w:r>
      <w:ins w:id="456" w:author="黃懷萱" w:date="2022-12-20T00:04:00Z">
        <w:r>
          <w:rPr>
            <w:rFonts w:ascii="標楷體" w:hAnsi="標楷體" w:hint="eastAsia"/>
            <w:szCs w:val="24"/>
          </w:rPr>
          <w:t>中央氣象局</w:t>
        </w:r>
      </w:ins>
      <w:del w:id="457" w:author="黃懷萱" w:date="2022-12-20T00:04:00Z">
        <w:r w:rsidR="008E5D11" w:rsidRPr="009E5226" w:rsidDel="002E2EB8">
          <w:rPr>
            <w:rFonts w:ascii="標楷體" w:hAnsi="標楷體" w:hint="eastAsia"/>
            <w:szCs w:val="24"/>
          </w:rPr>
          <w:delText>網路天氣</w:delText>
        </w:r>
      </w:del>
      <w:r w:rsidR="008E5D11" w:rsidRPr="009E5226">
        <w:rPr>
          <w:rFonts w:ascii="標楷體" w:hAnsi="標楷體" w:hint="eastAsia"/>
          <w:szCs w:val="24"/>
        </w:rPr>
        <w:t>API</w:t>
      </w:r>
      <w:ins w:id="458" w:author="黃懷萱" w:date="2022-12-20T00:04:00Z">
        <w:r>
          <w:rPr>
            <w:rFonts w:ascii="標楷體" w:hAnsi="標楷體" w:hint="eastAsia"/>
            <w:szCs w:val="24"/>
          </w:rPr>
          <w:t>中</w:t>
        </w:r>
      </w:ins>
      <w:r w:rsidR="008E5D11" w:rsidRPr="009E5226">
        <w:rPr>
          <w:rFonts w:ascii="標楷體" w:hAnsi="標楷體" w:hint="eastAsia"/>
          <w:szCs w:val="24"/>
        </w:rPr>
        <w:t>獲得氣溫、濕度、雨量、天氣狀況等</w:t>
      </w:r>
      <w:ins w:id="459" w:author="黃懷萱" w:date="2022-12-20T00:04:00Z">
        <w:r w:rsidR="00D83CBF">
          <w:rPr>
            <w:rFonts w:ascii="標楷體" w:hAnsi="標楷體" w:hint="eastAsia"/>
            <w:szCs w:val="24"/>
          </w:rPr>
          <w:t>訊息</w:t>
        </w:r>
      </w:ins>
      <w:del w:id="460" w:author="黃懷萱" w:date="2022-12-20T00:04:00Z">
        <w:r w:rsidR="008E5D11" w:rsidRPr="009E5226" w:rsidDel="00D83CBF">
          <w:rPr>
            <w:rFonts w:ascii="標楷體" w:hAnsi="標楷體" w:hint="eastAsia"/>
            <w:szCs w:val="24"/>
          </w:rPr>
          <w:delText>訊息</w:delText>
        </w:r>
      </w:del>
      <w:r w:rsidR="008E5D11" w:rsidRPr="009E5226">
        <w:rPr>
          <w:rFonts w:ascii="標楷體" w:hAnsi="標楷體" w:hint="eastAsia"/>
          <w:szCs w:val="24"/>
        </w:rPr>
        <w:t>，</w:t>
      </w:r>
      <w:ins w:id="461" w:author="黃懷萱" w:date="2022-12-20T15:05:00Z">
        <w:r w:rsidR="00E12FD8">
          <w:rPr>
            <w:rFonts w:ascii="標楷體" w:hAnsi="標楷體" w:hint="eastAsia"/>
            <w:szCs w:val="24"/>
          </w:rPr>
          <w:t>讓使用者</w:t>
        </w:r>
      </w:ins>
      <w:ins w:id="462" w:author="黃懷萱" w:date="2022-12-20T00:05:00Z">
        <w:r w:rsidR="00BE61C5">
          <w:rPr>
            <w:rFonts w:ascii="標楷體" w:hAnsi="標楷體" w:hint="eastAsia"/>
            <w:szCs w:val="24"/>
          </w:rPr>
          <w:t>在使用各功能的同時</w:t>
        </w:r>
      </w:ins>
      <w:ins w:id="463" w:author="黃懷萱" w:date="2022-12-20T00:06:00Z">
        <w:r w:rsidR="00E2551E">
          <w:rPr>
            <w:rFonts w:ascii="標楷體" w:hAnsi="標楷體" w:hint="eastAsia"/>
            <w:szCs w:val="24"/>
          </w:rPr>
          <w:t>也可</w:t>
        </w:r>
      </w:ins>
      <w:ins w:id="464" w:author="黃懷萱" w:date="2022-12-20T15:05:00Z">
        <w:r w:rsidR="00E12FD8">
          <w:rPr>
            <w:rFonts w:ascii="標楷體" w:hAnsi="標楷體" w:hint="eastAsia"/>
            <w:szCs w:val="24"/>
          </w:rPr>
          <w:t>迅速</w:t>
        </w:r>
      </w:ins>
      <w:ins w:id="465" w:author="黃懷萱" w:date="2022-12-20T00:05:00Z">
        <w:r w:rsidR="00BE61C5">
          <w:rPr>
            <w:rFonts w:ascii="標楷體" w:hAnsi="標楷體" w:hint="eastAsia"/>
            <w:szCs w:val="24"/>
          </w:rPr>
          <w:t>查看天氣</w:t>
        </w:r>
      </w:ins>
      <w:ins w:id="466" w:author="黃懷萱" w:date="2022-12-20T15:05:00Z">
        <w:r w:rsidR="00E12FD8">
          <w:rPr>
            <w:rFonts w:ascii="標楷體" w:hAnsi="標楷體" w:hint="eastAsia"/>
            <w:szCs w:val="24"/>
          </w:rPr>
          <w:t>目前的天氣狀況</w:t>
        </w:r>
      </w:ins>
      <w:ins w:id="467" w:author="黃懷萱" w:date="2022-12-20T00:05:00Z">
        <w:r w:rsidR="00BE61C5">
          <w:rPr>
            <w:rFonts w:ascii="標楷體" w:hAnsi="標楷體" w:hint="eastAsia"/>
            <w:szCs w:val="24"/>
          </w:rPr>
          <w:t>，</w:t>
        </w:r>
      </w:ins>
      <w:ins w:id="468" w:author="黃懷萱" w:date="2022-12-20T15:05:00Z">
        <w:r w:rsidR="00E12FD8" w:rsidRPr="00E12FD8">
          <w:rPr>
            <w:rFonts w:ascii="標楷體" w:hAnsi="標楷體" w:hint="eastAsia"/>
            <w:szCs w:val="24"/>
          </w:rPr>
          <w:t>不僅節省時間</w:t>
        </w:r>
      </w:ins>
      <w:ins w:id="469" w:author="黃懷萱" w:date="2022-12-20T15:06:00Z">
        <w:r w:rsidR="00E12FD8">
          <w:rPr>
            <w:rFonts w:ascii="標楷體" w:hAnsi="標楷體" w:hint="eastAsia"/>
            <w:szCs w:val="24"/>
          </w:rPr>
          <w:t>且</w:t>
        </w:r>
      </w:ins>
      <w:ins w:id="470" w:author="黃懷萱" w:date="2022-12-20T15:05:00Z">
        <w:r w:rsidR="00E12FD8" w:rsidRPr="00E12FD8">
          <w:rPr>
            <w:rFonts w:ascii="標楷體" w:hAnsi="標楷體" w:hint="eastAsia"/>
            <w:szCs w:val="24"/>
          </w:rPr>
          <w:t>能讓沒</w:t>
        </w:r>
        <w:r w:rsidR="00E12FD8" w:rsidRPr="00E12FD8">
          <w:rPr>
            <w:rFonts w:ascii="標楷體" w:hAnsi="標楷體" w:hint="eastAsia"/>
            <w:szCs w:val="24"/>
          </w:rPr>
          <w:lastRenderedPageBreak/>
          <w:t>有習慣看天氣預報的使用者，有更好的生活體驗。</w:t>
        </w:r>
      </w:ins>
      <w:del w:id="471" w:author="黃懷萱" w:date="2022-12-20T15:05:00Z">
        <w:r w:rsidR="008E5D11" w:rsidRPr="009E5226" w:rsidDel="00E12FD8">
          <w:rPr>
            <w:rFonts w:ascii="標楷體" w:hAnsi="標楷體" w:hint="eastAsia"/>
            <w:szCs w:val="24"/>
          </w:rPr>
          <w:delText>減少查詢的時間。</w:delText>
        </w:r>
      </w:del>
    </w:p>
    <w:p w14:paraId="37EF91CD" w14:textId="15DE9014" w:rsidR="008E5D11" w:rsidRPr="00FF3AA5" w:rsidRDefault="00FF3AA5">
      <w:pPr>
        <w:pStyle w:val="a3"/>
        <w:numPr>
          <w:ilvl w:val="0"/>
          <w:numId w:val="48"/>
        </w:numPr>
        <w:spacing w:before="240" w:after="0" w:line="320" w:lineRule="exact"/>
        <w:ind w:leftChars="0" w:left="993" w:firstLineChars="0" w:hanging="513"/>
        <w:jc w:val="left"/>
        <w:rPr>
          <w:rFonts w:ascii="標楷體" w:hAnsi="標楷體"/>
          <w:szCs w:val="24"/>
        </w:rPr>
        <w:pPrChange w:id="472" w:author="黃懷萱" w:date="2022-12-20T15:08:00Z">
          <w:pPr>
            <w:spacing w:before="240" w:after="0" w:line="320" w:lineRule="exact"/>
            <w:ind w:leftChars="-1" w:left="-3" w:firstLineChars="1" w:firstLine="3"/>
            <w:jc w:val="left"/>
          </w:pPr>
        </w:pPrChange>
      </w:pPr>
      <w:del w:id="473" w:author="黃懷萱" w:date="2022-12-20T15:08:00Z">
        <w:r w:rsidRPr="00FF3AA5" w:rsidDel="00E12FD8">
          <w:rPr>
            <w:rFonts w:ascii="標楷體" w:hAnsi="標楷體"/>
            <w:szCs w:val="24"/>
          </w:rPr>
          <w:delText>(</w:delText>
        </w:r>
        <w:r w:rsidDel="00E12FD8">
          <w:rPr>
            <w:rFonts w:ascii="標楷體" w:hAnsi="標楷體"/>
            <w:szCs w:val="24"/>
          </w:rPr>
          <w:delText>2</w:delText>
        </w:r>
        <w:r w:rsidRPr="00FF3AA5" w:rsidDel="00E12FD8">
          <w:rPr>
            <w:rFonts w:ascii="標楷體" w:hAnsi="標楷體"/>
            <w:szCs w:val="24"/>
          </w:rPr>
          <w:delText>)</w:delText>
        </w:r>
        <w:r w:rsidDel="00E12FD8">
          <w:rPr>
            <w:rFonts w:ascii="標楷體" w:hAnsi="標楷體"/>
            <w:szCs w:val="24"/>
          </w:rPr>
          <w:delText xml:space="preserve"> </w:delText>
        </w:r>
      </w:del>
      <w:r w:rsidR="008E5D11" w:rsidRPr="00FF3AA5">
        <w:rPr>
          <w:rFonts w:ascii="標楷體" w:hAnsi="標楷體" w:hint="eastAsia"/>
          <w:szCs w:val="24"/>
        </w:rPr>
        <w:t>自動推薦衣物</w:t>
      </w:r>
    </w:p>
    <w:p w14:paraId="7CB947ED" w14:textId="5A048642" w:rsidR="008E5D11" w:rsidRPr="009E5226" w:rsidRDefault="008E5D11" w:rsidP="00354B6A">
      <w:pPr>
        <w:spacing w:line="320" w:lineRule="exact"/>
        <w:ind w:left="480" w:firstLineChars="173" w:firstLine="484"/>
        <w:rPr>
          <w:rFonts w:ascii="標楷體" w:hAnsi="標楷體"/>
          <w:szCs w:val="24"/>
        </w:rPr>
      </w:pPr>
      <w:r w:rsidRPr="009E5226">
        <w:rPr>
          <w:rFonts w:ascii="標楷體" w:hAnsi="標楷體" w:hint="eastAsia"/>
          <w:szCs w:val="24"/>
        </w:rPr>
        <w:t>根據</w:t>
      </w:r>
      <w:ins w:id="474" w:author="黃懷萱" w:date="2022-12-20T00:15:00Z">
        <w:r w:rsidR="001825EC">
          <w:rPr>
            <w:rFonts w:ascii="標楷體" w:hAnsi="標楷體" w:hint="eastAsia"/>
            <w:szCs w:val="24"/>
          </w:rPr>
          <w:t>獲得的</w:t>
        </w:r>
      </w:ins>
      <w:r w:rsidRPr="009E5226">
        <w:rPr>
          <w:rFonts w:ascii="標楷體" w:hAnsi="標楷體" w:hint="eastAsia"/>
          <w:szCs w:val="24"/>
        </w:rPr>
        <w:t>氣溫等天氣資訊</w:t>
      </w:r>
      <w:ins w:id="475" w:author="黃懷萱" w:date="2022-12-20T00:17:00Z">
        <w:r w:rsidR="001825EC">
          <w:rPr>
            <w:rFonts w:ascii="標楷體" w:hAnsi="標楷體" w:hint="eastAsia"/>
            <w:szCs w:val="24"/>
          </w:rPr>
          <w:t>與</w:t>
        </w:r>
      </w:ins>
      <w:ins w:id="476" w:author="黃懷萱" w:date="2022-12-20T00:16:00Z">
        <w:r w:rsidR="001825EC">
          <w:rPr>
            <w:rFonts w:ascii="標楷體" w:hAnsi="標楷體" w:hint="eastAsia"/>
            <w:szCs w:val="24"/>
          </w:rPr>
          <w:t>衣物類別及</w:t>
        </w:r>
        <w:r w:rsidR="001825EC" w:rsidRPr="009E5226">
          <w:rPr>
            <w:rFonts w:ascii="標楷體" w:hAnsi="標楷體" w:hint="eastAsia"/>
            <w:szCs w:val="24"/>
          </w:rPr>
          <w:t>使用者喜好</w:t>
        </w:r>
        <w:r w:rsidR="001825EC">
          <w:rPr>
            <w:rFonts w:ascii="標楷體" w:hAnsi="標楷體" w:hint="eastAsia"/>
            <w:szCs w:val="24"/>
          </w:rPr>
          <w:t>度進行</w:t>
        </w:r>
      </w:ins>
      <w:del w:id="477" w:author="黃懷萱" w:date="2022-12-20T00:16:00Z">
        <w:r w:rsidRPr="009E5226" w:rsidDel="001825EC">
          <w:rPr>
            <w:rFonts w:ascii="標楷體" w:hAnsi="標楷體" w:hint="eastAsia"/>
            <w:szCs w:val="24"/>
          </w:rPr>
          <w:delText>自動</w:delText>
        </w:r>
      </w:del>
      <w:r w:rsidRPr="009E5226">
        <w:rPr>
          <w:rFonts w:ascii="標楷體" w:hAnsi="標楷體" w:hint="eastAsia"/>
          <w:szCs w:val="24"/>
        </w:rPr>
        <w:t>演算</w:t>
      </w:r>
      <w:ins w:id="478" w:author="黃懷萱" w:date="2022-12-20T00:16:00Z">
        <w:r w:rsidR="001825EC">
          <w:rPr>
            <w:rFonts w:ascii="標楷體" w:hAnsi="標楷體" w:hint="eastAsia"/>
            <w:szCs w:val="24"/>
          </w:rPr>
          <w:t>，按照分數</w:t>
        </w:r>
      </w:ins>
      <w:ins w:id="479" w:author="黃懷萱" w:date="2022-12-20T00:17:00Z">
        <w:r w:rsidR="001825EC">
          <w:rPr>
            <w:rFonts w:ascii="標楷體" w:hAnsi="標楷體" w:hint="eastAsia"/>
            <w:szCs w:val="24"/>
          </w:rPr>
          <w:t>的高低排序排列</w:t>
        </w:r>
      </w:ins>
      <w:r w:rsidRPr="009E5226">
        <w:rPr>
          <w:rFonts w:ascii="標楷體" w:hAnsi="標楷體" w:hint="eastAsia"/>
          <w:szCs w:val="24"/>
        </w:rPr>
        <w:t>當日</w:t>
      </w:r>
      <w:del w:id="480" w:author="黃懷萱" w:date="2022-12-20T00:13:00Z">
        <w:r w:rsidRPr="009E5226" w:rsidDel="00BA3C97">
          <w:rPr>
            <w:rFonts w:ascii="標楷體" w:hAnsi="標楷體" w:hint="eastAsia"/>
            <w:szCs w:val="24"/>
          </w:rPr>
          <w:delText>最</w:delText>
        </w:r>
      </w:del>
      <w:r w:rsidRPr="009E5226">
        <w:rPr>
          <w:rFonts w:ascii="標楷體" w:hAnsi="標楷體" w:hint="eastAsia"/>
          <w:szCs w:val="24"/>
        </w:rPr>
        <w:t>適配的衣物</w:t>
      </w:r>
      <w:ins w:id="481" w:author="黃懷萱" w:date="2022-12-20T00:17:00Z">
        <w:r w:rsidR="001825EC">
          <w:rPr>
            <w:rFonts w:ascii="標楷體" w:hAnsi="標楷體" w:hint="eastAsia"/>
            <w:szCs w:val="24"/>
          </w:rPr>
          <w:t>，例如冬天則系統會推薦長袖、長褲等衣物，反之夏天則推薦短袖、短褲等</w:t>
        </w:r>
      </w:ins>
      <w:del w:id="482" w:author="黃懷萱" w:date="2022-12-20T00:16:00Z">
        <w:r w:rsidRPr="009E5226" w:rsidDel="001825EC">
          <w:rPr>
            <w:rFonts w:ascii="標楷體" w:hAnsi="標楷體" w:hint="eastAsia"/>
            <w:szCs w:val="24"/>
          </w:rPr>
          <w:delText>，並且會根據使用者喜好推薦衣物</w:delText>
        </w:r>
      </w:del>
      <w:r w:rsidRPr="009E5226">
        <w:rPr>
          <w:rFonts w:ascii="標楷體" w:hAnsi="標楷體" w:hint="eastAsia"/>
          <w:szCs w:val="24"/>
        </w:rPr>
        <w:t>。</w:t>
      </w:r>
    </w:p>
    <w:p w14:paraId="6B0942DC" w14:textId="66171E8C" w:rsidR="008E5D11" w:rsidRPr="00FF3AA5" w:rsidRDefault="00FF3AA5">
      <w:pPr>
        <w:pStyle w:val="a3"/>
        <w:numPr>
          <w:ilvl w:val="0"/>
          <w:numId w:val="48"/>
        </w:numPr>
        <w:spacing w:before="240" w:after="0" w:line="320" w:lineRule="exact"/>
        <w:ind w:leftChars="0" w:left="993" w:firstLineChars="0" w:hanging="513"/>
        <w:jc w:val="left"/>
        <w:rPr>
          <w:rFonts w:ascii="標楷體" w:hAnsi="標楷體"/>
          <w:szCs w:val="24"/>
        </w:rPr>
        <w:pPrChange w:id="483" w:author="黃懷萱" w:date="2022-12-20T15:08:00Z">
          <w:pPr>
            <w:spacing w:before="240" w:after="0" w:line="320" w:lineRule="exact"/>
            <w:ind w:leftChars="-1" w:left="-3" w:firstLineChars="1" w:firstLine="3"/>
            <w:jc w:val="left"/>
          </w:pPr>
        </w:pPrChange>
      </w:pPr>
      <w:del w:id="484" w:author="黃懷萱" w:date="2022-12-20T15:08:00Z">
        <w:r w:rsidDel="00E12FD8">
          <w:rPr>
            <w:rFonts w:ascii="標楷體" w:hAnsi="標楷體"/>
            <w:szCs w:val="24"/>
          </w:rPr>
          <w:delText xml:space="preserve">(3) </w:delText>
        </w:r>
      </w:del>
      <w:r w:rsidR="008E5D11" w:rsidRPr="00FF3AA5">
        <w:rPr>
          <w:rFonts w:ascii="標楷體" w:hAnsi="標楷體" w:hint="eastAsia"/>
          <w:szCs w:val="24"/>
        </w:rPr>
        <w:t>自動拿取衣</w:t>
      </w:r>
      <w:r w:rsidRPr="00FF3AA5">
        <w:rPr>
          <w:rFonts w:ascii="標楷體" w:hAnsi="標楷體" w:hint="eastAsia"/>
          <w:szCs w:val="24"/>
        </w:rPr>
        <w:t>物</w:t>
      </w:r>
    </w:p>
    <w:p w14:paraId="5D56E430" w14:textId="5CFA162C" w:rsidR="008E5D11" w:rsidRPr="009E5226" w:rsidRDefault="008E5D11" w:rsidP="00354B6A">
      <w:pPr>
        <w:spacing w:line="320" w:lineRule="exact"/>
        <w:ind w:left="480" w:firstLineChars="172" w:firstLine="482"/>
        <w:rPr>
          <w:rFonts w:ascii="標楷體" w:hAnsi="標楷體"/>
          <w:szCs w:val="24"/>
        </w:rPr>
      </w:pPr>
      <w:r w:rsidRPr="009E5226">
        <w:rPr>
          <w:rFonts w:ascii="標楷體" w:hAnsi="標楷體" w:hint="eastAsia"/>
          <w:szCs w:val="24"/>
        </w:rPr>
        <w:t>不論是推薦衣物或是自選衣物都可藉由面板選擇並</w:t>
      </w:r>
      <w:ins w:id="485" w:author="黃懷萱" w:date="2022-12-20T00:19:00Z">
        <w:r w:rsidR="00F41CB8">
          <w:rPr>
            <w:rFonts w:ascii="標楷體" w:hAnsi="標楷體" w:hint="eastAsia"/>
            <w:szCs w:val="24"/>
          </w:rPr>
          <w:t>藉由</w:t>
        </w:r>
      </w:ins>
      <w:ins w:id="486" w:author="黃懷萱" w:date="2022-12-20T00:23:00Z">
        <w:r w:rsidR="00E24727">
          <w:rPr>
            <w:rFonts w:ascii="標楷體" w:hAnsi="標楷體" w:hint="eastAsia"/>
            <w:szCs w:val="24"/>
          </w:rPr>
          <w:t>韌體系統控制各項馬達裝置，</w:t>
        </w:r>
      </w:ins>
      <w:r w:rsidRPr="009E5226">
        <w:rPr>
          <w:rFonts w:ascii="標楷體" w:hAnsi="標楷體" w:hint="eastAsia"/>
          <w:szCs w:val="24"/>
        </w:rPr>
        <w:t>自動從衣櫃內部運送至使用者面前。</w:t>
      </w:r>
    </w:p>
    <w:p w14:paraId="697CDF6D" w14:textId="61ED3C63" w:rsidR="008E5D11" w:rsidRPr="00D31901" w:rsidRDefault="00D31901">
      <w:pPr>
        <w:pStyle w:val="a3"/>
        <w:numPr>
          <w:ilvl w:val="0"/>
          <w:numId w:val="46"/>
        </w:numPr>
        <w:spacing w:before="240" w:after="0" w:line="320" w:lineRule="exact"/>
        <w:ind w:leftChars="0" w:firstLineChars="0"/>
        <w:jc w:val="left"/>
        <w:rPr>
          <w:rFonts w:ascii="標楷體" w:hAnsi="標楷體"/>
          <w:szCs w:val="24"/>
        </w:rPr>
        <w:pPrChange w:id="487" w:author="黃懷萱" w:date="2022-12-20T15:06:00Z">
          <w:pPr>
            <w:spacing w:before="240" w:after="0" w:line="320" w:lineRule="exact"/>
            <w:ind w:leftChars="-1" w:left="-3" w:firstLineChars="1" w:firstLine="3"/>
            <w:jc w:val="left"/>
          </w:pPr>
        </w:pPrChange>
      </w:pPr>
      <w:del w:id="488" w:author="黃懷萱" w:date="2022-12-20T15:06:00Z">
        <w:r w:rsidDel="00E12FD8">
          <w:rPr>
            <w:rFonts w:ascii="標楷體" w:hAnsi="標楷體" w:hint="eastAsia"/>
            <w:szCs w:val="24"/>
          </w:rPr>
          <w:delText>二、</w:delText>
        </w:r>
      </w:del>
      <w:r w:rsidR="008E5D11" w:rsidRPr="00D31901">
        <w:rPr>
          <w:rFonts w:ascii="標楷體" w:hAnsi="標楷體" w:hint="eastAsia"/>
          <w:szCs w:val="24"/>
        </w:rPr>
        <w:t>紀錄衣物資訊</w:t>
      </w:r>
    </w:p>
    <w:p w14:paraId="76943834" w14:textId="78258976" w:rsidR="008E5D11" w:rsidRPr="00FF3AA5" w:rsidRDefault="00FF3AA5">
      <w:pPr>
        <w:pStyle w:val="a3"/>
        <w:numPr>
          <w:ilvl w:val="0"/>
          <w:numId w:val="49"/>
        </w:numPr>
        <w:spacing w:before="240" w:after="0" w:line="320" w:lineRule="exact"/>
        <w:ind w:leftChars="0" w:firstLineChars="0"/>
        <w:jc w:val="left"/>
        <w:rPr>
          <w:rFonts w:ascii="標楷體" w:hAnsi="標楷體"/>
          <w:szCs w:val="24"/>
        </w:rPr>
        <w:pPrChange w:id="489" w:author="黃懷萱" w:date="2022-12-20T15:08:00Z">
          <w:pPr>
            <w:spacing w:before="240" w:after="0" w:line="320" w:lineRule="exact"/>
            <w:ind w:leftChars="-1" w:left="-3" w:firstLineChars="1" w:firstLine="3"/>
            <w:jc w:val="left"/>
          </w:pPr>
        </w:pPrChange>
      </w:pPr>
      <w:del w:id="490" w:author="黃懷萱" w:date="2022-12-20T15:08:00Z">
        <w:r w:rsidDel="00E12FD8">
          <w:rPr>
            <w:rFonts w:ascii="標楷體" w:hAnsi="標楷體"/>
            <w:szCs w:val="24"/>
          </w:rPr>
          <w:delText>(</w:delText>
        </w:r>
        <w:r w:rsidDel="00E12FD8">
          <w:rPr>
            <w:rFonts w:ascii="標楷體" w:hAnsi="標楷體" w:hint="eastAsia"/>
            <w:szCs w:val="24"/>
          </w:rPr>
          <w:delText>1</w:delText>
        </w:r>
        <w:r w:rsidDel="00E12FD8">
          <w:rPr>
            <w:rFonts w:ascii="標楷體" w:hAnsi="標楷體"/>
            <w:szCs w:val="24"/>
          </w:rPr>
          <w:delText xml:space="preserve">) </w:delText>
        </w:r>
      </w:del>
      <w:r w:rsidR="008E5D11" w:rsidRPr="00FF3AA5">
        <w:rPr>
          <w:rFonts w:ascii="標楷體" w:hAnsi="標楷體" w:hint="eastAsia"/>
          <w:szCs w:val="24"/>
        </w:rPr>
        <w:t>了解衣物使用狀況，使用次數或存放時間等。</w:t>
      </w:r>
    </w:p>
    <w:p w14:paraId="2F3D1A67" w14:textId="33C77275" w:rsidR="008E5D11" w:rsidRPr="009E5226" w:rsidRDefault="0017143E" w:rsidP="00354B6A">
      <w:pPr>
        <w:spacing w:line="320" w:lineRule="exact"/>
        <w:ind w:left="480" w:firstLineChars="172" w:firstLine="482"/>
        <w:rPr>
          <w:rFonts w:ascii="標楷體" w:hAnsi="標楷體"/>
          <w:szCs w:val="24"/>
        </w:rPr>
      </w:pPr>
      <w:ins w:id="491" w:author="黃懷萱" w:date="2022-12-20T15:12:00Z">
        <w:r>
          <w:rPr>
            <w:rFonts w:ascii="標楷體" w:hAnsi="標楷體"/>
            <w:szCs w:val="24"/>
          </w:rPr>
          <w:t>使用人機介面面板就可以查看衣物資訊，</w:t>
        </w:r>
      </w:ins>
      <w:r w:rsidR="008E5D11" w:rsidRPr="009E5226">
        <w:rPr>
          <w:rFonts w:ascii="標楷體" w:hAnsi="標楷體" w:hint="eastAsia"/>
          <w:szCs w:val="24"/>
        </w:rPr>
        <w:t>資料庫內部會記錄衣物的樣式、顏色、也會記錄該使用者使用該衣物的次數等，一共存放的時間等</w:t>
      </w:r>
      <w:ins w:id="492" w:author="黃懷萱" w:date="2022-12-20T15:13:00Z">
        <w:r w:rsidR="00AA5C3B">
          <w:rPr>
            <w:rFonts w:ascii="標楷體" w:hAnsi="標楷體"/>
            <w:szCs w:val="24"/>
          </w:rPr>
          <w:t>。</w:t>
        </w:r>
      </w:ins>
      <w:del w:id="493" w:author="黃懷萱" w:date="2022-12-20T15:12:00Z">
        <w:r w:rsidR="008E5D11" w:rsidRPr="009E5226" w:rsidDel="0017143E">
          <w:rPr>
            <w:rFonts w:ascii="標楷體" w:hAnsi="標楷體" w:hint="eastAsia"/>
            <w:szCs w:val="24"/>
          </w:rPr>
          <w:delText>。</w:delText>
        </w:r>
      </w:del>
    </w:p>
    <w:p w14:paraId="562AB077" w14:textId="4BFA28B2" w:rsidR="008E5D11" w:rsidRPr="00FF3AA5" w:rsidRDefault="00FF3AA5">
      <w:pPr>
        <w:pStyle w:val="a3"/>
        <w:numPr>
          <w:ilvl w:val="0"/>
          <w:numId w:val="49"/>
        </w:numPr>
        <w:spacing w:before="240" w:after="0" w:line="320" w:lineRule="exact"/>
        <w:ind w:leftChars="0" w:left="993" w:firstLineChars="0" w:hanging="513"/>
        <w:jc w:val="left"/>
        <w:rPr>
          <w:rFonts w:ascii="標楷體" w:hAnsi="標楷體"/>
          <w:szCs w:val="24"/>
        </w:rPr>
        <w:pPrChange w:id="494" w:author="黃懷萱" w:date="2022-12-20T15:08:00Z">
          <w:pPr>
            <w:spacing w:before="240" w:after="0" w:line="320" w:lineRule="exact"/>
            <w:ind w:leftChars="-1" w:left="-3" w:firstLineChars="1" w:firstLine="3"/>
            <w:jc w:val="left"/>
          </w:pPr>
        </w:pPrChange>
      </w:pPr>
      <w:del w:id="495" w:author="黃懷萱" w:date="2022-12-20T15:08:00Z">
        <w:r w:rsidDel="00E12FD8">
          <w:rPr>
            <w:rFonts w:ascii="標楷體" w:hAnsi="標楷體"/>
            <w:szCs w:val="24"/>
          </w:rPr>
          <w:delText xml:space="preserve">(2) </w:delText>
        </w:r>
      </w:del>
      <w:r w:rsidR="008E5D11" w:rsidRPr="00FF3AA5">
        <w:rPr>
          <w:rFonts w:ascii="標楷體" w:hAnsi="標楷體" w:hint="eastAsia"/>
          <w:szCs w:val="24"/>
        </w:rPr>
        <w:t>了解自我習慣</w:t>
      </w:r>
    </w:p>
    <w:p w14:paraId="0DBB36A6" w14:textId="30364769" w:rsidR="00452F1C" w:rsidDel="00C57754" w:rsidRDefault="008E5D11" w:rsidP="00452F1C">
      <w:pPr>
        <w:spacing w:line="320" w:lineRule="exact"/>
        <w:ind w:left="480" w:firstLineChars="0" w:firstLine="480"/>
        <w:rPr>
          <w:del w:id="496" w:author="黃懷萱" w:date="2022-12-20T00:52:00Z"/>
          <w:rFonts w:ascii="標楷體" w:hAnsi="標楷體"/>
          <w:szCs w:val="24"/>
        </w:rPr>
      </w:pPr>
      <w:r w:rsidRPr="009E5226">
        <w:rPr>
          <w:rFonts w:ascii="標楷體" w:hAnsi="標楷體" w:hint="eastAsia"/>
          <w:szCs w:val="24"/>
        </w:rPr>
        <w:t>會記錄並顯示</w:t>
      </w:r>
      <w:ins w:id="497" w:author="黃懷萱" w:date="2022-12-20T14:10:00Z">
        <w:r w:rsidR="00A8616B">
          <w:rPr>
            <w:rFonts w:ascii="標楷體" w:hAnsi="標楷體" w:hint="eastAsia"/>
            <w:szCs w:val="24"/>
          </w:rPr>
          <w:t>常</w:t>
        </w:r>
      </w:ins>
      <w:del w:id="498" w:author="黃懷萱" w:date="2022-12-20T14:10:00Z">
        <w:r w:rsidRPr="009E5226" w:rsidDel="00A8616B">
          <w:rPr>
            <w:rFonts w:ascii="標楷體" w:hAnsi="標楷體" w:hint="eastAsia"/>
            <w:szCs w:val="24"/>
          </w:rPr>
          <w:delText>長</w:delText>
        </w:r>
      </w:del>
      <w:r w:rsidRPr="009E5226">
        <w:rPr>
          <w:rFonts w:ascii="標楷體" w:hAnsi="標楷體" w:hint="eastAsia"/>
          <w:szCs w:val="24"/>
        </w:rPr>
        <w:t>存放的衣物樣式、顏色以及使用次數的衣物排行等等，可歸納出常穿搭及喜好的種類</w:t>
      </w:r>
      <w:ins w:id="499" w:author="黃懷萱" w:date="2022-12-20T15:13:00Z">
        <w:r w:rsidR="00AA5C3B">
          <w:rPr>
            <w:rFonts w:ascii="標楷體" w:hAnsi="標楷體"/>
            <w:szCs w:val="24"/>
          </w:rPr>
          <w:t>，</w:t>
        </w:r>
        <w:r w:rsidR="00AA5C3B" w:rsidRPr="002F5806">
          <w:rPr>
            <w:rFonts w:ascii="標楷體" w:hAnsi="標楷體" w:cs="標楷體" w:hint="eastAsia"/>
            <w:szCs w:val="28"/>
          </w:rPr>
          <w:t>能</w:t>
        </w:r>
        <w:r w:rsidR="00AA5C3B" w:rsidRPr="002F5806">
          <w:rPr>
            <w:rFonts w:ascii="標楷體" w:hAnsi="標楷體" w:cs="標楷體"/>
            <w:szCs w:val="28"/>
          </w:rPr>
          <w:t>得出實用性及喜好程度不高衣物，</w:t>
        </w:r>
        <w:r w:rsidR="00AA5C3B" w:rsidRPr="002424A9">
          <w:rPr>
            <w:rFonts w:ascii="標楷體" w:hAnsi="標楷體" w:cs="標楷體" w:hint="eastAsia"/>
            <w:szCs w:val="28"/>
          </w:rPr>
          <w:t>來記錄使用者偏好的衣物樣式，</w:t>
        </w:r>
        <w:r w:rsidR="00AA5C3B" w:rsidRPr="0017143E">
          <w:rPr>
            <w:rFonts w:ascii="標楷體" w:hAnsi="標楷體" w:cs="標楷體" w:hint="eastAsia"/>
            <w:szCs w:val="28"/>
          </w:rPr>
          <w:t>減少購買不必要的衣物節省空間的使用，也可以減少使用者支出的問題，更能了解使用者對於衣物使用的喜好，使用者也可選擇使用次數較少的衣服，來達到使用率平均，減少衣物耗損。</w:t>
        </w:r>
      </w:ins>
      <w:del w:id="500" w:author="黃懷萱" w:date="2022-12-20T15:13:00Z">
        <w:r w:rsidRPr="009E5226" w:rsidDel="00AA5C3B">
          <w:rPr>
            <w:rFonts w:ascii="標楷體" w:hAnsi="標楷體" w:hint="eastAsia"/>
            <w:szCs w:val="24"/>
          </w:rPr>
          <w:delText>。</w:delText>
        </w:r>
      </w:del>
    </w:p>
    <w:p w14:paraId="3ABF6DAC" w14:textId="77777777" w:rsidR="00C57754" w:rsidRDefault="00C57754">
      <w:pPr>
        <w:spacing w:line="320" w:lineRule="exact"/>
        <w:ind w:left="480" w:firstLineChars="172" w:firstLine="482"/>
        <w:rPr>
          <w:ins w:id="501" w:author="黃懷萱" w:date="2022-12-20T15:09:00Z"/>
          <w:rFonts w:ascii="標楷體" w:hAnsi="標楷體"/>
          <w:szCs w:val="24"/>
        </w:rPr>
      </w:pPr>
    </w:p>
    <w:p w14:paraId="42299760" w14:textId="77777777" w:rsidR="00C57754" w:rsidRPr="00AC179B" w:rsidRDefault="00C57754">
      <w:pPr>
        <w:pStyle w:val="a3"/>
        <w:numPr>
          <w:ilvl w:val="0"/>
          <w:numId w:val="49"/>
        </w:numPr>
        <w:spacing w:before="240" w:after="0" w:line="320" w:lineRule="exact"/>
        <w:ind w:leftChars="0" w:left="993" w:firstLineChars="0" w:hanging="513"/>
        <w:jc w:val="left"/>
        <w:rPr>
          <w:ins w:id="502" w:author="黃懷萱" w:date="2022-12-20T15:09:00Z"/>
          <w:rFonts w:ascii="標楷體" w:hAnsi="標楷體" w:cs="標楷體"/>
          <w:color w:val="000000"/>
          <w:szCs w:val="28"/>
        </w:rPr>
        <w:pPrChange w:id="503" w:author="黃懷萱" w:date="2022-12-20T15:09:00Z">
          <w:pPr>
            <w:pStyle w:val="a3"/>
            <w:numPr>
              <w:numId w:val="23"/>
            </w:numPr>
            <w:tabs>
              <w:tab w:val="left" w:pos="567"/>
            </w:tabs>
            <w:spacing w:before="0" w:after="0" w:line="240" w:lineRule="auto"/>
            <w:ind w:leftChars="0" w:left="2400" w:firstLineChars="0" w:firstLine="560"/>
          </w:pPr>
        </w:pPrChange>
      </w:pPr>
      <w:ins w:id="504" w:author="黃懷萱" w:date="2022-12-20T15:09:00Z">
        <w:r w:rsidRPr="00AC179B">
          <w:rPr>
            <w:rFonts w:ascii="標楷體" w:hAnsi="標楷體" w:cs="標楷體" w:hint="eastAsia"/>
            <w:color w:val="000000"/>
            <w:szCs w:val="28"/>
          </w:rPr>
          <w:t>降低衣物耗損</w:t>
        </w:r>
      </w:ins>
    </w:p>
    <w:p w14:paraId="4F08090F" w14:textId="6AEB4B68" w:rsidR="00821A80" w:rsidRDefault="00C57754" w:rsidP="00C57754">
      <w:pPr>
        <w:spacing w:line="320" w:lineRule="exact"/>
        <w:ind w:left="480" w:firstLineChars="172" w:firstLine="482"/>
        <w:rPr>
          <w:ins w:id="505" w:author="黃懷萱" w:date="2022-12-20T15:10:00Z"/>
          <w:rFonts w:ascii="標楷體" w:hAnsi="標楷體"/>
          <w:szCs w:val="24"/>
        </w:rPr>
      </w:pPr>
      <w:ins w:id="506" w:author="黃懷萱" w:date="2022-12-20T15:09:00Z">
        <w:r w:rsidRPr="00C57754">
          <w:rPr>
            <w:rFonts w:ascii="標楷體" w:hAnsi="標楷體" w:hint="eastAsia"/>
            <w:szCs w:val="24"/>
          </w:rPr>
          <w:t>透過使用資料庫查看使用次數，</w:t>
        </w:r>
        <w:r w:rsidRPr="00C57754">
          <w:rPr>
            <w:rFonts w:ascii="標楷體" w:hAnsi="標楷體"/>
            <w:szCs w:val="24"/>
          </w:rPr>
          <w:t>知曉使用者衣物使用頻率</w:t>
        </w:r>
        <w:r w:rsidRPr="00C57754">
          <w:rPr>
            <w:rFonts w:ascii="標楷體" w:hAnsi="標楷體" w:hint="eastAsia"/>
            <w:szCs w:val="24"/>
          </w:rPr>
          <w:t>、</w:t>
        </w:r>
        <w:r w:rsidRPr="00C57754">
          <w:rPr>
            <w:rFonts w:ascii="標楷體" w:hAnsi="標楷體"/>
            <w:szCs w:val="24"/>
          </w:rPr>
          <w:t>存放時間</w:t>
        </w:r>
        <w:r w:rsidRPr="00C57754">
          <w:rPr>
            <w:rFonts w:ascii="標楷體" w:hAnsi="標楷體" w:hint="eastAsia"/>
            <w:szCs w:val="24"/>
          </w:rPr>
          <w:t>及存放環境的觀測，</w:t>
        </w:r>
        <w:r w:rsidRPr="00C57754">
          <w:rPr>
            <w:rFonts w:ascii="標楷體" w:hAnsi="標楷體"/>
            <w:szCs w:val="24"/>
          </w:rPr>
          <w:t>對衣物有更好的控管，</w:t>
        </w:r>
        <w:r w:rsidRPr="00C57754">
          <w:rPr>
            <w:rFonts w:ascii="標楷體" w:hAnsi="標楷體" w:hint="eastAsia"/>
            <w:szCs w:val="24"/>
          </w:rPr>
          <w:t>也可提醒使用者衣物保存的狀況如何，避免過度存放，時間過太久</w:t>
        </w:r>
        <w:r w:rsidRPr="00C57754">
          <w:rPr>
            <w:rFonts w:ascii="標楷體" w:hAnsi="標楷體"/>
            <w:szCs w:val="24"/>
          </w:rPr>
          <w:t>的衣物容易發霉等諸多問題產生，建議汰換。</w:t>
        </w:r>
      </w:ins>
    </w:p>
    <w:p w14:paraId="1250CB81" w14:textId="5A01C828" w:rsidR="00DE0BB9" w:rsidRDefault="00DE0BB9">
      <w:pPr>
        <w:widowControl/>
        <w:spacing w:before="0" w:after="0" w:line="240" w:lineRule="auto"/>
        <w:ind w:firstLineChars="0" w:firstLine="0"/>
        <w:jc w:val="left"/>
        <w:rPr>
          <w:ins w:id="507" w:author="黃懷萱" w:date="2022-12-20T00:57:00Z"/>
          <w:rFonts w:ascii="標楷體" w:hAnsi="標楷體"/>
          <w:szCs w:val="24"/>
        </w:rPr>
        <w:pPrChange w:id="508" w:author="黃懷萱" w:date="2022-12-20T15:10:00Z">
          <w:pPr>
            <w:spacing w:line="320" w:lineRule="exact"/>
            <w:ind w:left="480" w:firstLineChars="148" w:firstLine="414"/>
          </w:pPr>
        </w:pPrChange>
      </w:pPr>
      <w:ins w:id="509" w:author="黃懷萱" w:date="2022-12-20T15:10:00Z">
        <w:r>
          <w:rPr>
            <w:rFonts w:ascii="標楷體" w:hAnsi="標楷體"/>
            <w:szCs w:val="24"/>
          </w:rPr>
          <w:br w:type="page"/>
        </w:r>
      </w:ins>
    </w:p>
    <w:p w14:paraId="301BBBB4" w14:textId="49357D3F" w:rsidR="008E5D11" w:rsidRPr="0006509D" w:rsidRDefault="00452F1C">
      <w:pPr>
        <w:spacing w:line="320" w:lineRule="exact"/>
        <w:ind w:firstLineChars="0" w:firstLine="480"/>
        <w:rPr>
          <w:rFonts w:cs="Times New Roman"/>
          <w:szCs w:val="28"/>
        </w:rPr>
        <w:pPrChange w:id="510" w:author="黃懷萱" w:date="2022-12-20T00:57:00Z">
          <w:pPr>
            <w:ind w:leftChars="-1" w:left="-3" w:firstLineChars="1" w:firstLine="3"/>
          </w:pPr>
        </w:pPrChange>
      </w:pPr>
      <w:ins w:id="511" w:author="黃懷萱" w:date="2022-12-20T00:54:00Z">
        <w:r w:rsidRPr="0006509D">
          <w:rPr>
            <w:rFonts w:cs="Times New Roman" w:hint="eastAsia"/>
            <w:szCs w:val="28"/>
            <w:rPrChange w:id="512" w:author="黃懷萱" w:date="2022-12-20T00:56:00Z">
              <w:rPr>
                <w:rFonts w:ascii="標楷體" w:hAnsi="標楷體" w:hint="eastAsia"/>
                <w:szCs w:val="24"/>
              </w:rPr>
            </w:rPrChange>
          </w:rPr>
          <w:lastRenderedPageBreak/>
          <w:t>而本研究計畫最後的研究目標是希望可以達到下圖效果，</w:t>
        </w:r>
      </w:ins>
      <w:ins w:id="513" w:author="黃懷萱" w:date="2022-12-20T14:10:00Z">
        <w:r w:rsidR="00A8616B">
          <w:rPr>
            <w:rFonts w:cs="Times New Roman" w:hint="eastAsia"/>
            <w:szCs w:val="28"/>
          </w:rPr>
          <w:t>衣櫃可自動</w:t>
        </w:r>
      </w:ins>
      <w:ins w:id="514" w:author="黃懷萱" w:date="2022-12-20T00:54:00Z">
        <w:r w:rsidRPr="0006509D">
          <w:rPr>
            <w:rFonts w:cs="Times New Roman" w:hint="eastAsia"/>
            <w:szCs w:val="28"/>
            <w:rPrChange w:id="515" w:author="黃懷萱" w:date="2022-12-20T00:56:00Z">
              <w:rPr>
                <w:rFonts w:ascii="標楷體" w:hAnsi="標楷體" w:hint="eastAsia"/>
                <w:szCs w:val="24"/>
              </w:rPr>
            </w:rPrChange>
          </w:rPr>
          <w:t>查詢天氣預報</w:t>
        </w:r>
      </w:ins>
      <w:ins w:id="516" w:author="黃懷萱" w:date="2022-12-20T14:10:00Z">
        <w:r w:rsidR="00A8616B">
          <w:rPr>
            <w:rFonts w:cs="Times New Roman" w:hint="eastAsia"/>
            <w:szCs w:val="28"/>
          </w:rPr>
          <w:t>從而</w:t>
        </w:r>
      </w:ins>
      <w:ins w:id="517" w:author="黃懷萱" w:date="2022-12-20T00:54:00Z">
        <w:r w:rsidRPr="0006509D">
          <w:rPr>
            <w:rFonts w:cs="Times New Roman" w:hint="eastAsia"/>
            <w:szCs w:val="28"/>
            <w:rPrChange w:id="518" w:author="黃懷萱" w:date="2022-12-20T00:56:00Z">
              <w:rPr>
                <w:rFonts w:ascii="標楷體" w:hAnsi="標楷體" w:hint="eastAsia"/>
                <w:szCs w:val="24"/>
              </w:rPr>
            </w:rPrChange>
          </w:rPr>
          <w:t>獲得</w:t>
        </w:r>
      </w:ins>
      <w:ins w:id="519" w:author="黃懷萱" w:date="2022-12-20T14:10:00Z">
        <w:r w:rsidR="00A8616B">
          <w:rPr>
            <w:rFonts w:cs="Times New Roman" w:hint="eastAsia"/>
            <w:szCs w:val="28"/>
          </w:rPr>
          <w:t>氣溫狀況</w:t>
        </w:r>
      </w:ins>
      <w:ins w:id="520" w:author="黃懷萱" w:date="2022-12-20T14:11:00Z">
        <w:r w:rsidR="00A8616B">
          <w:rPr>
            <w:rFonts w:cs="Times New Roman" w:hint="eastAsia"/>
            <w:szCs w:val="28"/>
          </w:rPr>
          <w:t>等</w:t>
        </w:r>
      </w:ins>
      <w:ins w:id="521" w:author="黃懷萱" w:date="2022-12-20T00:54:00Z">
        <w:r w:rsidRPr="0006509D">
          <w:rPr>
            <w:rFonts w:cs="Times New Roman" w:hint="eastAsia"/>
            <w:szCs w:val="28"/>
            <w:rPrChange w:id="522" w:author="黃懷萱" w:date="2022-12-20T00:56:00Z">
              <w:rPr>
                <w:rFonts w:ascii="標楷體" w:hAnsi="標楷體" w:hint="eastAsia"/>
                <w:szCs w:val="24"/>
              </w:rPr>
            </w:rPrChange>
          </w:rPr>
          <w:t>，</w:t>
        </w:r>
      </w:ins>
      <w:ins w:id="523" w:author="黃懷萱" w:date="2022-12-20T14:11:00Z">
        <w:r w:rsidR="00A8616B">
          <w:rPr>
            <w:rFonts w:cs="Times New Roman" w:hint="eastAsia"/>
            <w:szCs w:val="28"/>
          </w:rPr>
          <w:t>讓</w:t>
        </w:r>
      </w:ins>
      <w:ins w:id="524" w:author="黃懷萱" w:date="2022-12-20T00:55:00Z">
        <w:r w:rsidRPr="0006509D">
          <w:rPr>
            <w:rFonts w:cs="Times New Roman" w:hint="eastAsia"/>
            <w:szCs w:val="28"/>
            <w:rPrChange w:id="525" w:author="黃懷萱" w:date="2022-12-20T00:56:00Z">
              <w:rPr>
                <w:rFonts w:ascii="標楷體" w:hAnsi="標楷體" w:hint="eastAsia"/>
                <w:szCs w:val="24"/>
              </w:rPr>
            </w:rPrChange>
          </w:rPr>
          <w:t>機器能夠更好選擇出該選擇的衣物，並根據先前使用者對衣物的喜好程度與氣溫進行排列組合供使用者作選擇，最後透過韌體與資料庫系統將衣物自動推送至使用者面前。</w:t>
        </w:r>
      </w:ins>
    </w:p>
    <w:p w14:paraId="3A029684" w14:textId="625C3D2A" w:rsidR="00B13738" w:rsidDel="002E7241" w:rsidRDefault="00195B7E" w:rsidP="0048510C">
      <w:pPr>
        <w:widowControl/>
        <w:ind w:leftChars="-1" w:left="-3" w:right="280" w:firstLineChars="1" w:firstLine="4"/>
        <w:jc w:val="center"/>
        <w:rPr>
          <w:del w:id="526" w:author="黃懷萱" w:date="2022-12-20T00:56:00Z"/>
        </w:rPr>
      </w:pPr>
      <w:del w:id="527" w:author="黃懷萱" w:date="2022-12-20T00:56:00Z">
        <w:r w:rsidRPr="00195B7E" w:rsidDel="002E7241">
          <w:rPr>
            <w:rStyle w:val="af2"/>
          </w:rPr>
          <w:delText>填滿</w:delText>
        </w:r>
      </w:del>
    </w:p>
    <w:p w14:paraId="582EB2BF" w14:textId="7542F6C8" w:rsidR="00B13738" w:rsidRDefault="00B13738" w:rsidP="00B13738">
      <w:pPr>
        <w:widowControl/>
        <w:spacing w:line="240" w:lineRule="auto"/>
        <w:ind w:leftChars="-1" w:left="-3" w:right="278" w:firstLineChars="1" w:firstLine="3"/>
        <w:jc w:val="center"/>
      </w:pPr>
      <w:del w:id="528" w:author="黃懷萱" w:date="2022-12-20T00:50:00Z">
        <w:r w:rsidRPr="00312F41" w:rsidDel="00FB0542">
          <w:rPr>
            <w:rFonts w:ascii="Times New Roman" w:hAnsi="Times New Roman" w:cs="Times New Roman"/>
            <w:noProof/>
            <w:szCs w:val="28"/>
          </w:rPr>
          <w:drawing>
            <wp:inline distT="0" distB="0" distL="0" distR="0" wp14:anchorId="00A5E0D2" wp14:editId="554E4E8F">
              <wp:extent cx="4284345" cy="2399030"/>
              <wp:effectExtent l="0" t="0" r="1905"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4345" cy="2399030"/>
                      </a:xfrm>
                      <a:prstGeom prst="rect">
                        <a:avLst/>
                      </a:prstGeom>
                    </pic:spPr>
                  </pic:pic>
                </a:graphicData>
              </a:graphic>
            </wp:inline>
          </w:drawing>
        </w:r>
      </w:del>
      <w:ins w:id="529" w:author="黃懷萱" w:date="2022-12-20T00:50:00Z">
        <w:r w:rsidR="00FB0542" w:rsidRPr="00FB0542">
          <w:rPr>
            <w:noProof/>
          </w:rPr>
          <w:drawing>
            <wp:inline distT="0" distB="0" distL="0" distR="0" wp14:anchorId="3D5623C7" wp14:editId="2886DCB2">
              <wp:extent cx="4627418" cy="2501323"/>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253" cy="2507721"/>
                      </a:xfrm>
                      <a:prstGeom prst="rect">
                        <a:avLst/>
                      </a:prstGeom>
                    </pic:spPr>
                  </pic:pic>
                </a:graphicData>
              </a:graphic>
            </wp:inline>
          </w:drawing>
        </w:r>
        <w:r w:rsidR="00FB0542">
          <w:rPr>
            <w:rFonts w:hint="eastAsia"/>
          </w:rPr>
          <w:t xml:space="preserve"> </w:t>
        </w:r>
      </w:ins>
    </w:p>
    <w:p w14:paraId="5129F585" w14:textId="4FA79D92" w:rsidR="00AB3140" w:rsidRPr="00E54434" w:rsidRDefault="00B13738">
      <w:pPr>
        <w:spacing w:before="0" w:afterLines="100" w:after="360" w:line="240" w:lineRule="auto"/>
        <w:ind w:firstLineChars="0" w:firstLine="0"/>
        <w:jc w:val="center"/>
        <w:rPr>
          <w:ins w:id="530" w:author="黃懷萱" w:date="2022-12-20T00:57:00Z"/>
          <w:rFonts w:ascii="Times New Roman" w:hAnsi="Times New Roman" w:cs="Times New Roman"/>
          <w:color w:val="auto"/>
          <w:szCs w:val="28"/>
          <w:rPrChange w:id="531" w:author="黃懷萱" w:date="2022-12-20T15:11:00Z">
            <w:rPr>
              <w:ins w:id="532" w:author="黃懷萱" w:date="2022-12-20T00:57:00Z"/>
            </w:rPr>
          </w:rPrChange>
        </w:rPr>
        <w:pPrChange w:id="533" w:author="黃懷萱" w:date="2022-12-20T15:11:00Z">
          <w:pPr>
            <w:pStyle w:val="a4"/>
            <w:framePr w:wrap="auto" w:vAnchor="margin" w:yAlign="inline"/>
          </w:pPr>
        </w:pPrChange>
      </w:pPr>
      <w:r w:rsidRPr="00E54434">
        <w:rPr>
          <w:rFonts w:ascii="Times New Roman" w:hAnsi="Times New Roman" w:cs="Times New Roman" w:hint="eastAsia"/>
          <w:b/>
          <w:color w:val="auto"/>
          <w:szCs w:val="28"/>
          <w:rPrChange w:id="534" w:author="黃懷萱" w:date="2022-12-20T15:11:00Z">
            <w:rPr>
              <w:rFonts w:hint="eastAsia"/>
              <w:b w:val="0"/>
            </w:rPr>
          </w:rPrChange>
        </w:rPr>
        <w:t>圖</w:t>
      </w:r>
      <w:r w:rsidRPr="00E54434">
        <w:rPr>
          <w:rFonts w:ascii="Times New Roman" w:hAnsi="Times New Roman" w:cs="Times New Roman"/>
          <w:b/>
          <w:color w:val="auto"/>
          <w:szCs w:val="28"/>
          <w:rPrChange w:id="535" w:author="黃懷萱" w:date="2022-12-20T15:11:00Z">
            <w:rPr>
              <w:b w:val="0"/>
            </w:rPr>
          </w:rPrChange>
        </w:rPr>
        <w:t xml:space="preserve"> </w:t>
      </w:r>
      <w:r w:rsidRPr="00E54434">
        <w:rPr>
          <w:rFonts w:ascii="Times New Roman" w:hAnsi="Times New Roman" w:cs="Times New Roman"/>
          <w:b/>
          <w:color w:val="auto"/>
          <w:szCs w:val="28"/>
          <w:rPrChange w:id="536" w:author="黃懷萱" w:date="2022-12-20T15:11:00Z">
            <w:rPr>
              <w:b w:val="0"/>
            </w:rPr>
          </w:rPrChange>
        </w:rPr>
        <w:fldChar w:fldCharType="begin"/>
      </w:r>
      <w:r w:rsidRPr="00E54434">
        <w:rPr>
          <w:rFonts w:ascii="Times New Roman" w:hAnsi="Times New Roman" w:cs="Times New Roman"/>
          <w:b/>
          <w:color w:val="auto"/>
          <w:szCs w:val="28"/>
          <w:rPrChange w:id="537" w:author="黃懷萱" w:date="2022-12-20T15:11:00Z">
            <w:rPr>
              <w:b w:val="0"/>
            </w:rPr>
          </w:rPrChange>
        </w:rPr>
        <w:instrText xml:space="preserve"> STYLEREF 1 \s </w:instrText>
      </w:r>
      <w:r w:rsidRPr="00E54434">
        <w:rPr>
          <w:rFonts w:ascii="Times New Roman" w:hAnsi="Times New Roman" w:cs="Times New Roman"/>
          <w:b/>
          <w:color w:val="auto"/>
          <w:szCs w:val="28"/>
          <w:rPrChange w:id="538" w:author="黃懷萱" w:date="2022-12-20T15:11:00Z">
            <w:rPr>
              <w:b w:val="0"/>
            </w:rPr>
          </w:rPrChange>
        </w:rPr>
        <w:fldChar w:fldCharType="separate"/>
      </w:r>
      <w:r w:rsidR="00E23DD0" w:rsidRPr="00E54434">
        <w:rPr>
          <w:rFonts w:ascii="Times New Roman" w:hAnsi="Times New Roman" w:cs="Times New Roman"/>
          <w:b/>
          <w:color w:val="auto"/>
          <w:szCs w:val="28"/>
          <w:rPrChange w:id="539" w:author="黃懷萱" w:date="2022-12-20T15:11:00Z">
            <w:rPr>
              <w:b w:val="0"/>
              <w:noProof/>
            </w:rPr>
          </w:rPrChange>
        </w:rPr>
        <w:t>1</w:t>
      </w:r>
      <w:r w:rsidRPr="00E54434">
        <w:rPr>
          <w:rFonts w:ascii="Times New Roman" w:hAnsi="Times New Roman" w:cs="Times New Roman"/>
          <w:b/>
          <w:color w:val="auto"/>
          <w:szCs w:val="28"/>
          <w:rPrChange w:id="540" w:author="黃懷萱" w:date="2022-12-20T15:11:00Z">
            <w:rPr>
              <w:b w:val="0"/>
            </w:rPr>
          </w:rPrChange>
        </w:rPr>
        <w:fldChar w:fldCharType="end"/>
      </w:r>
      <w:r w:rsidRPr="00E54434">
        <w:rPr>
          <w:rFonts w:ascii="Times New Roman" w:hAnsi="Times New Roman" w:cs="Times New Roman"/>
          <w:b/>
          <w:color w:val="auto"/>
          <w:szCs w:val="28"/>
          <w:rPrChange w:id="541" w:author="黃懷萱" w:date="2022-12-20T15:11:00Z">
            <w:rPr>
              <w:b w:val="0"/>
            </w:rPr>
          </w:rPrChange>
        </w:rPr>
        <w:t>.1</w:t>
      </w:r>
      <w:r w:rsidRPr="00E54434">
        <w:rPr>
          <w:rFonts w:ascii="Times New Roman" w:hAnsi="Times New Roman" w:cs="Times New Roman" w:hint="eastAsia"/>
          <w:b/>
          <w:color w:val="auto"/>
          <w:szCs w:val="28"/>
          <w:rPrChange w:id="542" w:author="黃懷萱" w:date="2022-12-20T15:11:00Z">
            <w:rPr>
              <w:rFonts w:hint="eastAsia"/>
              <w:b w:val="0"/>
            </w:rPr>
          </w:rPrChange>
        </w:rPr>
        <w:t>研究動機與目標</w:t>
      </w:r>
    </w:p>
    <w:p w14:paraId="2E9083FD" w14:textId="4AB0F6C0" w:rsidR="00895F1A" w:rsidRPr="00895F1A" w:rsidRDefault="00895F1A">
      <w:pPr>
        <w:ind w:firstLine="560"/>
        <w:pPrChange w:id="543" w:author="黃懷萱" w:date="2022-12-20T00:57:00Z">
          <w:pPr>
            <w:pStyle w:val="a4"/>
            <w:framePr w:wrap="auto" w:vAnchor="margin" w:yAlign="inline"/>
          </w:pPr>
        </w:pPrChange>
      </w:pPr>
      <w:ins w:id="544" w:author="黃懷萱" w:date="2022-12-20T00:58:00Z">
        <w:r>
          <w:rPr>
            <w:rFonts w:cs="Times New Roman" w:hint="eastAsia"/>
            <w:szCs w:val="28"/>
          </w:rPr>
          <w:t>而研究內的內容統整成如下圖，該衣櫃是什麼</w:t>
        </w:r>
      </w:ins>
      <w:ins w:id="545" w:author="黃懷萱" w:date="2022-12-20T01:01:00Z">
        <w:r>
          <w:rPr>
            <w:rFonts w:cs="Times New Roman" w:hint="eastAsia"/>
            <w:szCs w:val="28"/>
          </w:rPr>
          <w:t>(Wh</w:t>
        </w:r>
        <w:r>
          <w:rPr>
            <w:rFonts w:cs="Times New Roman"/>
            <w:szCs w:val="28"/>
          </w:rPr>
          <w:t>at)</w:t>
        </w:r>
      </w:ins>
      <w:ins w:id="546" w:author="黃懷萱" w:date="2022-12-20T01:00:00Z">
        <w:r>
          <w:rPr>
            <w:rFonts w:cs="Times New Roman" w:hint="eastAsia"/>
            <w:szCs w:val="28"/>
          </w:rPr>
          <w:t>？</w:t>
        </w:r>
      </w:ins>
      <w:ins w:id="547" w:author="黃懷萱" w:date="2022-12-20T00:59:00Z">
        <w:r>
          <w:rPr>
            <w:rFonts w:cs="Times New Roman" w:hint="eastAsia"/>
            <w:szCs w:val="28"/>
          </w:rPr>
          <w:t>擁有的功能有哪些，為什麼要建造這個系統</w:t>
        </w:r>
      </w:ins>
      <w:ins w:id="548" w:author="黃懷萱" w:date="2022-12-20T01:01:00Z">
        <w:r>
          <w:rPr>
            <w:rFonts w:cs="Times New Roman" w:hint="eastAsia"/>
            <w:szCs w:val="28"/>
          </w:rPr>
          <w:t>(</w:t>
        </w:r>
        <w:r>
          <w:rPr>
            <w:rFonts w:cs="Times New Roman"/>
            <w:szCs w:val="28"/>
          </w:rPr>
          <w:t>Why</w:t>
        </w:r>
        <w:r>
          <w:rPr>
            <w:rFonts w:cs="Times New Roman" w:hint="eastAsia"/>
            <w:szCs w:val="28"/>
          </w:rPr>
          <w:t>)</w:t>
        </w:r>
      </w:ins>
      <w:ins w:id="549" w:author="黃懷萱" w:date="2022-12-20T01:00:00Z">
        <w:r>
          <w:rPr>
            <w:rFonts w:cs="Times New Roman" w:hint="eastAsia"/>
            <w:szCs w:val="28"/>
          </w:rPr>
          <w:t>？</w:t>
        </w:r>
      </w:ins>
      <w:ins w:id="550" w:author="黃懷萱" w:date="2022-12-20T00:59:00Z">
        <w:r>
          <w:rPr>
            <w:rFonts w:cs="Times New Roman" w:hint="eastAsia"/>
            <w:szCs w:val="28"/>
          </w:rPr>
          <w:t>該如何</w:t>
        </w:r>
      </w:ins>
      <w:ins w:id="551" w:author="黃懷萱" w:date="2022-12-20T01:00:00Z">
        <w:r>
          <w:rPr>
            <w:rFonts w:cs="Times New Roman" w:hint="eastAsia"/>
            <w:szCs w:val="28"/>
          </w:rPr>
          <w:t>建立</w:t>
        </w:r>
      </w:ins>
      <w:ins w:id="552" w:author="黃懷萱" w:date="2022-12-20T01:01:00Z">
        <w:r>
          <w:rPr>
            <w:rFonts w:cs="Times New Roman" w:hint="eastAsia"/>
            <w:szCs w:val="28"/>
          </w:rPr>
          <w:t>(</w:t>
        </w:r>
        <w:r>
          <w:rPr>
            <w:rFonts w:cs="Times New Roman"/>
            <w:szCs w:val="28"/>
          </w:rPr>
          <w:t>How</w:t>
        </w:r>
        <w:r>
          <w:rPr>
            <w:rFonts w:cs="Times New Roman" w:hint="eastAsia"/>
            <w:szCs w:val="28"/>
          </w:rPr>
          <w:t>)</w:t>
        </w:r>
      </w:ins>
      <w:ins w:id="553" w:author="黃懷萱" w:date="2022-12-20T01:00:00Z">
        <w:r>
          <w:rPr>
            <w:rFonts w:cs="Times New Roman" w:hint="eastAsia"/>
            <w:szCs w:val="28"/>
          </w:rPr>
          <w:t>？，與適用的場合與商機可能會在哪裡</w:t>
        </w:r>
      </w:ins>
      <w:ins w:id="554" w:author="黃懷萱" w:date="2022-12-20T01:01:00Z">
        <w:r>
          <w:rPr>
            <w:rFonts w:cs="Times New Roman" w:hint="eastAsia"/>
            <w:szCs w:val="28"/>
          </w:rPr>
          <w:t>(</w:t>
        </w:r>
        <w:r>
          <w:rPr>
            <w:rFonts w:cs="Times New Roman"/>
            <w:szCs w:val="28"/>
          </w:rPr>
          <w:t>Where</w:t>
        </w:r>
        <w:r>
          <w:rPr>
            <w:rFonts w:cs="Times New Roman" w:hint="eastAsia"/>
            <w:szCs w:val="28"/>
          </w:rPr>
          <w:t>)</w:t>
        </w:r>
      </w:ins>
      <w:ins w:id="555" w:author="黃懷萱" w:date="2022-12-20T01:00:00Z">
        <w:r>
          <w:rPr>
            <w:rFonts w:cs="Times New Roman" w:hint="eastAsia"/>
            <w:szCs w:val="28"/>
          </w:rPr>
          <w:t>？</w:t>
        </w:r>
      </w:ins>
    </w:p>
    <w:p w14:paraId="492A08D5" w14:textId="77777777" w:rsidR="00B13738" w:rsidRDefault="00B13738">
      <w:pPr>
        <w:widowControl/>
        <w:spacing w:line="240" w:lineRule="auto"/>
        <w:ind w:leftChars="-1" w:left="-3" w:right="278" w:firstLineChars="1" w:firstLine="3"/>
        <w:jc w:val="center"/>
        <w:rPr>
          <w:ins w:id="556" w:author="黃懷萱" w:date="2022-12-20T00:10:00Z"/>
        </w:rPr>
        <w:pPrChange w:id="557" w:author="黃懷萱" w:date="2022-12-20T15:10:00Z">
          <w:pPr>
            <w:widowControl/>
            <w:spacing w:line="240" w:lineRule="auto"/>
            <w:ind w:leftChars="-1" w:left="-3" w:right="278" w:firstLineChars="1" w:firstLine="3"/>
          </w:pPr>
        </w:pPrChange>
      </w:pPr>
      <w:r w:rsidRPr="009E5226">
        <w:rPr>
          <w:noProof/>
        </w:rPr>
        <w:drawing>
          <wp:inline distT="0" distB="0" distL="0" distR="0" wp14:anchorId="0243BD71" wp14:editId="3E89BE6E">
            <wp:extent cx="5425927" cy="2265219"/>
            <wp:effectExtent l="0" t="0" r="381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7677" cy="2278474"/>
                    </a:xfrm>
                    <a:prstGeom prst="rect">
                      <a:avLst/>
                    </a:prstGeom>
                  </pic:spPr>
                </pic:pic>
              </a:graphicData>
            </a:graphic>
          </wp:inline>
        </w:drawing>
      </w:r>
    </w:p>
    <w:p w14:paraId="379DE230" w14:textId="6439F2F2" w:rsidR="00615A1B" w:rsidRPr="00BE3130" w:rsidRDefault="00B13738" w:rsidP="00BE3130">
      <w:pPr>
        <w:spacing w:before="0" w:afterLines="100" w:after="360" w:line="240" w:lineRule="auto"/>
        <w:ind w:firstLineChars="0" w:firstLine="0"/>
        <w:jc w:val="center"/>
        <w:rPr>
          <w:rFonts w:ascii="Times New Roman" w:hAnsi="Times New Roman" w:cs="Times New Roman"/>
          <w:color w:val="auto"/>
          <w:szCs w:val="28"/>
          <w:rPrChange w:id="558" w:author="黃懷萱" w:date="2022-12-21T02:18:00Z">
            <w:rPr/>
          </w:rPrChange>
        </w:rPr>
        <w:pPrChange w:id="559" w:author="黃懷萱" w:date="2022-12-21T02:18:00Z">
          <w:pPr>
            <w:widowControl/>
            <w:ind w:leftChars="-1" w:left="-3" w:right="280" w:firstLineChars="1" w:firstLine="3"/>
          </w:pPr>
        </w:pPrChange>
      </w:pPr>
      <w:ins w:id="560" w:author="黃懷萱" w:date="2022-12-20T00:10:00Z">
        <w:r w:rsidRPr="00E54434">
          <w:rPr>
            <w:rFonts w:ascii="Times New Roman" w:hAnsi="Times New Roman" w:cs="Times New Roman" w:hint="eastAsia"/>
            <w:b/>
            <w:color w:val="auto"/>
            <w:szCs w:val="28"/>
            <w:rPrChange w:id="561" w:author="黃懷萱" w:date="2022-12-20T15:11:00Z">
              <w:rPr>
                <w:rFonts w:hint="eastAsia"/>
                <w:b/>
                <w:szCs w:val="20"/>
              </w:rPr>
            </w:rPrChange>
          </w:rPr>
          <w:t>圖</w:t>
        </w:r>
        <w:r w:rsidRPr="00E54434">
          <w:rPr>
            <w:rFonts w:ascii="Times New Roman" w:hAnsi="Times New Roman" w:cs="Times New Roman"/>
            <w:b/>
            <w:color w:val="auto"/>
            <w:szCs w:val="28"/>
            <w:rPrChange w:id="562" w:author="黃懷萱" w:date="2022-12-20T15:11:00Z">
              <w:rPr>
                <w:b/>
                <w:szCs w:val="20"/>
              </w:rPr>
            </w:rPrChange>
          </w:rPr>
          <w:t xml:space="preserve"> </w:t>
        </w:r>
        <w:r w:rsidRPr="00E54434">
          <w:rPr>
            <w:rFonts w:ascii="Times New Roman" w:hAnsi="Times New Roman" w:cs="Times New Roman"/>
            <w:b/>
            <w:color w:val="auto"/>
            <w:szCs w:val="28"/>
            <w:rPrChange w:id="563" w:author="黃懷萱" w:date="2022-12-20T15:11:00Z">
              <w:rPr>
                <w:b/>
                <w:szCs w:val="20"/>
              </w:rPr>
            </w:rPrChange>
          </w:rPr>
          <w:fldChar w:fldCharType="begin"/>
        </w:r>
        <w:r w:rsidRPr="00E54434">
          <w:rPr>
            <w:rFonts w:ascii="Times New Roman" w:hAnsi="Times New Roman" w:cs="Times New Roman"/>
            <w:b/>
            <w:color w:val="auto"/>
            <w:szCs w:val="28"/>
            <w:rPrChange w:id="564" w:author="黃懷萱" w:date="2022-12-20T15:11:00Z">
              <w:rPr>
                <w:b/>
                <w:szCs w:val="20"/>
              </w:rPr>
            </w:rPrChange>
          </w:rPr>
          <w:instrText xml:space="preserve"> STYLEREF 1 \s </w:instrText>
        </w:r>
        <w:r w:rsidRPr="00E54434">
          <w:rPr>
            <w:rFonts w:ascii="Times New Roman" w:hAnsi="Times New Roman" w:cs="Times New Roman"/>
            <w:b/>
            <w:color w:val="auto"/>
            <w:szCs w:val="28"/>
            <w:rPrChange w:id="565" w:author="黃懷萱" w:date="2022-12-20T15:11:00Z">
              <w:rPr>
                <w:b/>
                <w:szCs w:val="20"/>
              </w:rPr>
            </w:rPrChange>
          </w:rPr>
          <w:fldChar w:fldCharType="separate"/>
        </w:r>
      </w:ins>
      <w:r w:rsidR="00E23DD0" w:rsidRPr="00E54434">
        <w:rPr>
          <w:rFonts w:ascii="Times New Roman" w:hAnsi="Times New Roman" w:cs="Times New Roman"/>
          <w:b/>
          <w:color w:val="auto"/>
          <w:szCs w:val="28"/>
          <w:rPrChange w:id="566" w:author="黃懷萱" w:date="2022-12-20T15:11:00Z">
            <w:rPr>
              <w:b/>
              <w:noProof/>
              <w:szCs w:val="20"/>
            </w:rPr>
          </w:rPrChange>
        </w:rPr>
        <w:t>1</w:t>
      </w:r>
      <w:ins w:id="567" w:author="黃懷萱" w:date="2022-12-20T00:10:00Z">
        <w:r w:rsidRPr="00E54434">
          <w:rPr>
            <w:rFonts w:ascii="Times New Roman" w:hAnsi="Times New Roman" w:cs="Times New Roman"/>
            <w:b/>
            <w:color w:val="auto"/>
            <w:szCs w:val="28"/>
            <w:rPrChange w:id="568" w:author="黃懷萱" w:date="2022-12-20T15:11:00Z">
              <w:rPr>
                <w:b/>
                <w:szCs w:val="20"/>
              </w:rPr>
            </w:rPrChange>
          </w:rPr>
          <w:fldChar w:fldCharType="end"/>
        </w:r>
        <w:r w:rsidRPr="00E54434">
          <w:rPr>
            <w:rFonts w:ascii="Times New Roman" w:hAnsi="Times New Roman" w:cs="Times New Roman"/>
            <w:b/>
            <w:color w:val="auto"/>
            <w:szCs w:val="28"/>
            <w:rPrChange w:id="569" w:author="黃懷萱" w:date="2022-12-20T15:11:00Z">
              <w:rPr>
                <w:b/>
                <w:szCs w:val="20"/>
              </w:rPr>
            </w:rPrChange>
          </w:rPr>
          <w:t>.2</w:t>
        </w:r>
        <w:r w:rsidRPr="00E54434">
          <w:rPr>
            <w:rFonts w:ascii="Times New Roman" w:hAnsi="Times New Roman" w:cs="Times New Roman" w:hint="eastAsia"/>
            <w:b/>
            <w:color w:val="auto"/>
            <w:szCs w:val="28"/>
            <w:rPrChange w:id="570" w:author="黃懷萱" w:date="2022-12-20T15:11:00Z">
              <w:rPr>
                <w:rFonts w:hint="eastAsia"/>
                <w:b/>
                <w:szCs w:val="20"/>
              </w:rPr>
            </w:rPrChange>
          </w:rPr>
          <w:t>研究內容</w:t>
        </w:r>
      </w:ins>
      <w:del w:id="571" w:author="黃懷萱" w:date="2022-12-21T02:18:00Z">
        <w:r w:rsidR="00615A1B" w:rsidDel="00BE3130">
          <w:br w:type="page"/>
        </w:r>
      </w:del>
    </w:p>
    <w:p w14:paraId="1E2AF686" w14:textId="77777777" w:rsidR="003C71FA" w:rsidRPr="00E5208E" w:rsidRDefault="00615A1B" w:rsidP="001A69EB">
      <w:pPr>
        <w:pStyle w:val="1"/>
        <w:numPr>
          <w:ilvl w:val="0"/>
          <w:numId w:val="4"/>
        </w:numPr>
        <w:tabs>
          <w:tab w:val="left" w:pos="851"/>
        </w:tabs>
        <w:spacing w:before="360" w:after="360"/>
        <w:ind w:leftChars="-1" w:left="-3" w:right="280" w:firstLineChars="1" w:firstLine="4"/>
        <w:rPr>
          <w:rFonts w:ascii="標楷體" w:hAnsi="標楷體"/>
          <w:szCs w:val="40"/>
        </w:rPr>
      </w:pPr>
      <w:bookmarkStart w:id="572" w:name="_Toc122481805"/>
      <w:r w:rsidRPr="00615A1B">
        <w:rPr>
          <w:rFonts w:ascii="標楷體" w:hAnsi="標楷體" w:hint="eastAsia"/>
          <w:szCs w:val="40"/>
        </w:rPr>
        <w:lastRenderedPageBreak/>
        <w:t>架構設計與研究項目</w:t>
      </w:r>
      <w:bookmarkEnd w:id="572"/>
    </w:p>
    <w:p w14:paraId="69CA4EF9" w14:textId="3B46035A" w:rsidR="00615A1B" w:rsidRDefault="00525377">
      <w:pPr>
        <w:pStyle w:val="2"/>
        <w:numPr>
          <w:ilvl w:val="0"/>
          <w:numId w:val="41"/>
        </w:numPr>
        <w:spacing w:after="180"/>
        <w:ind w:right="280" w:firstLineChars="0"/>
        <w:pPrChange w:id="573" w:author="黃懷萱" w:date="2022-12-20T14:47:00Z">
          <w:pPr>
            <w:pStyle w:val="2"/>
            <w:spacing w:after="180"/>
            <w:ind w:leftChars="-1" w:left="-3" w:right="280" w:firstLineChars="1" w:firstLine="4"/>
          </w:pPr>
        </w:pPrChange>
      </w:pPr>
      <w:bookmarkStart w:id="574" w:name="_Toc122481806"/>
      <w:r>
        <w:rPr>
          <w:rFonts w:hint="eastAsia"/>
          <w:noProof/>
        </w:rPr>
        <mc:AlternateContent>
          <mc:Choice Requires="wpg">
            <w:drawing>
              <wp:anchor distT="0" distB="0" distL="114300" distR="114300" simplePos="0" relativeHeight="251670528" behindDoc="0" locked="0" layoutInCell="1" allowOverlap="1" wp14:anchorId="1B51831C" wp14:editId="00CBB146">
                <wp:simplePos x="0" y="0"/>
                <wp:positionH relativeFrom="column">
                  <wp:posOffset>3049848</wp:posOffset>
                </wp:positionH>
                <wp:positionV relativeFrom="paragraph">
                  <wp:posOffset>297180</wp:posOffset>
                </wp:positionV>
                <wp:extent cx="2383155" cy="2749550"/>
                <wp:effectExtent l="0" t="0" r="0" b="0"/>
                <wp:wrapSquare wrapText="bothSides"/>
                <wp:docPr id="9" name="群組 9"/>
                <wp:cNvGraphicFramePr/>
                <a:graphic xmlns:a="http://schemas.openxmlformats.org/drawingml/2006/main">
                  <a:graphicData uri="http://schemas.microsoft.com/office/word/2010/wordprocessingGroup">
                    <wpg:wgp>
                      <wpg:cNvGrpSpPr/>
                      <wpg:grpSpPr>
                        <a:xfrm>
                          <a:off x="0" y="0"/>
                          <a:ext cx="2383155" cy="2749550"/>
                          <a:chOff x="0" y="0"/>
                          <a:chExt cx="2383155" cy="2749550"/>
                        </a:xfrm>
                      </wpg:grpSpPr>
                      <pic:pic xmlns:pic="http://schemas.openxmlformats.org/drawingml/2006/picture">
                        <pic:nvPicPr>
                          <pic:cNvPr id="3" name="圖片 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3155" cy="2241550"/>
                          </a:xfrm>
                          <a:prstGeom prst="rect">
                            <a:avLst/>
                          </a:prstGeom>
                          <a:noFill/>
                          <a:ln>
                            <a:noFill/>
                          </a:ln>
                        </pic:spPr>
                      </pic:pic>
                      <wps:wsp>
                        <wps:cNvPr id="19" name="文字方塊 19"/>
                        <wps:cNvSpPr txBox="1"/>
                        <wps:spPr>
                          <a:xfrm>
                            <a:off x="83128" y="2292350"/>
                            <a:ext cx="2258695" cy="457200"/>
                          </a:xfrm>
                          <a:prstGeom prst="rect">
                            <a:avLst/>
                          </a:prstGeom>
                          <a:solidFill>
                            <a:prstClr val="white"/>
                          </a:solidFill>
                          <a:ln>
                            <a:noFill/>
                          </a:ln>
                        </wps:spPr>
                        <wps:txbx>
                          <w:txbxContent>
                            <w:p w14:paraId="02AB67B2" w14:textId="538718F7" w:rsidR="00B83186" w:rsidRPr="007D4D51" w:rsidRDefault="00B83186" w:rsidP="00B83186">
                              <w:pPr>
                                <w:pStyle w:val="a4"/>
                                <w:rPr>
                                  <w:noProof/>
                                  <w:sz w:val="36"/>
                                </w:rPr>
                              </w:pPr>
                              <w:r>
                                <w:rPr>
                                  <w:rFonts w:hint="eastAsia"/>
                                </w:rPr>
                                <w:t>圖</w:t>
                              </w:r>
                              <w:r>
                                <w:rPr>
                                  <w:rFonts w:hint="eastAsia"/>
                                </w:rPr>
                                <w:t xml:space="preserve"> </w:t>
                              </w:r>
                              <w:ins w:id="575" w:author="黃懷萱" w:date="2022-12-21T02:13:00Z">
                                <w:r w:rsidR="0060223F">
                                  <w:fldChar w:fldCharType="begin"/>
                                </w:r>
                                <w:r w:rsidR="0060223F">
                                  <w:instrText xml:space="preserve"> </w:instrText>
                                </w:r>
                                <w:r w:rsidR="0060223F">
                                  <w:rPr>
                                    <w:rFonts w:hint="eastAsia"/>
                                  </w:rPr>
                                  <w:instrText>STYLEREF 1 \s</w:instrText>
                                </w:r>
                                <w:r w:rsidR="0060223F">
                                  <w:instrText xml:space="preserve"> </w:instrText>
                                </w:r>
                              </w:ins>
                              <w:r w:rsidR="0060223F">
                                <w:fldChar w:fldCharType="separate"/>
                              </w:r>
                              <w:r w:rsidR="0060223F">
                                <w:rPr>
                                  <w:noProof/>
                                </w:rPr>
                                <w:t>2</w:t>
                              </w:r>
                              <w:ins w:id="576" w:author="黃懷萱" w:date="2022-12-21T02:13:00Z">
                                <w:r w:rsidR="0060223F">
                                  <w:fldChar w:fldCharType="end"/>
                                </w:r>
                                <w:r w:rsidR="0060223F">
                                  <w:t>.</w:t>
                                </w:r>
                                <w:r w:rsidR="0060223F">
                                  <w:fldChar w:fldCharType="begin"/>
                                </w:r>
                                <w:r w:rsidR="0060223F">
                                  <w:instrText xml:space="preserve"> </w:instrText>
                                </w:r>
                                <w:r w:rsidR="0060223F">
                                  <w:rPr>
                                    <w:rFonts w:hint="eastAsia"/>
                                  </w:rPr>
                                  <w:instrText xml:space="preserve">SEQ </w:instrText>
                                </w:r>
                                <w:r w:rsidR="0060223F">
                                  <w:rPr>
                                    <w:rFonts w:hint="eastAsia"/>
                                  </w:rPr>
                                  <w:instrText>圖</w:instrText>
                                </w:r>
                                <w:r w:rsidR="0060223F">
                                  <w:rPr>
                                    <w:rFonts w:hint="eastAsia"/>
                                  </w:rPr>
                                  <w:instrText xml:space="preserve"> \* ARABIC \s 1</w:instrText>
                                </w:r>
                                <w:r w:rsidR="0060223F">
                                  <w:instrText xml:space="preserve"> </w:instrText>
                                </w:r>
                              </w:ins>
                              <w:r w:rsidR="0060223F">
                                <w:fldChar w:fldCharType="separate"/>
                              </w:r>
                              <w:ins w:id="577" w:author="黃懷萱" w:date="2022-12-21T02:13:00Z">
                                <w:r w:rsidR="0060223F">
                                  <w:rPr>
                                    <w:noProof/>
                                  </w:rPr>
                                  <w:t>1</w:t>
                                </w:r>
                                <w:r w:rsidR="0060223F">
                                  <w:fldChar w:fldCharType="end"/>
                                </w:r>
                              </w:ins>
                              <w:del w:id="578" w:author="黃懷萱" w:date="2022-12-20T15:41:00Z">
                                <w:r w:rsidR="00DC6EB5" w:rsidDel="003333ED">
                                  <w:fldChar w:fldCharType="begin"/>
                                </w:r>
                                <w:r w:rsidR="00DC6EB5" w:rsidDel="003333ED">
                                  <w:delInstrText xml:space="preserve"> </w:delInstrText>
                                </w:r>
                                <w:r w:rsidR="00DC6EB5" w:rsidDel="003333ED">
                                  <w:rPr>
                                    <w:rFonts w:hint="eastAsia"/>
                                  </w:rPr>
                                  <w:delInstrText>STYLEREF 3 \s</w:delInstrText>
                                </w:r>
                                <w:r w:rsidR="00DC6EB5" w:rsidDel="003333ED">
                                  <w:delInstrText xml:space="preserve"> </w:delInstrText>
                                </w:r>
                                <w:r w:rsidR="00DC6EB5" w:rsidDel="003333ED">
                                  <w:fldChar w:fldCharType="separate"/>
                                </w:r>
                                <w:r w:rsidR="003333ED" w:rsidDel="003333ED">
                                  <w:rPr>
                                    <w:noProof/>
                                  </w:rPr>
                                  <w:delText>1</w:delText>
                                </w:r>
                                <w:r w:rsidR="00DC6EB5" w:rsidDel="003333ED">
                                  <w:fldChar w:fldCharType="end"/>
                                </w:r>
                                <w:r w:rsidR="00DC6EB5" w:rsidDel="003333ED">
                                  <w:delText>.</w:delText>
                                </w:r>
                                <w:r w:rsidR="00DC6EB5" w:rsidDel="003333ED">
                                  <w:fldChar w:fldCharType="begin"/>
                                </w:r>
                                <w:r w:rsidR="00DC6EB5" w:rsidDel="003333ED">
                                  <w:delInstrText xml:space="preserve"> </w:delInstrText>
                                </w:r>
                                <w:r w:rsidR="00DC6EB5" w:rsidDel="003333ED">
                                  <w:rPr>
                                    <w:rFonts w:hint="eastAsia"/>
                                  </w:rPr>
                                  <w:delInstrText xml:space="preserve">SEQ </w:delInstrText>
                                </w:r>
                                <w:r w:rsidR="00DC6EB5" w:rsidDel="003333ED">
                                  <w:rPr>
                                    <w:rFonts w:hint="eastAsia"/>
                                  </w:rPr>
                                  <w:delInstrText>圖</w:delInstrText>
                                </w:r>
                                <w:r w:rsidR="00DC6EB5" w:rsidDel="003333ED">
                                  <w:rPr>
                                    <w:rFonts w:hint="eastAsia"/>
                                  </w:rPr>
                                  <w:delInstrText xml:space="preserve"> \* ARABIC \s 3</w:delInstrText>
                                </w:r>
                                <w:r w:rsidR="00DC6EB5" w:rsidDel="003333ED">
                                  <w:delInstrText xml:space="preserve"> </w:delInstrText>
                                </w:r>
                                <w:r w:rsidR="00DC6EB5" w:rsidDel="003333ED">
                                  <w:fldChar w:fldCharType="separate"/>
                                </w:r>
                                <w:r w:rsidR="003333ED" w:rsidDel="003333ED">
                                  <w:rPr>
                                    <w:noProof/>
                                  </w:rPr>
                                  <w:delText>1</w:delText>
                                </w:r>
                                <w:r w:rsidR="00DC6EB5" w:rsidDel="003333ED">
                                  <w:fldChar w:fldCharType="end"/>
                                </w:r>
                              </w:del>
                              <w:del w:id="579" w:author="黃懷萱" w:date="2022-12-20T15:38:00Z">
                                <w:r w:rsidR="00B648E1" w:rsidDel="00DC6EB5">
                                  <w:fldChar w:fldCharType="begin"/>
                                </w:r>
                                <w:r w:rsidR="00B648E1" w:rsidDel="00DC6EB5">
                                  <w:delInstrText xml:space="preserve"> </w:delInstrText>
                                </w:r>
                                <w:r w:rsidR="00B648E1" w:rsidDel="00DC6EB5">
                                  <w:rPr>
                                    <w:rFonts w:hint="eastAsia"/>
                                  </w:rPr>
                                  <w:delInstrText>STYLEREF 1 \s</w:delInstrText>
                                </w:r>
                                <w:r w:rsidR="00B648E1" w:rsidDel="00DC6EB5">
                                  <w:delInstrText xml:space="preserve"> </w:delInstrText>
                                </w:r>
                                <w:r w:rsidR="00B648E1" w:rsidDel="00DC6EB5">
                                  <w:fldChar w:fldCharType="separate"/>
                                </w:r>
                                <w:r w:rsidR="00C41526" w:rsidDel="00DC6EB5">
                                  <w:rPr>
                                    <w:noProof/>
                                  </w:rPr>
                                  <w:delText>2</w:delText>
                                </w:r>
                                <w:r w:rsidR="00B648E1" w:rsidDel="00DC6EB5">
                                  <w:fldChar w:fldCharType="end"/>
                                </w:r>
                                <w:r w:rsidR="00B648E1" w:rsidDel="00DC6EB5">
                                  <w:delText>.</w:delText>
                                </w:r>
                                <w:r w:rsidR="00B648E1" w:rsidDel="00DC6EB5">
                                  <w:fldChar w:fldCharType="begin"/>
                                </w:r>
                                <w:r w:rsidR="00B648E1" w:rsidDel="00DC6EB5">
                                  <w:delInstrText xml:space="preserve"> </w:delInstrText>
                                </w:r>
                                <w:r w:rsidR="00B648E1" w:rsidDel="00DC6EB5">
                                  <w:rPr>
                                    <w:rFonts w:hint="eastAsia"/>
                                  </w:rPr>
                                  <w:delInstrText xml:space="preserve">SEQ </w:delInstrText>
                                </w:r>
                                <w:r w:rsidR="00B648E1" w:rsidDel="00DC6EB5">
                                  <w:rPr>
                                    <w:rFonts w:hint="eastAsia"/>
                                  </w:rPr>
                                  <w:delInstrText>圖</w:delInstrText>
                                </w:r>
                                <w:r w:rsidR="00B648E1" w:rsidDel="00DC6EB5">
                                  <w:rPr>
                                    <w:rFonts w:hint="eastAsia"/>
                                  </w:rPr>
                                  <w:delInstrText xml:space="preserve"> \* ARABIC \s 1</w:delInstrText>
                                </w:r>
                                <w:r w:rsidR="00B648E1" w:rsidDel="00DC6EB5">
                                  <w:delInstrText xml:space="preserve"> </w:delInstrText>
                                </w:r>
                                <w:r w:rsidR="00B648E1" w:rsidDel="00DC6EB5">
                                  <w:fldChar w:fldCharType="separate"/>
                                </w:r>
                                <w:r w:rsidR="00C41526" w:rsidDel="00DC6EB5">
                                  <w:rPr>
                                    <w:noProof/>
                                  </w:rPr>
                                  <w:delText>1</w:delText>
                                </w:r>
                                <w:r w:rsidR="00B648E1" w:rsidDel="00DC6EB5">
                                  <w:fldChar w:fldCharType="end"/>
                                </w:r>
                              </w:del>
                              <w:r>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51831C" id="群組 9" o:spid="_x0000_s1026" style="position:absolute;left:0;text-align:left;margin-left:240.15pt;margin-top:23.4pt;width:187.65pt;height:216.5pt;z-index:251670528" coordsize="23831,27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style="position:absolute;width:23831;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">
                  <v:imagedata r:id="rId18" o:title=""/>
                </v:shape>
                <v:shapetype id="_x0000_t202" coordsize="21600,21600" o:spt="202" path="m,l,21600r21600,l21600,xe">
                  <v:stroke joinstyle="miter"/>
                  <v:path gradientshapeok="t" o:connecttype="rect"/>
                </v:shapetype>
                <v:shape id="文字方塊 19" o:spid="_x0000_s1028" type="#_x0000_t202" style="position:absolute;left:831;top:22923;width:225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02AB67B2" w14:textId="538718F7" w:rsidR="00B83186" w:rsidRPr="007D4D51" w:rsidRDefault="00B83186" w:rsidP="00B83186">
                        <w:pPr>
                          <w:pStyle w:val="a4"/>
                          <w:rPr>
                            <w:noProof/>
                            <w:sz w:val="36"/>
                          </w:rPr>
                        </w:pPr>
                        <w:r>
                          <w:rPr>
                            <w:rFonts w:hint="eastAsia"/>
                          </w:rPr>
                          <w:t>圖</w:t>
                        </w:r>
                        <w:r>
                          <w:rPr>
                            <w:rFonts w:hint="eastAsia"/>
                          </w:rPr>
                          <w:t xml:space="preserve"> </w:t>
                        </w:r>
                        <w:ins w:id="580" w:author="黃懷萱" w:date="2022-12-21T02:13:00Z">
                          <w:r w:rsidR="0060223F">
                            <w:fldChar w:fldCharType="begin"/>
                          </w:r>
                          <w:r w:rsidR="0060223F">
                            <w:instrText xml:space="preserve"> </w:instrText>
                          </w:r>
                          <w:r w:rsidR="0060223F">
                            <w:rPr>
                              <w:rFonts w:hint="eastAsia"/>
                            </w:rPr>
                            <w:instrText>STYLEREF 1 \s</w:instrText>
                          </w:r>
                          <w:r w:rsidR="0060223F">
                            <w:instrText xml:space="preserve"> </w:instrText>
                          </w:r>
                        </w:ins>
                        <w:r w:rsidR="0060223F">
                          <w:fldChar w:fldCharType="separate"/>
                        </w:r>
                        <w:r w:rsidR="0060223F">
                          <w:rPr>
                            <w:noProof/>
                          </w:rPr>
                          <w:t>2</w:t>
                        </w:r>
                        <w:ins w:id="581" w:author="黃懷萱" w:date="2022-12-21T02:13:00Z">
                          <w:r w:rsidR="0060223F">
                            <w:fldChar w:fldCharType="end"/>
                          </w:r>
                          <w:r w:rsidR="0060223F">
                            <w:t>.</w:t>
                          </w:r>
                          <w:r w:rsidR="0060223F">
                            <w:fldChar w:fldCharType="begin"/>
                          </w:r>
                          <w:r w:rsidR="0060223F">
                            <w:instrText xml:space="preserve"> </w:instrText>
                          </w:r>
                          <w:r w:rsidR="0060223F">
                            <w:rPr>
                              <w:rFonts w:hint="eastAsia"/>
                            </w:rPr>
                            <w:instrText xml:space="preserve">SEQ </w:instrText>
                          </w:r>
                          <w:r w:rsidR="0060223F">
                            <w:rPr>
                              <w:rFonts w:hint="eastAsia"/>
                            </w:rPr>
                            <w:instrText>圖</w:instrText>
                          </w:r>
                          <w:r w:rsidR="0060223F">
                            <w:rPr>
                              <w:rFonts w:hint="eastAsia"/>
                            </w:rPr>
                            <w:instrText xml:space="preserve"> \* ARABIC \s 1</w:instrText>
                          </w:r>
                          <w:r w:rsidR="0060223F">
                            <w:instrText xml:space="preserve"> </w:instrText>
                          </w:r>
                        </w:ins>
                        <w:r w:rsidR="0060223F">
                          <w:fldChar w:fldCharType="separate"/>
                        </w:r>
                        <w:ins w:id="582" w:author="黃懷萱" w:date="2022-12-21T02:13:00Z">
                          <w:r w:rsidR="0060223F">
                            <w:rPr>
                              <w:noProof/>
                            </w:rPr>
                            <w:t>1</w:t>
                          </w:r>
                          <w:r w:rsidR="0060223F">
                            <w:fldChar w:fldCharType="end"/>
                          </w:r>
                        </w:ins>
                        <w:del w:id="583" w:author="黃懷萱" w:date="2022-12-20T15:41:00Z">
                          <w:r w:rsidR="00DC6EB5" w:rsidDel="003333ED">
                            <w:fldChar w:fldCharType="begin"/>
                          </w:r>
                          <w:r w:rsidR="00DC6EB5" w:rsidDel="003333ED">
                            <w:delInstrText xml:space="preserve"> </w:delInstrText>
                          </w:r>
                          <w:r w:rsidR="00DC6EB5" w:rsidDel="003333ED">
                            <w:rPr>
                              <w:rFonts w:hint="eastAsia"/>
                            </w:rPr>
                            <w:delInstrText>STYLEREF 3 \s</w:delInstrText>
                          </w:r>
                          <w:r w:rsidR="00DC6EB5" w:rsidDel="003333ED">
                            <w:delInstrText xml:space="preserve"> </w:delInstrText>
                          </w:r>
                          <w:r w:rsidR="00DC6EB5" w:rsidDel="003333ED">
                            <w:fldChar w:fldCharType="separate"/>
                          </w:r>
                          <w:r w:rsidR="003333ED" w:rsidDel="003333ED">
                            <w:rPr>
                              <w:noProof/>
                            </w:rPr>
                            <w:delText>1</w:delText>
                          </w:r>
                          <w:r w:rsidR="00DC6EB5" w:rsidDel="003333ED">
                            <w:fldChar w:fldCharType="end"/>
                          </w:r>
                          <w:r w:rsidR="00DC6EB5" w:rsidDel="003333ED">
                            <w:delText>.</w:delText>
                          </w:r>
                          <w:r w:rsidR="00DC6EB5" w:rsidDel="003333ED">
                            <w:fldChar w:fldCharType="begin"/>
                          </w:r>
                          <w:r w:rsidR="00DC6EB5" w:rsidDel="003333ED">
                            <w:delInstrText xml:space="preserve"> </w:delInstrText>
                          </w:r>
                          <w:r w:rsidR="00DC6EB5" w:rsidDel="003333ED">
                            <w:rPr>
                              <w:rFonts w:hint="eastAsia"/>
                            </w:rPr>
                            <w:delInstrText xml:space="preserve">SEQ </w:delInstrText>
                          </w:r>
                          <w:r w:rsidR="00DC6EB5" w:rsidDel="003333ED">
                            <w:rPr>
                              <w:rFonts w:hint="eastAsia"/>
                            </w:rPr>
                            <w:delInstrText>圖</w:delInstrText>
                          </w:r>
                          <w:r w:rsidR="00DC6EB5" w:rsidDel="003333ED">
                            <w:rPr>
                              <w:rFonts w:hint="eastAsia"/>
                            </w:rPr>
                            <w:delInstrText xml:space="preserve"> \* ARABIC \s 3</w:delInstrText>
                          </w:r>
                          <w:r w:rsidR="00DC6EB5" w:rsidDel="003333ED">
                            <w:delInstrText xml:space="preserve"> </w:delInstrText>
                          </w:r>
                          <w:r w:rsidR="00DC6EB5" w:rsidDel="003333ED">
                            <w:fldChar w:fldCharType="separate"/>
                          </w:r>
                          <w:r w:rsidR="003333ED" w:rsidDel="003333ED">
                            <w:rPr>
                              <w:noProof/>
                            </w:rPr>
                            <w:delText>1</w:delText>
                          </w:r>
                          <w:r w:rsidR="00DC6EB5" w:rsidDel="003333ED">
                            <w:fldChar w:fldCharType="end"/>
                          </w:r>
                        </w:del>
                        <w:del w:id="584" w:author="黃懷萱" w:date="2022-12-20T15:38:00Z">
                          <w:r w:rsidR="00B648E1" w:rsidDel="00DC6EB5">
                            <w:fldChar w:fldCharType="begin"/>
                          </w:r>
                          <w:r w:rsidR="00B648E1" w:rsidDel="00DC6EB5">
                            <w:delInstrText xml:space="preserve"> </w:delInstrText>
                          </w:r>
                          <w:r w:rsidR="00B648E1" w:rsidDel="00DC6EB5">
                            <w:rPr>
                              <w:rFonts w:hint="eastAsia"/>
                            </w:rPr>
                            <w:delInstrText>STYLEREF 1 \s</w:delInstrText>
                          </w:r>
                          <w:r w:rsidR="00B648E1" w:rsidDel="00DC6EB5">
                            <w:delInstrText xml:space="preserve"> </w:delInstrText>
                          </w:r>
                          <w:r w:rsidR="00B648E1" w:rsidDel="00DC6EB5">
                            <w:fldChar w:fldCharType="separate"/>
                          </w:r>
                          <w:r w:rsidR="00C41526" w:rsidDel="00DC6EB5">
                            <w:rPr>
                              <w:noProof/>
                            </w:rPr>
                            <w:delText>2</w:delText>
                          </w:r>
                          <w:r w:rsidR="00B648E1" w:rsidDel="00DC6EB5">
                            <w:fldChar w:fldCharType="end"/>
                          </w:r>
                          <w:r w:rsidR="00B648E1" w:rsidDel="00DC6EB5">
                            <w:delText>.</w:delText>
                          </w:r>
                          <w:r w:rsidR="00B648E1" w:rsidDel="00DC6EB5">
                            <w:fldChar w:fldCharType="begin"/>
                          </w:r>
                          <w:r w:rsidR="00B648E1" w:rsidDel="00DC6EB5">
                            <w:delInstrText xml:space="preserve"> </w:delInstrText>
                          </w:r>
                          <w:r w:rsidR="00B648E1" w:rsidDel="00DC6EB5">
                            <w:rPr>
                              <w:rFonts w:hint="eastAsia"/>
                            </w:rPr>
                            <w:delInstrText xml:space="preserve">SEQ </w:delInstrText>
                          </w:r>
                          <w:r w:rsidR="00B648E1" w:rsidDel="00DC6EB5">
                            <w:rPr>
                              <w:rFonts w:hint="eastAsia"/>
                            </w:rPr>
                            <w:delInstrText>圖</w:delInstrText>
                          </w:r>
                          <w:r w:rsidR="00B648E1" w:rsidDel="00DC6EB5">
                            <w:rPr>
                              <w:rFonts w:hint="eastAsia"/>
                            </w:rPr>
                            <w:delInstrText xml:space="preserve"> \* ARABIC \s 1</w:delInstrText>
                          </w:r>
                          <w:r w:rsidR="00B648E1" w:rsidDel="00DC6EB5">
                            <w:delInstrText xml:space="preserve"> </w:delInstrText>
                          </w:r>
                          <w:r w:rsidR="00B648E1" w:rsidDel="00DC6EB5">
                            <w:fldChar w:fldCharType="separate"/>
                          </w:r>
                          <w:r w:rsidR="00C41526" w:rsidDel="00DC6EB5">
                            <w:rPr>
                              <w:noProof/>
                            </w:rPr>
                            <w:delText>1</w:delText>
                          </w:r>
                          <w:r w:rsidR="00B648E1" w:rsidDel="00DC6EB5">
                            <w:fldChar w:fldCharType="end"/>
                          </w:r>
                        </w:del>
                        <w:r>
                          <w:rPr>
                            <w:rFonts w:hint="eastAsia"/>
                          </w:rPr>
                          <w:t>系統架構圖</w:t>
                        </w:r>
                      </w:p>
                    </w:txbxContent>
                  </v:textbox>
                </v:shape>
                <w10:wrap type="square"/>
              </v:group>
            </w:pict>
          </mc:Fallback>
        </mc:AlternateContent>
      </w:r>
      <w:ins w:id="585" w:author="黃懷萱" w:date="2022-12-20T14:48:00Z">
        <w:r>
          <w:rPr>
            <w:rFonts w:hint="eastAsia"/>
          </w:rPr>
          <w:t>、</w:t>
        </w:r>
      </w:ins>
      <w:del w:id="586" w:author="黃懷萱" w:date="2022-12-20T14:47:00Z">
        <w:r w:rsidR="00615A1B" w:rsidRPr="00615A1B" w:rsidDel="00525377">
          <w:rPr>
            <w:rFonts w:hint="eastAsia"/>
          </w:rPr>
          <w:delText>2.1</w:delText>
        </w:r>
        <w:r w:rsidR="00615A1B" w:rsidRPr="00615A1B" w:rsidDel="00525377">
          <w:rPr>
            <w:rFonts w:hint="eastAsia"/>
          </w:rPr>
          <w:delText>、</w:delText>
        </w:r>
      </w:del>
      <w:r w:rsidR="00615A1B" w:rsidRPr="00525377">
        <w:rPr>
          <w:rFonts w:hint="eastAsia"/>
        </w:rPr>
        <w:t>系統架構</w:t>
      </w:r>
      <w:bookmarkEnd w:id="574"/>
    </w:p>
    <w:p w14:paraId="7DB8B0C6" w14:textId="6524F426" w:rsidR="00B83186" w:rsidRPr="004E357E" w:rsidRDefault="00990DEA" w:rsidP="00990DEA">
      <w:pPr>
        <w:spacing w:beforeLines="50" w:before="180"/>
        <w:ind w:leftChars="-1" w:left="-3" w:firstLineChars="1" w:firstLine="3"/>
        <w:rPr>
          <w:rFonts w:ascii="Times New Roman" w:hAnsi="Times New Roman" w:cs="Times New Roman"/>
          <w:szCs w:val="28"/>
        </w:rPr>
      </w:pPr>
      <w:r>
        <w:rPr>
          <w:rFonts w:ascii="Times New Roman" w:hAnsi="Times New Roman" w:cs="Times New Roman"/>
          <w:szCs w:val="28"/>
        </w:rPr>
        <w:tab/>
      </w:r>
      <w:r w:rsidR="00B83186" w:rsidRPr="00FB2D9B">
        <w:rPr>
          <w:rFonts w:ascii="Times New Roman" w:hAnsi="Times New Roman" w:cs="Times New Roman"/>
          <w:szCs w:val="28"/>
        </w:rPr>
        <w:t>本計畫的整體架構</w:t>
      </w:r>
      <w:r w:rsidR="00B83186">
        <w:rPr>
          <w:rFonts w:ascii="Times New Roman" w:hAnsi="Times New Roman" w:cs="Times New Roman" w:hint="eastAsia"/>
          <w:szCs w:val="28"/>
        </w:rPr>
        <w:t>(</w:t>
      </w:r>
      <w:r w:rsidR="00B83186">
        <w:rPr>
          <w:rFonts w:ascii="Times New Roman" w:hAnsi="Times New Roman" w:cs="Times New Roman" w:hint="eastAsia"/>
          <w:szCs w:val="28"/>
        </w:rPr>
        <w:t>如圖</w:t>
      </w:r>
      <w:r w:rsidR="00B83186">
        <w:rPr>
          <w:rFonts w:ascii="Times New Roman" w:hAnsi="Times New Roman" w:cs="Times New Roman" w:hint="eastAsia"/>
          <w:szCs w:val="28"/>
        </w:rPr>
        <w:t>2.1)</w:t>
      </w:r>
      <w:r w:rsidR="00B83186">
        <w:rPr>
          <w:rFonts w:ascii="Times New Roman" w:hAnsi="Times New Roman" w:cs="Times New Roman" w:hint="eastAsia"/>
          <w:szCs w:val="28"/>
        </w:rPr>
        <w:t>，</w:t>
      </w:r>
      <w:r w:rsidR="00B83186" w:rsidRPr="00FB2D9B">
        <w:rPr>
          <w:rFonts w:ascii="Times New Roman" w:hAnsi="Times New Roman" w:cs="Times New Roman"/>
          <w:szCs w:val="28"/>
        </w:rPr>
        <w:t>由</w:t>
      </w:r>
      <w:r w:rsidR="00B83186" w:rsidRPr="0048313F">
        <w:rPr>
          <w:rFonts w:ascii="Times New Roman" w:hAnsi="Times New Roman" w:cs="Times New Roman"/>
          <w:szCs w:val="28"/>
        </w:rPr>
        <w:t>Web</w:t>
      </w:r>
      <w:r w:rsidR="00B83186" w:rsidRPr="0048313F">
        <w:rPr>
          <w:rFonts w:ascii="Times New Roman" w:hAnsi="Times New Roman" w:cs="Times New Roman"/>
          <w:szCs w:val="28"/>
        </w:rPr>
        <w:t>應用框架</w:t>
      </w:r>
      <w:r w:rsidR="00B83186">
        <w:rPr>
          <w:rFonts w:ascii="Times New Roman" w:hAnsi="Times New Roman" w:cs="Times New Roman" w:hint="eastAsia"/>
          <w:szCs w:val="28"/>
        </w:rPr>
        <w:t>為概念基礎</w:t>
      </w:r>
      <w:r w:rsidR="00B83186" w:rsidRPr="00FB2D9B">
        <w:rPr>
          <w:rFonts w:ascii="Times New Roman" w:hAnsi="Times New Roman" w:cs="Times New Roman"/>
          <w:szCs w:val="28"/>
        </w:rPr>
        <w:t>所建立的圖形化使用者介面</w:t>
      </w:r>
      <w:r w:rsidR="00B83186">
        <w:rPr>
          <w:rFonts w:ascii="Times New Roman" w:hAnsi="Times New Roman" w:cs="Times New Roman" w:hint="eastAsia"/>
          <w:szCs w:val="28"/>
        </w:rPr>
        <w:t>負責供使用者使用</w:t>
      </w:r>
      <w:r w:rsidR="00B83186" w:rsidRPr="00FB2D9B">
        <w:rPr>
          <w:rFonts w:ascii="Times New Roman" w:hAnsi="Times New Roman" w:cs="Times New Roman"/>
          <w:szCs w:val="28"/>
        </w:rPr>
        <w:t>，</w:t>
      </w:r>
      <w:r w:rsidR="00B83186">
        <w:rPr>
          <w:rFonts w:ascii="Times New Roman" w:hAnsi="Times New Roman" w:cs="Times New Roman" w:hint="eastAsia"/>
          <w:szCs w:val="28"/>
        </w:rPr>
        <w:t>這些</w:t>
      </w:r>
      <w:r w:rsidR="00B83186" w:rsidRPr="00FB2D9B">
        <w:rPr>
          <w:rFonts w:ascii="Times New Roman" w:hAnsi="Times New Roman" w:cs="Times New Roman"/>
          <w:szCs w:val="28"/>
        </w:rPr>
        <w:t>前端頁面</w:t>
      </w:r>
      <w:r w:rsidR="00B83186">
        <w:rPr>
          <w:rFonts w:ascii="Times New Roman" w:hAnsi="Times New Roman" w:cs="Times New Roman" w:hint="eastAsia"/>
          <w:szCs w:val="28"/>
        </w:rPr>
        <w:t>將會</w:t>
      </w:r>
      <w:r w:rsidR="00B83186" w:rsidRPr="00FB2D9B">
        <w:rPr>
          <w:rFonts w:ascii="Times New Roman" w:hAnsi="Times New Roman" w:cs="Times New Roman"/>
          <w:szCs w:val="28"/>
        </w:rPr>
        <w:t>發送的請求</w:t>
      </w:r>
      <w:r w:rsidR="00B83186">
        <w:rPr>
          <w:rFonts w:ascii="Times New Roman" w:hAnsi="Times New Roman" w:cs="Times New Roman" w:hint="eastAsia"/>
          <w:szCs w:val="28"/>
        </w:rPr>
        <w:t>至</w:t>
      </w:r>
      <w:r w:rsidR="00B83186" w:rsidRPr="00FB2D9B">
        <w:rPr>
          <w:rFonts w:ascii="Times New Roman" w:hAnsi="Times New Roman" w:cs="Times New Roman"/>
          <w:szCs w:val="28"/>
        </w:rPr>
        <w:t>後端</w:t>
      </w:r>
      <w:r w:rsidR="00B83186" w:rsidRPr="00FB2D9B">
        <w:rPr>
          <w:rFonts w:ascii="Times New Roman" w:hAnsi="Times New Roman" w:cs="Times New Roman"/>
          <w:szCs w:val="28"/>
        </w:rPr>
        <w:t>Python</w:t>
      </w:r>
      <w:r w:rsidR="00B83186" w:rsidRPr="00FB2D9B">
        <w:rPr>
          <w:rFonts w:ascii="Times New Roman" w:hAnsi="Times New Roman" w:cs="Times New Roman"/>
          <w:szCs w:val="28"/>
        </w:rPr>
        <w:t>來進行動作，包含資料庫的傳輸、硬體的控制、衣物的辨識、</w:t>
      </w:r>
      <w:ins w:id="587" w:author="黃懷萱" w:date="2022-12-20T14:11:00Z">
        <w:r w:rsidR="00A8616B">
          <w:rPr>
            <w:rFonts w:ascii="Times New Roman" w:hAnsi="Times New Roman" w:cs="Times New Roman" w:hint="eastAsia"/>
            <w:szCs w:val="28"/>
          </w:rPr>
          <w:t>網路</w:t>
        </w:r>
      </w:ins>
      <w:del w:id="588" w:author="黃懷萱" w:date="2022-12-20T14:11:00Z">
        <w:r w:rsidR="00B83186" w:rsidRPr="00FB2D9B" w:rsidDel="00A8616B">
          <w:rPr>
            <w:rFonts w:ascii="Times New Roman" w:hAnsi="Times New Roman" w:cs="Times New Roman"/>
            <w:szCs w:val="28"/>
          </w:rPr>
          <w:delText>網路</w:delText>
        </w:r>
      </w:del>
      <w:r w:rsidR="00B83186" w:rsidRPr="00FB2D9B">
        <w:rPr>
          <w:rFonts w:ascii="Times New Roman" w:hAnsi="Times New Roman" w:cs="Times New Roman"/>
          <w:szCs w:val="28"/>
        </w:rPr>
        <w:t>API</w:t>
      </w:r>
      <w:del w:id="589" w:author="黃懷萱" w:date="2022-12-20T14:11:00Z">
        <w:r w:rsidR="00B83186" w:rsidRPr="00FB2D9B" w:rsidDel="00A8616B">
          <w:rPr>
            <w:rFonts w:ascii="Times New Roman" w:hAnsi="Times New Roman" w:cs="Times New Roman"/>
            <w:szCs w:val="28"/>
          </w:rPr>
          <w:delText>的</w:delText>
        </w:r>
      </w:del>
      <w:r w:rsidR="00B83186" w:rsidRPr="00FB2D9B">
        <w:rPr>
          <w:rFonts w:ascii="Times New Roman" w:hAnsi="Times New Roman" w:cs="Times New Roman"/>
          <w:szCs w:val="28"/>
        </w:rPr>
        <w:t>請求以及</w:t>
      </w:r>
      <w:r w:rsidR="00B83186">
        <w:rPr>
          <w:rFonts w:ascii="Times New Roman" w:hAnsi="Times New Roman" w:cs="Times New Roman" w:hint="eastAsia"/>
          <w:szCs w:val="28"/>
        </w:rPr>
        <w:t>推薦穿搭衣物</w:t>
      </w:r>
      <w:r w:rsidR="00B83186" w:rsidRPr="00FB2D9B">
        <w:rPr>
          <w:rFonts w:ascii="Times New Roman" w:hAnsi="Times New Roman" w:cs="Times New Roman"/>
          <w:szCs w:val="28"/>
        </w:rPr>
        <w:t>演算法的運作等。</w:t>
      </w:r>
    </w:p>
    <w:p w14:paraId="2A6459AD" w14:textId="12D22AEA" w:rsidR="00B83186" w:rsidRPr="00615A1B" w:rsidRDefault="00525377">
      <w:pPr>
        <w:pStyle w:val="2"/>
        <w:numPr>
          <w:ilvl w:val="0"/>
          <w:numId w:val="41"/>
        </w:numPr>
        <w:spacing w:after="180"/>
        <w:ind w:right="280" w:firstLineChars="0"/>
        <w:pPrChange w:id="590" w:author="黃懷萱" w:date="2022-12-20T14:47:00Z">
          <w:pPr>
            <w:pStyle w:val="2"/>
            <w:spacing w:after="180"/>
            <w:ind w:leftChars="-1" w:left="-3" w:right="280" w:firstLineChars="1" w:firstLine="4"/>
          </w:pPr>
        </w:pPrChange>
      </w:pPr>
      <w:bookmarkStart w:id="591" w:name="_Toc122481807"/>
      <w:ins w:id="592" w:author="黃懷萱" w:date="2022-12-20T14:48:00Z">
        <w:r>
          <w:rPr>
            <w:rFonts w:hint="eastAsia"/>
          </w:rPr>
          <w:t>、</w:t>
        </w:r>
      </w:ins>
      <w:del w:id="593" w:author="黃懷萱" w:date="2022-12-20T14:47:00Z">
        <w:r w:rsidR="00B83186" w:rsidRPr="00615A1B" w:rsidDel="00525377">
          <w:rPr>
            <w:rFonts w:hint="eastAsia"/>
          </w:rPr>
          <w:delText>2.2</w:delText>
        </w:r>
        <w:r w:rsidR="00B83186" w:rsidRPr="00615A1B" w:rsidDel="00525377">
          <w:rPr>
            <w:rFonts w:hint="eastAsia"/>
          </w:rPr>
          <w:delText>、</w:delText>
        </w:r>
      </w:del>
      <w:r w:rsidR="00B83186" w:rsidRPr="00615A1B">
        <w:rPr>
          <w:rFonts w:hint="eastAsia"/>
        </w:rPr>
        <w:t>軟體設計</w:t>
      </w:r>
      <w:bookmarkEnd w:id="591"/>
    </w:p>
    <w:p w14:paraId="4EC835DF" w14:textId="5B233D6C" w:rsidR="00F13ACF" w:rsidRDefault="00F13ACF">
      <w:pPr>
        <w:pStyle w:val="3"/>
        <w:numPr>
          <w:ilvl w:val="1"/>
          <w:numId w:val="43"/>
        </w:numPr>
        <w:spacing w:before="360" w:after="180"/>
        <w:ind w:right="280" w:firstLineChars="0"/>
        <w:pPrChange w:id="594" w:author="黃懷萱" w:date="2022-12-20T14:49:00Z">
          <w:pPr>
            <w:pStyle w:val="3"/>
            <w:spacing w:before="360" w:after="180"/>
            <w:ind w:leftChars="-1" w:left="-3" w:right="280" w:firstLineChars="1" w:firstLine="3"/>
          </w:pPr>
        </w:pPrChange>
      </w:pPr>
      <w:del w:id="595" w:author="黃懷萱" w:date="2022-12-20T14:49:00Z">
        <w:r w:rsidRPr="008A0CD1" w:rsidDel="00525377">
          <w:rPr>
            <w:rFonts w:ascii="標楷體" w:hAnsi="標楷體"/>
            <w:rPrChange w:id="596" w:author="黃懷萱" w:date="2022-12-20T14:23:00Z">
              <w:rPr/>
            </w:rPrChange>
          </w:rPr>
          <w:delText xml:space="preserve">  2.2.1</w:delText>
        </w:r>
      </w:del>
      <w:bookmarkStart w:id="597" w:name="_Toc122481808"/>
      <w:r w:rsidRPr="008A0CD1">
        <w:rPr>
          <w:rFonts w:ascii="標楷體" w:hAnsi="標楷體" w:hint="eastAsia"/>
          <w:rPrChange w:id="598" w:author="黃懷萱" w:date="2022-12-20T14:23:00Z">
            <w:rPr>
              <w:rFonts w:hint="eastAsia"/>
            </w:rPr>
          </w:rPrChange>
        </w:rPr>
        <w:t>、衣物辨識</w:t>
      </w:r>
      <w:r w:rsidR="004E357E">
        <w:rPr>
          <w:rFonts w:hint="eastAsia"/>
        </w:rPr>
        <w:t>與資料庫</w:t>
      </w:r>
      <w:bookmarkEnd w:id="597"/>
    </w:p>
    <w:p w14:paraId="12865D3A" w14:textId="1872EE71" w:rsidR="004E357E" w:rsidRDefault="00990DEA" w:rsidP="001A69EB">
      <w:pPr>
        <w:spacing w:beforeLines="50" w:before="180"/>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為了方便使用者能夠清晰了解自己所擁有的所有衣服，本研究計畫能在系統中顯示出所有的衣服資料供使用者查閱，資料包含衣服的顏色</w:t>
      </w:r>
      <w:ins w:id="599" w:author="黃懷萱" w:date="2022-12-20T14:12:00Z">
        <w:r w:rsidR="00112B3A">
          <w:rPr>
            <w:rFonts w:ascii="Times New Roman" w:hAnsi="Times New Roman" w:cs="Times New Roman" w:hint="eastAsia"/>
          </w:rPr>
          <w:t>／</w:t>
        </w:r>
      </w:ins>
      <w:del w:id="600" w:author="黃懷萱" w:date="2022-12-20T14:12:00Z">
        <w:r w:rsidR="004E357E" w:rsidRPr="00FB2D9B" w:rsidDel="00112B3A">
          <w:rPr>
            <w:rFonts w:ascii="Times New Roman" w:hAnsi="Times New Roman" w:cs="Times New Roman"/>
          </w:rPr>
          <w:delText>/</w:delText>
        </w:r>
      </w:del>
      <w:r w:rsidR="004E357E" w:rsidRPr="00FB2D9B">
        <w:rPr>
          <w:rFonts w:ascii="Times New Roman" w:hAnsi="Times New Roman" w:cs="Times New Roman"/>
        </w:rPr>
        <w:t>類型</w:t>
      </w:r>
      <w:ins w:id="601" w:author="黃懷萱" w:date="2022-12-20T14:12:00Z">
        <w:r w:rsidR="00112B3A">
          <w:rPr>
            <w:rFonts w:ascii="Times New Roman" w:hAnsi="Times New Roman" w:cs="Times New Roman" w:hint="eastAsia"/>
          </w:rPr>
          <w:t>／</w:t>
        </w:r>
      </w:ins>
      <w:del w:id="602" w:author="黃懷萱" w:date="2022-12-20T14:12:00Z">
        <w:r w:rsidR="004E357E" w:rsidRPr="00FB2D9B" w:rsidDel="00112B3A">
          <w:rPr>
            <w:rFonts w:ascii="Times New Roman" w:hAnsi="Times New Roman" w:cs="Times New Roman"/>
          </w:rPr>
          <w:delText>/</w:delText>
        </w:r>
      </w:del>
      <w:r w:rsidR="004E357E" w:rsidRPr="00FB2D9B">
        <w:rPr>
          <w:rFonts w:ascii="Times New Roman" w:hAnsi="Times New Roman" w:cs="Times New Roman"/>
        </w:rPr>
        <w:t>樣</w:t>
      </w:r>
      <w:r w:rsidR="004E357E" w:rsidRPr="004333FF">
        <w:rPr>
          <w:rFonts w:ascii="Times New Roman" w:hAnsi="Times New Roman" w:cs="Times New Roman"/>
        </w:rPr>
        <w:t>式</w:t>
      </w:r>
      <w:ins w:id="603" w:author="黃懷萱" w:date="2022-12-20T14:24:00Z">
        <w:r w:rsidR="004333FF" w:rsidRPr="004333FF">
          <w:rPr>
            <w:rFonts w:ascii="Times New Roman" w:hAnsi="Times New Roman" w:cs="Times New Roman"/>
          </w:rPr>
          <w:t>(</w:t>
        </w:r>
      </w:ins>
      <w:del w:id="604" w:author="黃懷萱" w:date="2022-12-20T14:24:00Z">
        <w:r w:rsidR="004E357E" w:rsidRPr="004333FF" w:rsidDel="002B35C9">
          <w:rPr>
            <w:rFonts w:ascii="Times New Roman" w:hAnsi="Times New Roman" w:cs="Times New Roman"/>
          </w:rPr>
          <w:delText>(</w:delText>
        </w:r>
      </w:del>
      <w:ins w:id="605" w:author="黃懷萱" w:date="2022-12-20T14:12:00Z">
        <w:r w:rsidR="00112B3A" w:rsidRPr="004333FF">
          <w:rPr>
            <w:rFonts w:ascii="Times New Roman" w:hAnsi="Times New Roman" w:cs="Times New Roman"/>
          </w:rPr>
          <w:t xml:space="preserve">ex. </w:t>
        </w:r>
      </w:ins>
      <w:r w:rsidR="004E357E" w:rsidRPr="004333FF">
        <w:rPr>
          <w:rFonts w:ascii="Times New Roman" w:hAnsi="Times New Roman" w:cs="Times New Roman"/>
        </w:rPr>
        <w:t>短袖、無袖、帽</w:t>
      </w:r>
      <w:r w:rsidR="004E357E" w:rsidRPr="004333FF">
        <w:rPr>
          <w:rFonts w:ascii="Times New Roman" w:hAnsi="Times New Roman" w:cs="Times New Roman"/>
        </w:rPr>
        <w:t>T…</w:t>
      </w:r>
      <w:ins w:id="606" w:author="黃懷萱" w:date="2022-12-20T14:24:00Z">
        <w:r w:rsidR="004333FF" w:rsidRPr="004333FF">
          <w:rPr>
            <w:rFonts w:ascii="Times New Roman" w:hAnsi="Times New Roman" w:cs="Times New Roman"/>
          </w:rPr>
          <w:t>)</w:t>
        </w:r>
      </w:ins>
      <w:del w:id="607" w:author="黃懷萱" w:date="2022-12-20T14:24:00Z">
        <w:r w:rsidR="004E357E" w:rsidRPr="00FB2D9B" w:rsidDel="002B35C9">
          <w:rPr>
            <w:rFonts w:ascii="Times New Roman" w:hAnsi="Times New Roman" w:cs="Times New Roman"/>
          </w:rPr>
          <w:delText>)</w:delText>
        </w:r>
      </w:del>
      <w:r w:rsidR="004E357E" w:rsidRPr="00FB2D9B">
        <w:rPr>
          <w:rFonts w:ascii="Times New Roman" w:hAnsi="Times New Roman" w:cs="Times New Roman"/>
        </w:rPr>
        <w:t>以及最重要的「照片」，在傳統的收納中就算使用者記得自己用的衣服，可能也不會記得確切的位置及樣式，因此本研究計畫此功能可以幫助使用者簡單</w:t>
      </w:r>
      <w:ins w:id="608" w:author="黃懷萱" w:date="2022-12-20T14:12:00Z">
        <w:r w:rsidR="003342EB">
          <w:rPr>
            <w:rFonts w:ascii="Times New Roman" w:hAnsi="Times New Roman" w:cs="Times New Roman" w:hint="eastAsia"/>
          </w:rPr>
          <w:t>地</w:t>
        </w:r>
      </w:ins>
      <w:del w:id="609" w:author="黃懷萱" w:date="2022-12-20T14:12:00Z">
        <w:r w:rsidR="004E357E" w:rsidRPr="00FB2D9B" w:rsidDel="003342EB">
          <w:rPr>
            <w:rFonts w:ascii="Times New Roman" w:hAnsi="Times New Roman" w:cs="Times New Roman"/>
          </w:rPr>
          <w:delText>的</w:delText>
        </w:r>
      </w:del>
      <w:r w:rsidR="004E357E" w:rsidRPr="00FB2D9B">
        <w:rPr>
          <w:rFonts w:ascii="Times New Roman" w:hAnsi="Times New Roman" w:cs="Times New Roman"/>
        </w:rPr>
        <w:t>就可以查詢到自己想的那件衣服</w:t>
      </w:r>
      <w:ins w:id="610" w:author="黃懷萱" w:date="2022-12-20T14:12:00Z">
        <w:r w:rsidR="003342EB">
          <w:rPr>
            <w:rFonts w:ascii="Times New Roman" w:hAnsi="Times New Roman" w:cs="Times New Roman" w:hint="eastAsia"/>
          </w:rPr>
          <w:t>，並且將它取出</w:t>
        </w:r>
      </w:ins>
      <w:r w:rsidR="004E357E" w:rsidRPr="00FB2D9B">
        <w:rPr>
          <w:rFonts w:ascii="Times New Roman" w:hAnsi="Times New Roman" w:cs="Times New Roman"/>
        </w:rPr>
        <w:t>。</w:t>
      </w:r>
    </w:p>
    <w:p w14:paraId="69D924AD" w14:textId="71703663" w:rsidR="00F13ACF" w:rsidRPr="004E357E" w:rsidRDefault="00990DEA" w:rsidP="001A69E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為此</w:t>
      </w:r>
      <w:del w:id="611" w:author="黃懷萱" w:date="2022-12-20T14:25:00Z">
        <w:r w:rsidR="004E357E" w:rsidRPr="00FB2D9B" w:rsidDel="004333FF">
          <w:rPr>
            <w:rFonts w:ascii="Times New Roman" w:hAnsi="Times New Roman" w:cs="Times New Roman"/>
          </w:rPr>
          <w:delText>，</w:delText>
        </w:r>
      </w:del>
      <w:ins w:id="612" w:author="黃懷萱" w:date="2022-12-20T14:25:00Z">
        <w:r w:rsidR="004333FF">
          <w:rPr>
            <w:rFonts w:ascii="Times New Roman" w:hAnsi="Times New Roman" w:cs="Times New Roman" w:hint="eastAsia"/>
          </w:rPr>
          <w:t>本</w:t>
        </w:r>
      </w:ins>
      <w:r w:rsidR="004E357E" w:rsidRPr="00FB2D9B">
        <w:rPr>
          <w:rFonts w:ascii="Times New Roman" w:hAnsi="Times New Roman" w:cs="Times New Roman"/>
        </w:rPr>
        <w:t>研究計畫中，智慧衣櫃的檢視口處放置</w:t>
      </w:r>
      <w:ins w:id="613" w:author="黃懷萱" w:date="2022-12-20T14:25:00Z">
        <w:r w:rsidR="004333FF">
          <w:rPr>
            <w:rFonts w:ascii="Times New Roman" w:hAnsi="Times New Roman" w:cs="Times New Roman" w:hint="eastAsia"/>
          </w:rPr>
          <w:t>一台</w:t>
        </w:r>
      </w:ins>
      <w:ins w:id="614" w:author="黃懷萱" w:date="2022-12-20T14:12:00Z">
        <w:r w:rsidR="003342EB">
          <w:rPr>
            <w:rFonts w:ascii="Times New Roman" w:hAnsi="Times New Roman" w:cs="Times New Roman" w:hint="eastAsia"/>
          </w:rPr>
          <w:t>網路攝像頭</w:t>
        </w:r>
      </w:ins>
      <w:del w:id="615" w:author="黃懷萱" w:date="2022-12-20T14:12:00Z">
        <w:r w:rsidR="004E357E" w:rsidRPr="00FB2D9B" w:rsidDel="003342EB">
          <w:rPr>
            <w:rFonts w:ascii="Times New Roman" w:hAnsi="Times New Roman" w:cs="Times New Roman"/>
          </w:rPr>
          <w:delText>攝像機</w:delText>
        </w:r>
      </w:del>
      <w:r w:rsidR="004E357E" w:rsidRPr="00FB2D9B">
        <w:rPr>
          <w:rFonts w:ascii="Times New Roman" w:hAnsi="Times New Roman" w:cs="Times New Roman"/>
        </w:rPr>
        <w:t>，除了保存照片外，將會利用人工智慧中的圖樣辨識來快速辨別衣物樣貌，藉此算出衣服的基本資</w:t>
      </w:r>
      <w:r w:rsidR="004E357E" w:rsidRPr="004333FF">
        <w:rPr>
          <w:rFonts w:ascii="Times New Roman" w:hAnsi="Times New Roman" w:cs="Times New Roman"/>
        </w:rPr>
        <w:t>訊</w:t>
      </w:r>
      <w:ins w:id="616" w:author="黃懷萱" w:date="2022-12-20T14:24:00Z">
        <w:r w:rsidR="004333FF" w:rsidRPr="004333FF">
          <w:rPr>
            <w:rFonts w:ascii="Times New Roman" w:hAnsi="Times New Roman" w:cs="Times New Roman"/>
          </w:rPr>
          <w:t>(</w:t>
        </w:r>
      </w:ins>
      <w:r w:rsidR="004E357E" w:rsidRPr="004333FF">
        <w:rPr>
          <w:rFonts w:ascii="Times New Roman" w:hAnsi="Times New Roman" w:cs="Times New Roman"/>
        </w:rPr>
        <w:t>上述的顏色</w:t>
      </w:r>
      <w:ins w:id="617" w:author="黃懷萱" w:date="2022-12-20T14:13:00Z">
        <w:r w:rsidR="003342EB" w:rsidRPr="004333FF">
          <w:rPr>
            <w:rFonts w:ascii="Times New Roman" w:hAnsi="Times New Roman" w:cs="Times New Roman" w:hint="eastAsia"/>
          </w:rPr>
          <w:t>／</w:t>
        </w:r>
      </w:ins>
      <w:del w:id="618" w:author="黃懷萱" w:date="2022-12-20T14:13:00Z">
        <w:r w:rsidR="004E357E" w:rsidRPr="004333FF" w:rsidDel="003342EB">
          <w:rPr>
            <w:rFonts w:ascii="Times New Roman" w:hAnsi="Times New Roman" w:cs="Times New Roman"/>
          </w:rPr>
          <w:delText>/</w:delText>
        </w:r>
      </w:del>
      <w:r w:rsidR="004E357E" w:rsidRPr="004333FF">
        <w:rPr>
          <w:rFonts w:ascii="Times New Roman" w:hAnsi="Times New Roman" w:cs="Times New Roman"/>
        </w:rPr>
        <w:t>樣式等</w:t>
      </w:r>
      <w:ins w:id="619" w:author="黃懷萱" w:date="2022-12-20T14:24:00Z">
        <w:r w:rsidR="004333FF" w:rsidRPr="004333FF">
          <w:rPr>
            <w:rFonts w:ascii="Times New Roman" w:hAnsi="Times New Roman" w:cs="Times New Roman"/>
          </w:rPr>
          <w:t>)</w:t>
        </w:r>
      </w:ins>
      <w:ins w:id="620" w:author="黃懷萱" w:date="2022-12-20T14:13:00Z">
        <w:r w:rsidR="00034406">
          <w:rPr>
            <w:rFonts w:ascii="Times New Roman" w:hAnsi="Times New Roman" w:cs="Times New Roman" w:hint="eastAsia"/>
          </w:rPr>
          <w:t>，</w:t>
        </w:r>
      </w:ins>
      <w:del w:id="621" w:author="黃懷萱" w:date="2022-12-20T14:13:00Z">
        <w:r w:rsidR="004E357E" w:rsidRPr="00FB2D9B" w:rsidDel="003342EB">
          <w:rPr>
            <w:rFonts w:ascii="Times New Roman" w:hAnsi="Times New Roman" w:cs="Times New Roman"/>
          </w:rPr>
          <w:delText>)</w:delText>
        </w:r>
      </w:del>
      <w:r w:rsidR="004E357E" w:rsidRPr="00FB2D9B">
        <w:rPr>
          <w:rFonts w:ascii="Times New Roman" w:hAnsi="Times New Roman" w:cs="Times New Roman"/>
        </w:rPr>
        <w:t>並將所有資訊放入資料庫以完成使用者專屬的衣服資料庫。</w:t>
      </w:r>
    </w:p>
    <w:p w14:paraId="049216FF" w14:textId="65D316FD" w:rsidR="00F13ACF" w:rsidRDefault="00F13ACF">
      <w:pPr>
        <w:pStyle w:val="3"/>
        <w:numPr>
          <w:ilvl w:val="1"/>
          <w:numId w:val="43"/>
        </w:numPr>
        <w:spacing w:before="360" w:after="180"/>
        <w:ind w:right="280" w:firstLineChars="0"/>
        <w:pPrChange w:id="622" w:author="黃懷萱" w:date="2022-12-20T14:50:00Z">
          <w:pPr>
            <w:pStyle w:val="3"/>
            <w:spacing w:before="360" w:after="180"/>
            <w:ind w:leftChars="-1" w:left="-3" w:right="280" w:firstLineChars="1" w:firstLine="3"/>
          </w:pPr>
        </w:pPrChange>
      </w:pPr>
      <w:del w:id="623" w:author="黃懷萱" w:date="2022-12-20T14:50:00Z">
        <w:r w:rsidRPr="00615A1B" w:rsidDel="00FF6BC5">
          <w:rPr>
            <w:rFonts w:hint="eastAsia"/>
          </w:rPr>
          <w:lastRenderedPageBreak/>
          <w:delText xml:space="preserve">  2.2.2</w:delText>
        </w:r>
      </w:del>
      <w:bookmarkStart w:id="624" w:name="_Toc122481809"/>
      <w:r w:rsidRPr="00615A1B">
        <w:rPr>
          <w:rFonts w:hint="eastAsia"/>
        </w:rPr>
        <w:t>、天氣資料</w:t>
      </w:r>
      <w:bookmarkEnd w:id="624"/>
    </w:p>
    <w:p w14:paraId="6E25E6C3" w14:textId="618CF6FF" w:rsidR="00F13ACF" w:rsidRPr="004E357E" w:rsidRDefault="00990DEA" w:rsidP="001A69E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在平時生活中考量服裝搭配的因素有很多，其中一個較大的因素就是「天氣」</w:t>
      </w:r>
      <w:ins w:id="625" w:author="黃懷萱" w:date="2022-12-20T14:13:00Z">
        <w:r w:rsidR="00034406">
          <w:rPr>
            <w:rFonts w:ascii="Times New Roman" w:hAnsi="Times New Roman" w:cs="Times New Roman" w:hint="eastAsia"/>
          </w:rPr>
          <w:t>狀況，</w:t>
        </w:r>
      </w:ins>
      <w:r w:rsidR="004E357E" w:rsidRPr="00FB2D9B">
        <w:rPr>
          <w:rFonts w:ascii="Times New Roman" w:hAnsi="Times New Roman" w:cs="Times New Roman"/>
        </w:rPr>
        <w:t>因此本研究會將天氣資訊一同顯示給使用者，不須額外再使用手機查詢。同時，使用者可透過資料庫的紀錄查詢過往的穿衣習慣等，或是透過設置將某些衣物設為收藏，只需設定簡單的搜尋條件與排序就可輕鬆找到想要的衣物，達到資訊整合的效果。</w:t>
      </w:r>
    </w:p>
    <w:p w14:paraId="11B9A797" w14:textId="5F117036" w:rsidR="00F13ACF" w:rsidRDefault="00FF6BC5">
      <w:pPr>
        <w:pStyle w:val="3"/>
        <w:numPr>
          <w:ilvl w:val="1"/>
          <w:numId w:val="43"/>
        </w:numPr>
        <w:spacing w:before="360" w:after="180"/>
        <w:ind w:right="280" w:firstLineChars="0"/>
        <w:pPrChange w:id="626" w:author="黃懷萱" w:date="2022-12-20T14:50:00Z">
          <w:pPr>
            <w:pStyle w:val="3"/>
            <w:spacing w:before="360" w:after="180"/>
            <w:ind w:leftChars="-1" w:left="-3" w:right="280" w:firstLineChars="1" w:firstLine="3"/>
          </w:pPr>
        </w:pPrChange>
      </w:pPr>
      <w:bookmarkStart w:id="627" w:name="_Toc122481810"/>
      <w:ins w:id="628" w:author="黃懷萱" w:date="2022-12-20T14:50:00Z">
        <w:r>
          <w:rPr>
            <w:rFonts w:hint="eastAsia"/>
          </w:rPr>
          <w:t>、</w:t>
        </w:r>
      </w:ins>
      <w:del w:id="629" w:author="黃懷萱" w:date="2022-12-20T14:50:00Z">
        <w:r w:rsidR="00F13ACF" w:rsidRPr="00615A1B" w:rsidDel="00FF6BC5">
          <w:rPr>
            <w:rFonts w:hint="eastAsia"/>
          </w:rPr>
          <w:delText xml:space="preserve">  2.2.3</w:delText>
        </w:r>
        <w:r w:rsidR="00F13ACF" w:rsidRPr="00615A1B" w:rsidDel="00FF6BC5">
          <w:rPr>
            <w:rFonts w:hint="eastAsia"/>
          </w:rPr>
          <w:delText>、</w:delText>
        </w:r>
      </w:del>
      <w:r w:rsidR="00F13ACF" w:rsidRPr="00615A1B">
        <w:rPr>
          <w:rFonts w:hint="eastAsia"/>
        </w:rPr>
        <w:t>衣物推薦演算法</w:t>
      </w:r>
      <w:bookmarkEnd w:id="627"/>
    </w:p>
    <w:p w14:paraId="429006DE" w14:textId="7D289DD9" w:rsidR="00B83186" w:rsidRPr="004E357E" w:rsidRDefault="00990DEA" w:rsidP="009010E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系統</w:t>
      </w:r>
      <w:r w:rsidR="004E357E">
        <w:rPr>
          <w:rFonts w:ascii="Times New Roman" w:hAnsi="Times New Roman" w:cs="Times New Roman"/>
        </w:rPr>
        <w:t>在</w:t>
      </w:r>
      <w:r w:rsidR="004E357E">
        <w:rPr>
          <w:rFonts w:ascii="Times New Roman" w:hAnsi="Times New Roman" w:cs="Times New Roman" w:hint="eastAsia"/>
        </w:rPr>
        <w:t>推薦</w:t>
      </w:r>
      <w:r w:rsidR="004E357E" w:rsidRPr="00FB2D9B">
        <w:rPr>
          <w:rFonts w:ascii="Times New Roman" w:hAnsi="Times New Roman" w:cs="Times New Roman"/>
        </w:rPr>
        <w:t>使用者穿衣組合時會</w:t>
      </w:r>
      <w:ins w:id="630" w:author="黃懷萱" w:date="2022-12-20T14:29:00Z">
        <w:r w:rsidR="00ED157A">
          <w:rPr>
            <w:rFonts w:ascii="Times New Roman" w:hAnsi="Times New Roman" w:cs="Times New Roman" w:hint="eastAsia"/>
          </w:rPr>
          <w:t>根據不同參數進行公式運算，包含「天氣資訊」、「使用者喜好度」</w:t>
        </w:r>
      </w:ins>
      <w:ins w:id="631" w:author="黃懷萱" w:date="2022-12-20T14:31:00Z">
        <w:r w:rsidR="009010EB">
          <w:rPr>
            <w:rFonts w:ascii="Times New Roman" w:hAnsi="Times New Roman" w:cs="Times New Roman" w:hint="eastAsia"/>
          </w:rPr>
          <w:t>等，結合各項資訊後開始進行計算</w:t>
        </w:r>
      </w:ins>
      <w:del w:id="632" w:author="黃懷萱" w:date="2022-12-20T14:31:00Z">
        <w:r w:rsidR="004E357E" w:rsidRPr="00FB2D9B" w:rsidDel="009010EB">
          <w:rPr>
            <w:rFonts w:ascii="Times New Roman" w:hAnsi="Times New Roman" w:cs="Times New Roman"/>
          </w:rPr>
          <w:delText>結合使用者所設定的衣服喜好度、穿衣習慣與天氣資訊等數據進行公式計算</w:delText>
        </w:r>
      </w:del>
      <w:r w:rsidR="004E357E" w:rsidRPr="00FB2D9B">
        <w:rPr>
          <w:rFonts w:ascii="Times New Roman" w:hAnsi="Times New Roman" w:cs="Times New Roman"/>
        </w:rPr>
        <w:t>，</w:t>
      </w:r>
      <w:ins w:id="633" w:author="黃懷萱" w:date="2022-12-20T14:31:00Z">
        <w:r w:rsidR="009010EB">
          <w:rPr>
            <w:rFonts w:ascii="Times New Roman" w:hAnsi="Times New Roman" w:cs="Times New Roman" w:hint="eastAsia"/>
          </w:rPr>
          <w:t>分數越優則</w:t>
        </w:r>
      </w:ins>
      <w:ins w:id="634" w:author="黃懷萱" w:date="2022-12-20T14:32:00Z">
        <w:r w:rsidR="009010EB">
          <w:rPr>
            <w:rFonts w:ascii="Times New Roman" w:hAnsi="Times New Roman" w:cs="Times New Roman" w:hint="eastAsia"/>
          </w:rPr>
          <w:t>排列順序將會越發靠前，使用者可以透過畫面選擇衣物</w:t>
        </w:r>
      </w:ins>
      <w:ins w:id="635" w:author="黃懷萱" w:date="2022-12-20T14:33:00Z">
        <w:r w:rsidR="009010EB">
          <w:rPr>
            <w:rFonts w:ascii="Times New Roman" w:hAnsi="Times New Roman" w:cs="Times New Roman" w:hint="eastAsia"/>
          </w:rPr>
          <w:t>組合</w:t>
        </w:r>
      </w:ins>
      <w:ins w:id="636" w:author="黃懷萱" w:date="2022-12-20T14:32:00Z">
        <w:r w:rsidR="009010EB">
          <w:rPr>
            <w:rFonts w:ascii="Times New Roman" w:hAnsi="Times New Roman" w:cs="Times New Roman" w:hint="eastAsia"/>
          </w:rPr>
          <w:t>，</w:t>
        </w:r>
      </w:ins>
      <w:del w:id="637" w:author="黃懷萱" w:date="2022-12-20T14:32:00Z">
        <w:r w:rsidR="004E357E" w:rsidRPr="00FB2D9B" w:rsidDel="009010EB">
          <w:rPr>
            <w:rFonts w:ascii="Times New Roman" w:hAnsi="Times New Roman" w:cs="Times New Roman"/>
          </w:rPr>
          <w:delText>透過演算法會為使用者量身推薦四套衣物組合，</w:delText>
        </w:r>
      </w:del>
      <w:r w:rsidR="004E357E" w:rsidRPr="00FB2D9B">
        <w:rPr>
          <w:rFonts w:ascii="Times New Roman" w:hAnsi="Times New Roman" w:cs="Times New Roman"/>
        </w:rPr>
        <w:t>以此解決現代人選擇困難症的問題。</w:t>
      </w:r>
    </w:p>
    <w:p w14:paraId="013D5EA5" w14:textId="3B3874B2" w:rsidR="00615A1B" w:rsidRDefault="00615A1B">
      <w:pPr>
        <w:pStyle w:val="2"/>
        <w:numPr>
          <w:ilvl w:val="0"/>
          <w:numId w:val="41"/>
        </w:numPr>
        <w:spacing w:after="180"/>
        <w:ind w:right="280" w:firstLineChars="0"/>
        <w:pPrChange w:id="638" w:author="黃懷萱" w:date="2022-12-20T14:48:00Z">
          <w:pPr>
            <w:pStyle w:val="2"/>
            <w:spacing w:after="180"/>
            <w:ind w:leftChars="-1" w:left="-3" w:right="280" w:firstLineChars="1" w:firstLine="4"/>
          </w:pPr>
        </w:pPrChange>
      </w:pPr>
      <w:del w:id="639" w:author="黃懷萱" w:date="2022-12-20T14:48:00Z">
        <w:r w:rsidRPr="00615A1B" w:rsidDel="00525377">
          <w:rPr>
            <w:rFonts w:hint="eastAsia"/>
          </w:rPr>
          <w:delText>2.3</w:delText>
        </w:r>
      </w:del>
      <w:bookmarkStart w:id="640" w:name="_Toc122481811"/>
      <w:r w:rsidRPr="00615A1B">
        <w:rPr>
          <w:rFonts w:hint="eastAsia"/>
        </w:rPr>
        <w:t>、硬體設計</w:t>
      </w:r>
      <w:bookmarkEnd w:id="640"/>
    </w:p>
    <w:p w14:paraId="05264460" w14:textId="7FE1918C" w:rsidR="004E357E" w:rsidRDefault="00E23DD0" w:rsidP="001A69EB">
      <w:pPr>
        <w:spacing w:beforeLines="50" w:before="180"/>
        <w:ind w:leftChars="-1" w:left="-3" w:firstLineChars="1" w:firstLine="3"/>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6672" behindDoc="0" locked="0" layoutInCell="1" allowOverlap="1" wp14:anchorId="66A3D2F0" wp14:editId="43076AF0">
                <wp:simplePos x="0" y="0"/>
                <wp:positionH relativeFrom="column">
                  <wp:posOffset>3630164</wp:posOffset>
                </wp:positionH>
                <wp:positionV relativeFrom="paragraph">
                  <wp:posOffset>118110</wp:posOffset>
                </wp:positionV>
                <wp:extent cx="2077085" cy="3077210"/>
                <wp:effectExtent l="0" t="0" r="0" b="8890"/>
                <wp:wrapTight wrapText="bothSides">
                  <wp:wrapPolygon edited="0">
                    <wp:start x="594" y="0"/>
                    <wp:lineTo x="0" y="18453"/>
                    <wp:lineTo x="0" y="21529"/>
                    <wp:lineTo x="20801" y="21529"/>
                    <wp:lineTo x="21395" y="18453"/>
                    <wp:lineTo x="21395" y="0"/>
                    <wp:lineTo x="594" y="0"/>
                  </wp:wrapPolygon>
                </wp:wrapTight>
                <wp:docPr id="2" name="群組 2"/>
                <wp:cNvGraphicFramePr/>
                <a:graphic xmlns:a="http://schemas.openxmlformats.org/drawingml/2006/main">
                  <a:graphicData uri="http://schemas.microsoft.com/office/word/2010/wordprocessingGroup">
                    <wpg:wgp>
                      <wpg:cNvGrpSpPr/>
                      <wpg:grpSpPr>
                        <a:xfrm>
                          <a:off x="0" y="0"/>
                          <a:ext cx="2077085" cy="3077210"/>
                          <a:chOff x="297865" y="46990"/>
                          <a:chExt cx="2077612" cy="3077210"/>
                        </a:xfrm>
                      </wpg:grpSpPr>
                      <pic:pic xmlns:pic="http://schemas.openxmlformats.org/drawingml/2006/picture">
                        <pic:nvPicPr>
                          <pic:cNvPr id="21" name="圖片 21"/>
                          <pic:cNvPicPr>
                            <a:picLocks noChangeAspect="1"/>
                          </pic:cNvPicPr>
                        </pic:nvPicPr>
                        <pic:blipFill rotWithShape="1">
                          <a:blip r:embed="rId19" cstate="print">
                            <a:extLst>
                              <a:ext uri="{28A0092B-C50C-407E-A947-70E740481C1C}">
                                <a14:useLocalDpi xmlns:a14="http://schemas.microsoft.com/office/drawing/2010/main" val="0"/>
                              </a:ext>
                            </a:extLst>
                          </a:blip>
                          <a:srcRect t="15034" b="6602"/>
                          <a:stretch/>
                        </pic:blipFill>
                        <pic:spPr bwMode="auto">
                          <a:xfrm>
                            <a:off x="387927" y="46990"/>
                            <a:ext cx="1987550" cy="2620010"/>
                          </a:xfrm>
                          <a:prstGeom prst="rect">
                            <a:avLst/>
                          </a:prstGeom>
                          <a:noFill/>
                          <a:ln>
                            <a:noFill/>
                          </a:ln>
                          <a:extLst>
                            <a:ext uri="{53640926-AAD7-44D8-BBD7-CCE9431645EC}">
                              <a14:shadowObscured xmlns:a14="http://schemas.microsoft.com/office/drawing/2010/main"/>
                            </a:ext>
                          </a:extLst>
                        </pic:spPr>
                      </pic:pic>
                      <wps:wsp>
                        <wps:cNvPr id="23" name="文字方塊 23"/>
                        <wps:cNvSpPr txBox="1"/>
                        <wps:spPr>
                          <a:xfrm>
                            <a:off x="297865" y="2667000"/>
                            <a:ext cx="1987419" cy="457200"/>
                          </a:xfrm>
                          <a:prstGeom prst="rect">
                            <a:avLst/>
                          </a:prstGeom>
                          <a:solidFill>
                            <a:prstClr val="white"/>
                          </a:solidFill>
                          <a:ln>
                            <a:noFill/>
                          </a:ln>
                        </wps:spPr>
                        <wps:txbx>
                          <w:txbxContent>
                            <w:p w14:paraId="142AB356" w14:textId="471011DA" w:rsidR="004E357E" w:rsidRPr="00CA19F8" w:rsidRDefault="004E357E" w:rsidP="004E357E">
                              <w:pPr>
                                <w:pStyle w:val="a4"/>
                                <w:rPr>
                                  <w:rFonts w:ascii="Times New Roman" w:hAnsi="Times New Roman" w:cs="Times New Roman"/>
                                  <w:noProof/>
                                  <w:lang w:val="zh-TW"/>
                                </w:rPr>
                              </w:pPr>
                              <w:r>
                                <w:rPr>
                                  <w:rFonts w:hint="eastAsia"/>
                                </w:rPr>
                                <w:t>圖</w:t>
                              </w:r>
                              <w:del w:id="641" w:author="黃懷萱" w:date="2022-12-20T15:39:00Z">
                                <w:r w:rsidDel="004B0AEF">
                                  <w:rPr>
                                    <w:rFonts w:hint="eastAsia"/>
                                  </w:rPr>
                                  <w:delText xml:space="preserve"> </w:delText>
                                </w:r>
                              </w:del>
                              <w:r w:rsidR="004B0AEF">
                                <w:t xml:space="preserve"> </w:t>
                              </w:r>
                              <w:ins w:id="642" w:author="黃懷萱" w:date="2022-12-20T15:42:00Z">
                                <w:r w:rsidR="003333ED">
                                  <w:fldChar w:fldCharType="begin"/>
                                </w:r>
                                <w:r w:rsidR="003333ED">
                                  <w:instrText xml:space="preserve"> STYLEREF  \s "</w:instrText>
                                </w:r>
                                <w:r w:rsidR="003333ED">
                                  <w:instrText>標題</w:instrText>
                                </w:r>
                                <w:r w:rsidR="003333ED">
                                  <w:instrText xml:space="preserve"> 1" </w:instrText>
                                </w:r>
                              </w:ins>
                              <w:r w:rsidR="003333ED">
                                <w:fldChar w:fldCharType="separate"/>
                              </w:r>
                              <w:r w:rsidR="003333ED">
                                <w:rPr>
                                  <w:noProof/>
                                </w:rPr>
                                <w:t>2</w:t>
                              </w:r>
                              <w:ins w:id="643" w:author="黃懷萱" w:date="2022-12-20T15:42:00Z">
                                <w:r w:rsidR="003333ED">
                                  <w:fldChar w:fldCharType="end"/>
                                </w:r>
                              </w:ins>
                              <w:del w:id="644" w:author="黃懷萱" w:date="2022-12-20T15:42:00Z">
                                <w:r w:rsidR="003333ED" w:rsidDel="003333ED">
                                  <w:fldChar w:fldCharType="begin"/>
                                </w:r>
                                <w:r w:rsidR="003333ED" w:rsidDel="003333ED">
                                  <w:delInstrText xml:space="preserve"> STYLEREF  \s "</w:delInstrText>
                                </w:r>
                                <w:r w:rsidR="003333ED" w:rsidDel="003333ED">
                                  <w:delInstrText>標題</w:delInstrText>
                                </w:r>
                                <w:r w:rsidR="003333ED" w:rsidDel="003333ED">
                                  <w:delInstrText xml:space="preserve"> 2" </w:delInstrText>
                                </w:r>
                                <w:r w:rsidR="003333ED" w:rsidDel="003333ED">
                                  <w:fldChar w:fldCharType="separate"/>
                                </w:r>
                                <w:r w:rsidR="003333ED" w:rsidDel="003333ED">
                                  <w:rPr>
                                    <w:noProof/>
                                  </w:rPr>
                                  <w:delText>3</w:delText>
                                </w:r>
                                <w:r w:rsidR="003333ED" w:rsidDel="003333ED">
                                  <w:fldChar w:fldCharType="end"/>
                                </w:r>
                                <w:r w:rsidR="003333ED" w:rsidDel="003333ED">
                                  <w:fldChar w:fldCharType="begin"/>
                                </w:r>
                                <w:r w:rsidR="003333ED" w:rsidDel="003333ED">
                                  <w:delInstrText xml:space="preserve"> STYLEREF  \s "</w:delInstrText>
                                </w:r>
                                <w:r w:rsidR="003333ED" w:rsidDel="003333ED">
                                  <w:delInstrText>目錄</w:delInstrText>
                                </w:r>
                                <w:r w:rsidR="003333ED" w:rsidDel="003333ED">
                                  <w:delInstrText xml:space="preserve"> 2" </w:delInstrText>
                                </w:r>
                                <w:r w:rsidR="003333ED" w:rsidDel="003333ED">
                                  <w:fldChar w:fldCharType="separate"/>
                                </w:r>
                                <w:r w:rsidR="003333ED" w:rsidDel="003333ED">
                                  <w:rPr>
                                    <w:noProof/>
                                  </w:rPr>
                                  <w:delText>0</w:delText>
                                </w:r>
                                <w:r w:rsidR="003333ED" w:rsidDel="003333ED">
                                  <w:fldChar w:fldCharType="end"/>
                                </w:r>
                              </w:del>
                              <w:del w:id="645" w:author="黃懷萱" w:date="2022-12-20T15:41:00Z">
                                <w:r w:rsidR="003333ED" w:rsidDel="003333ED">
                                  <w:fldChar w:fldCharType="begin"/>
                                </w:r>
                                <w:r w:rsidR="003333ED" w:rsidDel="003333ED">
                                  <w:delInstrText xml:space="preserve"> STYLEREF 2 \s </w:delInstrText>
                                </w:r>
                                <w:r w:rsidR="003333ED" w:rsidDel="003333ED">
                                  <w:fldChar w:fldCharType="separate"/>
                                </w:r>
                                <w:r w:rsidR="003333ED" w:rsidDel="003333ED">
                                  <w:rPr>
                                    <w:noProof/>
                                  </w:rPr>
                                  <w:delText>3</w:delText>
                                </w:r>
                                <w:r w:rsidR="003333ED" w:rsidDel="003333ED">
                                  <w:fldChar w:fldCharType="end"/>
                                </w:r>
                              </w:del>
                              <w:ins w:id="646" w:author="黃懷萱" w:date="2022-12-20T15:41:00Z">
                                <w:r w:rsidR="003333ED">
                                  <w:t>.</w:t>
                                </w:r>
                                <w:r w:rsidR="003333ED">
                                  <w:fldChar w:fldCharType="begin"/>
                                </w:r>
                                <w:r w:rsidR="003333ED">
                                  <w:instrText xml:space="preserve"> SEQ </w:instrText>
                                </w:r>
                                <w:r w:rsidR="003333ED">
                                  <w:instrText>圖</w:instrText>
                                </w:r>
                                <w:r w:rsidR="003333ED">
                                  <w:instrText xml:space="preserve"> \* ARABIC \s 2 </w:instrText>
                                </w:r>
                              </w:ins>
                              <w:r w:rsidR="003333ED">
                                <w:fldChar w:fldCharType="separate"/>
                              </w:r>
                              <w:ins w:id="647" w:author="黃懷萱" w:date="2022-12-20T15:41:00Z">
                                <w:r w:rsidR="003333ED">
                                  <w:rPr>
                                    <w:noProof/>
                                  </w:rPr>
                                  <w:t>1</w:t>
                                </w:r>
                                <w:r w:rsidR="003333ED">
                                  <w:fldChar w:fldCharType="end"/>
                                </w:r>
                              </w:ins>
                              <w:del w:id="648" w:author="黃懷萱" w:date="2022-12-20T15:41:00Z">
                                <w:r w:rsidR="00DC6EB5" w:rsidDel="003333ED">
                                  <w:fldChar w:fldCharType="begin"/>
                                </w:r>
                                <w:r w:rsidR="00DC6EB5" w:rsidDel="003333ED">
                                  <w:delInstrText xml:space="preserve"> </w:delInstrText>
                                </w:r>
                                <w:r w:rsidR="00DC6EB5" w:rsidDel="003333ED">
                                  <w:rPr>
                                    <w:rFonts w:hint="eastAsia"/>
                                  </w:rPr>
                                  <w:delInstrText>STYLEREF 3 \s</w:delInstrText>
                                </w:r>
                                <w:r w:rsidR="00DC6EB5" w:rsidDel="003333ED">
                                  <w:delInstrText xml:space="preserve"> </w:delInstrText>
                                </w:r>
                                <w:r w:rsidR="00DC6EB5" w:rsidDel="003333ED">
                                  <w:fldChar w:fldCharType="separate"/>
                                </w:r>
                                <w:r w:rsidR="004B0AEF" w:rsidDel="003333ED">
                                  <w:rPr>
                                    <w:noProof/>
                                  </w:rPr>
                                  <w:delText>3</w:delText>
                                </w:r>
                                <w:r w:rsidR="00DC6EB5" w:rsidDel="003333ED">
                                  <w:fldChar w:fldCharType="end"/>
                                </w:r>
                              </w:del>
                              <w:del w:id="649" w:author="黃懷萱" w:date="2022-12-20T15:38:00Z">
                                <w:r w:rsidR="00B648E1" w:rsidDel="00DC6EB5">
                                  <w:fldChar w:fldCharType="begin"/>
                                </w:r>
                                <w:r w:rsidR="00B648E1" w:rsidDel="00DC6EB5">
                                  <w:delInstrText xml:space="preserve"> </w:delInstrText>
                                </w:r>
                                <w:r w:rsidR="00B648E1" w:rsidDel="00DC6EB5">
                                  <w:rPr>
                                    <w:rFonts w:hint="eastAsia"/>
                                  </w:rPr>
                                  <w:delInstrText>STYLEREF 1 \s</w:delInstrText>
                                </w:r>
                                <w:r w:rsidR="00B648E1" w:rsidDel="00DC6EB5">
                                  <w:delInstrText xml:space="preserve"> </w:delInstrText>
                                </w:r>
                                <w:r w:rsidR="00B648E1" w:rsidDel="00DC6EB5">
                                  <w:fldChar w:fldCharType="separate"/>
                                </w:r>
                                <w:r w:rsidR="00C41526" w:rsidDel="00DC6EB5">
                                  <w:rPr>
                                    <w:noProof/>
                                  </w:rPr>
                                  <w:delText>2</w:delText>
                                </w:r>
                                <w:r w:rsidR="00B648E1" w:rsidDel="00DC6EB5">
                                  <w:fldChar w:fldCharType="end"/>
                                </w:r>
                                <w:r w:rsidR="00B648E1" w:rsidDel="00DC6EB5">
                                  <w:delText>.</w:delText>
                                </w:r>
                                <w:r w:rsidR="00B648E1" w:rsidDel="00DC6EB5">
                                  <w:fldChar w:fldCharType="begin"/>
                                </w:r>
                                <w:r w:rsidR="00B648E1" w:rsidDel="00DC6EB5">
                                  <w:delInstrText xml:space="preserve"> </w:delInstrText>
                                </w:r>
                                <w:r w:rsidR="00B648E1" w:rsidDel="00DC6EB5">
                                  <w:rPr>
                                    <w:rFonts w:hint="eastAsia"/>
                                  </w:rPr>
                                  <w:delInstrText xml:space="preserve">SEQ </w:delInstrText>
                                </w:r>
                                <w:r w:rsidR="00B648E1" w:rsidDel="00DC6EB5">
                                  <w:rPr>
                                    <w:rFonts w:hint="eastAsia"/>
                                  </w:rPr>
                                  <w:delInstrText>圖</w:delInstrText>
                                </w:r>
                                <w:r w:rsidR="00B648E1" w:rsidDel="00DC6EB5">
                                  <w:rPr>
                                    <w:rFonts w:hint="eastAsia"/>
                                  </w:rPr>
                                  <w:delInstrText xml:space="preserve"> \* ARABIC \s 1</w:delInstrText>
                                </w:r>
                                <w:r w:rsidR="00B648E1" w:rsidDel="00DC6EB5">
                                  <w:delInstrText xml:space="preserve"> </w:delInstrText>
                                </w:r>
                                <w:r w:rsidR="00B648E1" w:rsidDel="00DC6EB5">
                                  <w:fldChar w:fldCharType="separate"/>
                                </w:r>
                                <w:r w:rsidR="00C41526" w:rsidDel="00DC6EB5">
                                  <w:rPr>
                                    <w:noProof/>
                                  </w:rPr>
                                  <w:delText>2</w:delText>
                                </w:r>
                                <w:r w:rsidR="00B648E1" w:rsidDel="00DC6EB5">
                                  <w:fldChar w:fldCharType="end"/>
                                </w:r>
                              </w:del>
                              <w:r>
                                <w:rPr>
                                  <w:rFonts w:hint="eastAsia"/>
                                  <w:noProof/>
                                </w:rPr>
                                <w:t>傳統衣櫃示意圖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A3D2F0" id="群組 2" o:spid="_x0000_s1029" style="position:absolute;left:0;text-align:left;margin-left:285.85pt;margin-top:9.3pt;width:163.55pt;height:242.3pt;z-index:251676672;mso-width-relative:margin;mso-height-relative:margin" coordorigin="2978,469" coordsize="20776,30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">
                <v:shape id="圖片 21" o:spid="_x0000_s1030" type="#_x0000_t75" style="position:absolute;left:3879;top:469;width:19875;height:26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">
                  <v:imagedata r:id="rId20" o:title="" croptop="9853f" cropbottom="4327f"/>
                </v:shape>
                <v:shape id="文字方塊 23" o:spid="_x0000_s1031" type="#_x0000_t202" style="position:absolute;left:2978;top:26670;width:198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42AB356" w14:textId="471011DA" w:rsidR="004E357E" w:rsidRPr="00CA19F8" w:rsidRDefault="004E357E" w:rsidP="004E357E">
                        <w:pPr>
                          <w:pStyle w:val="a4"/>
                          <w:rPr>
                            <w:rFonts w:ascii="Times New Roman" w:hAnsi="Times New Roman" w:cs="Times New Roman"/>
                            <w:noProof/>
                            <w:lang w:val="zh-TW"/>
                          </w:rPr>
                        </w:pPr>
                        <w:r>
                          <w:rPr>
                            <w:rFonts w:hint="eastAsia"/>
                          </w:rPr>
                          <w:t>圖</w:t>
                        </w:r>
                        <w:del w:id="650" w:author="黃懷萱" w:date="2022-12-20T15:39:00Z">
                          <w:r w:rsidDel="004B0AEF">
                            <w:rPr>
                              <w:rFonts w:hint="eastAsia"/>
                            </w:rPr>
                            <w:delText xml:space="preserve"> </w:delText>
                          </w:r>
                        </w:del>
                        <w:r w:rsidR="004B0AEF">
                          <w:t xml:space="preserve"> </w:t>
                        </w:r>
                        <w:ins w:id="651" w:author="黃懷萱" w:date="2022-12-20T15:42:00Z">
                          <w:r w:rsidR="003333ED">
                            <w:fldChar w:fldCharType="begin"/>
                          </w:r>
                          <w:r w:rsidR="003333ED">
                            <w:instrText xml:space="preserve"> STYLEREF  \s "</w:instrText>
                          </w:r>
                          <w:r w:rsidR="003333ED">
                            <w:instrText>標題</w:instrText>
                          </w:r>
                          <w:r w:rsidR="003333ED">
                            <w:instrText xml:space="preserve"> 1" </w:instrText>
                          </w:r>
                        </w:ins>
                        <w:r w:rsidR="003333ED">
                          <w:fldChar w:fldCharType="separate"/>
                        </w:r>
                        <w:r w:rsidR="003333ED">
                          <w:rPr>
                            <w:noProof/>
                          </w:rPr>
                          <w:t>2</w:t>
                        </w:r>
                        <w:ins w:id="652" w:author="黃懷萱" w:date="2022-12-20T15:42:00Z">
                          <w:r w:rsidR="003333ED">
                            <w:fldChar w:fldCharType="end"/>
                          </w:r>
                        </w:ins>
                        <w:del w:id="653" w:author="黃懷萱" w:date="2022-12-20T15:42:00Z">
                          <w:r w:rsidR="003333ED" w:rsidDel="003333ED">
                            <w:fldChar w:fldCharType="begin"/>
                          </w:r>
                          <w:r w:rsidR="003333ED" w:rsidDel="003333ED">
                            <w:delInstrText xml:space="preserve"> STYLEREF  \s "</w:delInstrText>
                          </w:r>
                          <w:r w:rsidR="003333ED" w:rsidDel="003333ED">
                            <w:delInstrText>標題</w:delInstrText>
                          </w:r>
                          <w:r w:rsidR="003333ED" w:rsidDel="003333ED">
                            <w:delInstrText xml:space="preserve"> 2" </w:delInstrText>
                          </w:r>
                          <w:r w:rsidR="003333ED" w:rsidDel="003333ED">
                            <w:fldChar w:fldCharType="separate"/>
                          </w:r>
                          <w:r w:rsidR="003333ED" w:rsidDel="003333ED">
                            <w:rPr>
                              <w:noProof/>
                            </w:rPr>
                            <w:delText>3</w:delText>
                          </w:r>
                          <w:r w:rsidR="003333ED" w:rsidDel="003333ED">
                            <w:fldChar w:fldCharType="end"/>
                          </w:r>
                          <w:r w:rsidR="003333ED" w:rsidDel="003333ED">
                            <w:fldChar w:fldCharType="begin"/>
                          </w:r>
                          <w:r w:rsidR="003333ED" w:rsidDel="003333ED">
                            <w:delInstrText xml:space="preserve"> STYLEREF  \s "</w:delInstrText>
                          </w:r>
                          <w:r w:rsidR="003333ED" w:rsidDel="003333ED">
                            <w:delInstrText>目錄</w:delInstrText>
                          </w:r>
                          <w:r w:rsidR="003333ED" w:rsidDel="003333ED">
                            <w:delInstrText xml:space="preserve"> 2" </w:delInstrText>
                          </w:r>
                          <w:r w:rsidR="003333ED" w:rsidDel="003333ED">
                            <w:fldChar w:fldCharType="separate"/>
                          </w:r>
                          <w:r w:rsidR="003333ED" w:rsidDel="003333ED">
                            <w:rPr>
                              <w:noProof/>
                            </w:rPr>
                            <w:delText>0</w:delText>
                          </w:r>
                          <w:r w:rsidR="003333ED" w:rsidDel="003333ED">
                            <w:fldChar w:fldCharType="end"/>
                          </w:r>
                        </w:del>
                        <w:del w:id="654" w:author="黃懷萱" w:date="2022-12-20T15:41:00Z">
                          <w:r w:rsidR="003333ED" w:rsidDel="003333ED">
                            <w:fldChar w:fldCharType="begin"/>
                          </w:r>
                          <w:r w:rsidR="003333ED" w:rsidDel="003333ED">
                            <w:delInstrText xml:space="preserve"> STYLEREF 2 \s </w:delInstrText>
                          </w:r>
                          <w:r w:rsidR="003333ED" w:rsidDel="003333ED">
                            <w:fldChar w:fldCharType="separate"/>
                          </w:r>
                          <w:r w:rsidR="003333ED" w:rsidDel="003333ED">
                            <w:rPr>
                              <w:noProof/>
                            </w:rPr>
                            <w:delText>3</w:delText>
                          </w:r>
                          <w:r w:rsidR="003333ED" w:rsidDel="003333ED">
                            <w:fldChar w:fldCharType="end"/>
                          </w:r>
                        </w:del>
                        <w:ins w:id="655" w:author="黃懷萱" w:date="2022-12-20T15:41:00Z">
                          <w:r w:rsidR="003333ED">
                            <w:t>.</w:t>
                          </w:r>
                          <w:r w:rsidR="003333ED">
                            <w:fldChar w:fldCharType="begin"/>
                          </w:r>
                          <w:r w:rsidR="003333ED">
                            <w:instrText xml:space="preserve"> SEQ </w:instrText>
                          </w:r>
                          <w:r w:rsidR="003333ED">
                            <w:instrText>圖</w:instrText>
                          </w:r>
                          <w:r w:rsidR="003333ED">
                            <w:instrText xml:space="preserve"> \* ARABIC \s 2 </w:instrText>
                          </w:r>
                        </w:ins>
                        <w:r w:rsidR="003333ED">
                          <w:fldChar w:fldCharType="separate"/>
                        </w:r>
                        <w:ins w:id="656" w:author="黃懷萱" w:date="2022-12-20T15:41:00Z">
                          <w:r w:rsidR="003333ED">
                            <w:rPr>
                              <w:noProof/>
                            </w:rPr>
                            <w:t>1</w:t>
                          </w:r>
                          <w:r w:rsidR="003333ED">
                            <w:fldChar w:fldCharType="end"/>
                          </w:r>
                        </w:ins>
                        <w:del w:id="657" w:author="黃懷萱" w:date="2022-12-20T15:41:00Z">
                          <w:r w:rsidR="00DC6EB5" w:rsidDel="003333ED">
                            <w:fldChar w:fldCharType="begin"/>
                          </w:r>
                          <w:r w:rsidR="00DC6EB5" w:rsidDel="003333ED">
                            <w:delInstrText xml:space="preserve"> </w:delInstrText>
                          </w:r>
                          <w:r w:rsidR="00DC6EB5" w:rsidDel="003333ED">
                            <w:rPr>
                              <w:rFonts w:hint="eastAsia"/>
                            </w:rPr>
                            <w:delInstrText>STYLEREF 3 \s</w:delInstrText>
                          </w:r>
                          <w:r w:rsidR="00DC6EB5" w:rsidDel="003333ED">
                            <w:delInstrText xml:space="preserve"> </w:delInstrText>
                          </w:r>
                          <w:r w:rsidR="00DC6EB5" w:rsidDel="003333ED">
                            <w:fldChar w:fldCharType="separate"/>
                          </w:r>
                          <w:r w:rsidR="004B0AEF" w:rsidDel="003333ED">
                            <w:rPr>
                              <w:noProof/>
                            </w:rPr>
                            <w:delText>3</w:delText>
                          </w:r>
                          <w:r w:rsidR="00DC6EB5" w:rsidDel="003333ED">
                            <w:fldChar w:fldCharType="end"/>
                          </w:r>
                        </w:del>
                        <w:del w:id="658" w:author="黃懷萱" w:date="2022-12-20T15:38:00Z">
                          <w:r w:rsidR="00B648E1" w:rsidDel="00DC6EB5">
                            <w:fldChar w:fldCharType="begin"/>
                          </w:r>
                          <w:r w:rsidR="00B648E1" w:rsidDel="00DC6EB5">
                            <w:delInstrText xml:space="preserve"> </w:delInstrText>
                          </w:r>
                          <w:r w:rsidR="00B648E1" w:rsidDel="00DC6EB5">
                            <w:rPr>
                              <w:rFonts w:hint="eastAsia"/>
                            </w:rPr>
                            <w:delInstrText>STYLEREF 1 \s</w:delInstrText>
                          </w:r>
                          <w:r w:rsidR="00B648E1" w:rsidDel="00DC6EB5">
                            <w:delInstrText xml:space="preserve"> </w:delInstrText>
                          </w:r>
                          <w:r w:rsidR="00B648E1" w:rsidDel="00DC6EB5">
                            <w:fldChar w:fldCharType="separate"/>
                          </w:r>
                          <w:r w:rsidR="00C41526" w:rsidDel="00DC6EB5">
                            <w:rPr>
                              <w:noProof/>
                            </w:rPr>
                            <w:delText>2</w:delText>
                          </w:r>
                          <w:r w:rsidR="00B648E1" w:rsidDel="00DC6EB5">
                            <w:fldChar w:fldCharType="end"/>
                          </w:r>
                          <w:r w:rsidR="00B648E1" w:rsidDel="00DC6EB5">
                            <w:delText>.</w:delText>
                          </w:r>
                          <w:r w:rsidR="00B648E1" w:rsidDel="00DC6EB5">
                            <w:fldChar w:fldCharType="begin"/>
                          </w:r>
                          <w:r w:rsidR="00B648E1" w:rsidDel="00DC6EB5">
                            <w:delInstrText xml:space="preserve"> </w:delInstrText>
                          </w:r>
                          <w:r w:rsidR="00B648E1" w:rsidDel="00DC6EB5">
                            <w:rPr>
                              <w:rFonts w:hint="eastAsia"/>
                            </w:rPr>
                            <w:delInstrText xml:space="preserve">SEQ </w:delInstrText>
                          </w:r>
                          <w:r w:rsidR="00B648E1" w:rsidDel="00DC6EB5">
                            <w:rPr>
                              <w:rFonts w:hint="eastAsia"/>
                            </w:rPr>
                            <w:delInstrText>圖</w:delInstrText>
                          </w:r>
                          <w:r w:rsidR="00B648E1" w:rsidDel="00DC6EB5">
                            <w:rPr>
                              <w:rFonts w:hint="eastAsia"/>
                            </w:rPr>
                            <w:delInstrText xml:space="preserve"> \* ARABIC \s 1</w:delInstrText>
                          </w:r>
                          <w:r w:rsidR="00B648E1" w:rsidDel="00DC6EB5">
                            <w:delInstrText xml:space="preserve"> </w:delInstrText>
                          </w:r>
                          <w:r w:rsidR="00B648E1" w:rsidDel="00DC6EB5">
                            <w:fldChar w:fldCharType="separate"/>
                          </w:r>
                          <w:r w:rsidR="00C41526" w:rsidDel="00DC6EB5">
                            <w:rPr>
                              <w:noProof/>
                            </w:rPr>
                            <w:delText>2</w:delText>
                          </w:r>
                          <w:r w:rsidR="00B648E1" w:rsidDel="00DC6EB5">
                            <w:fldChar w:fldCharType="end"/>
                          </w:r>
                        </w:del>
                        <w:r>
                          <w:rPr>
                            <w:rFonts w:hint="eastAsia"/>
                            <w:noProof/>
                          </w:rPr>
                          <w:t>傳統衣櫃示意圖</w:t>
                        </w:r>
                      </w:p>
                    </w:txbxContent>
                  </v:textbox>
                </v:shape>
                <w10:wrap type="tight"/>
              </v:group>
            </w:pict>
          </mc:Fallback>
        </mc:AlternateContent>
      </w:r>
      <w:r w:rsidR="00990DEA">
        <w:rPr>
          <w:rFonts w:ascii="Times New Roman" w:hAnsi="Times New Roman" w:cs="Times New Roman"/>
        </w:rPr>
        <w:tab/>
      </w:r>
      <w:r w:rsidR="004E357E" w:rsidRPr="00FB2D9B">
        <w:rPr>
          <w:rFonts w:ascii="Times New Roman" w:hAnsi="Times New Roman" w:cs="Times New Roman"/>
        </w:rPr>
        <w:t>衣櫃最基本的功能便是收納。然而目前衣櫃最容易遇到的問題也正是在收納的部分。傳統的</w:t>
      </w:r>
      <w:r w:rsidR="004E357E" w:rsidRPr="00E23DD0">
        <w:rPr>
          <w:rFonts w:ascii="Times New Roman" w:hAnsi="Times New Roman" w:cs="Times New Roman"/>
        </w:rPr>
        <w:t>衣櫃</w:t>
      </w:r>
      <w:r w:rsidR="004E357E" w:rsidRPr="00E23DD0">
        <w:rPr>
          <w:rFonts w:ascii="Times New Roman" w:hAnsi="Times New Roman" w:cs="Times New Roman"/>
        </w:rPr>
        <w:t>(</w:t>
      </w:r>
      <w:r w:rsidR="004E357E" w:rsidRPr="00E23DD0">
        <w:rPr>
          <w:rFonts w:ascii="Times New Roman" w:hAnsi="Times New Roman" w:cs="Times New Roman"/>
        </w:rPr>
        <w:t>如圖</w:t>
      </w:r>
      <w:ins w:id="659" w:author="黃懷萱" w:date="2022-12-20T14:33:00Z">
        <w:r w:rsidRPr="00E23DD0">
          <w:rPr>
            <w:rFonts w:ascii="Times New Roman" w:hAnsi="Times New Roman" w:cs="Times New Roman"/>
          </w:rPr>
          <w:t>2.2</w:t>
        </w:r>
      </w:ins>
      <w:del w:id="660" w:author="黃懷萱" w:date="2022-12-20T14:33:00Z">
        <w:r w:rsidR="004E357E" w:rsidRPr="00E23DD0" w:rsidDel="00E23DD0">
          <w:rPr>
            <w:rFonts w:ascii="Times New Roman" w:hAnsi="Times New Roman" w:cs="Times New Roman"/>
          </w:rPr>
          <w:delText>3</w:delText>
        </w:r>
      </w:del>
      <w:r w:rsidR="004E357E" w:rsidRPr="00E23DD0">
        <w:rPr>
          <w:rFonts w:ascii="Times New Roman" w:hAnsi="Times New Roman" w:cs="Times New Roman"/>
        </w:rPr>
        <w:t>)</w:t>
      </w:r>
      <w:r w:rsidR="004E357E" w:rsidRPr="00FB2D9B">
        <w:rPr>
          <w:rFonts w:ascii="Times New Roman" w:hAnsi="Times New Roman" w:cs="Times New Roman"/>
        </w:rPr>
        <w:t>由於需要同時壘放多層，因此無法容易拿出想要的</w:t>
      </w:r>
      <w:ins w:id="661" w:author="黃懷萱" w:date="2022-12-20T14:34:00Z">
        <w:r>
          <w:rPr>
            <w:rFonts w:ascii="Times New Roman" w:hAnsi="Times New Roman" w:cs="Times New Roman" w:hint="eastAsia"/>
          </w:rPr>
          <w:t>衣物</w:t>
        </w:r>
      </w:ins>
      <w:del w:id="662" w:author="黃懷萱" w:date="2022-12-20T14:34:00Z">
        <w:r w:rsidR="004E357E" w:rsidRPr="00FB2D9B" w:rsidDel="00E23DD0">
          <w:rPr>
            <w:rFonts w:ascii="Times New Roman" w:hAnsi="Times New Roman" w:cs="Times New Roman"/>
          </w:rPr>
          <w:delText>衣服</w:delText>
        </w:r>
      </w:del>
      <w:r w:rsidR="004E357E" w:rsidRPr="00FB2D9B">
        <w:rPr>
          <w:rFonts w:ascii="Times New Roman" w:hAnsi="Times New Roman" w:cs="Times New Roman"/>
        </w:rPr>
        <w:t>，有時需要較久以前的衣服時得翻箱倒櫃才能拿到下方的衣服。</w:t>
      </w:r>
    </w:p>
    <w:p w14:paraId="63B1F93C" w14:textId="270A2A8C" w:rsidR="00597945" w:rsidRPr="00544C76" w:rsidRDefault="00990DEA" w:rsidP="001A69EB">
      <w:pPr>
        <w:ind w:leftChars="-1" w:left="-3" w:firstLineChars="1" w:firstLine="3"/>
        <w:rPr>
          <w:rFonts w:ascii="Times New Roman" w:hAnsi="Times New Roman" w:cs="Times New Roman"/>
        </w:rPr>
      </w:pPr>
      <w:r>
        <w:rPr>
          <w:rFonts w:ascii="Times New Roman" w:hAnsi="Times New Roman" w:cs="Times New Roman"/>
        </w:rPr>
        <w:tab/>
      </w:r>
      <w:r w:rsidR="004E357E" w:rsidRPr="00FB2D9B">
        <w:rPr>
          <w:rFonts w:ascii="Times New Roman" w:hAnsi="Times New Roman" w:cs="Times New Roman"/>
        </w:rPr>
        <w:t>本研究計畫透過機械軌道與旋轉輪盤來設計衣櫃存儲空間，使用者只需簡單的將衣服掛上檢視口的位置處衣櫃便會自動透過</w:t>
      </w:r>
      <w:ins w:id="663" w:author="黃懷萱" w:date="2022-12-20T14:34:00Z">
        <w:r w:rsidR="00E23DD0">
          <w:rPr>
            <w:rFonts w:ascii="Times New Roman" w:hAnsi="Times New Roman" w:cs="Times New Roman" w:hint="eastAsia"/>
          </w:rPr>
          <w:t>馬達</w:t>
        </w:r>
      </w:ins>
      <w:del w:id="664" w:author="黃懷萱" w:date="2022-12-20T14:34:00Z">
        <w:r w:rsidR="004E357E" w:rsidRPr="00FB2D9B" w:rsidDel="00E23DD0">
          <w:rPr>
            <w:rFonts w:ascii="Times New Roman" w:hAnsi="Times New Roman" w:cs="Times New Roman"/>
          </w:rPr>
          <w:delText>馬</w:delText>
        </w:r>
      </w:del>
      <w:r w:rsidR="004E357E" w:rsidRPr="00FB2D9B">
        <w:rPr>
          <w:rFonts w:ascii="Times New Roman" w:hAnsi="Times New Roman" w:cs="Times New Roman"/>
        </w:rPr>
        <w:t>將衣服存入衣櫃中，要取用時也只需使用點擊螢幕，衣服便會自動被推出，解決找衣服的麻煩。</w:t>
      </w:r>
    </w:p>
    <w:p w14:paraId="4A317BD8" w14:textId="450A6B48" w:rsidR="00A97FFB" w:rsidRPr="00813215" w:rsidRDefault="00813215" w:rsidP="001A69EB">
      <w:pPr>
        <w:pStyle w:val="1"/>
        <w:numPr>
          <w:ilvl w:val="0"/>
          <w:numId w:val="4"/>
        </w:numPr>
        <w:tabs>
          <w:tab w:val="left" w:pos="851"/>
        </w:tabs>
        <w:spacing w:before="360" w:after="360"/>
        <w:ind w:leftChars="-1" w:left="-3" w:right="280" w:firstLineChars="1" w:firstLine="4"/>
        <w:rPr>
          <w:rFonts w:ascii="標楷體" w:hAnsi="標楷體"/>
          <w:szCs w:val="40"/>
        </w:rPr>
      </w:pPr>
      <w:bookmarkStart w:id="665" w:name="_Toc122481812"/>
      <w:r>
        <w:rPr>
          <w:rFonts w:ascii="標楷體" w:hAnsi="標楷體" w:hint="eastAsia"/>
          <w:szCs w:val="40"/>
        </w:rPr>
        <w:lastRenderedPageBreak/>
        <w:t>需求研究</w:t>
      </w:r>
      <w:r w:rsidR="00615A1B" w:rsidRPr="00813215">
        <w:rPr>
          <w:rFonts w:ascii="標楷體" w:hAnsi="標楷體" w:hint="eastAsia"/>
          <w:szCs w:val="40"/>
        </w:rPr>
        <w:t>與文獻探討</w:t>
      </w:r>
      <w:bookmarkEnd w:id="665"/>
    </w:p>
    <w:p w14:paraId="6C9C7E66" w14:textId="4A988939" w:rsidR="00525377" w:rsidRDefault="00615A1B" w:rsidP="00D24FA1">
      <w:pPr>
        <w:pStyle w:val="2"/>
        <w:numPr>
          <w:ilvl w:val="0"/>
          <w:numId w:val="44"/>
        </w:numPr>
        <w:spacing w:after="180"/>
        <w:ind w:right="280" w:firstLineChars="0"/>
        <w:rPr>
          <w:ins w:id="666" w:author="黃懷萱" w:date="2022-12-20T15:15:00Z"/>
        </w:rPr>
      </w:pPr>
      <w:del w:id="667" w:author="黃懷萱" w:date="2022-12-20T14:50:00Z">
        <w:r w:rsidDel="00D24FA1">
          <w:rPr>
            <w:rFonts w:hint="eastAsia"/>
          </w:rPr>
          <w:delText>3.1</w:delText>
        </w:r>
      </w:del>
      <w:bookmarkStart w:id="668" w:name="_Toc122481813"/>
      <w:r>
        <w:rPr>
          <w:rFonts w:hint="eastAsia"/>
        </w:rPr>
        <w:t>、衣物辨識</w:t>
      </w:r>
      <w:bookmarkEnd w:id="668"/>
    </w:p>
    <w:p w14:paraId="58D53AB4" w14:textId="57850310" w:rsidR="00247C4F" w:rsidRPr="00247C4F" w:rsidRDefault="00247C4F">
      <w:pPr>
        <w:pStyle w:val="a3"/>
        <w:numPr>
          <w:ilvl w:val="0"/>
          <w:numId w:val="50"/>
        </w:numPr>
        <w:ind w:leftChars="0" w:firstLineChars="0"/>
        <w:pPrChange w:id="669" w:author="黃懷萱" w:date="2022-12-20T15:15:00Z">
          <w:pPr>
            <w:pStyle w:val="2"/>
            <w:spacing w:after="180"/>
            <w:ind w:leftChars="-1" w:left="-3" w:right="280" w:firstLineChars="1" w:firstLine="4"/>
          </w:pPr>
        </w:pPrChange>
      </w:pPr>
      <w:ins w:id="670" w:author="黃懷萱" w:date="2022-12-20T15:15:00Z">
        <w:r>
          <w:rPr>
            <w:rFonts w:hint="eastAsia"/>
          </w:rPr>
          <w:t>功能需求</w:t>
        </w:r>
      </w:ins>
    </w:p>
    <w:p w14:paraId="45CAD7BB" w14:textId="31D64E72" w:rsidR="003063C3" w:rsidRPr="003063C3" w:rsidDel="003063C3" w:rsidRDefault="003B1733">
      <w:pPr>
        <w:ind w:leftChars="-1" w:left="-3" w:firstLineChars="1" w:firstLine="3"/>
        <w:rPr>
          <w:del w:id="671" w:author="黃懷萱" w:date="2022-12-20T14:37:00Z"/>
          <w:rFonts w:ascii="Times New Roman" w:hAnsi="Times New Roman" w:cs="Times New Roman"/>
          <w:rPrChange w:id="672" w:author="黃懷萱" w:date="2022-12-20T14:38:00Z">
            <w:rPr>
              <w:del w:id="673" w:author="黃懷萱" w:date="2022-12-20T14:37:00Z"/>
            </w:rPr>
          </w:rPrChange>
        </w:rPr>
        <w:pPrChange w:id="674" w:author="黃懷萱" w:date="2022-12-20T14:43:00Z">
          <w:pPr>
            <w:pStyle w:val="afa"/>
            <w:ind w:firstLineChars="1" w:firstLine="5"/>
          </w:pPr>
        </w:pPrChange>
      </w:pPr>
      <w:ins w:id="675" w:author="黃懷萱" w:date="2022-12-20T14:43:00Z">
        <w:r>
          <w:rPr>
            <w:rFonts w:ascii="Times New Roman" w:hAnsi="Times New Roman" w:cs="Times New Roman"/>
          </w:rPr>
          <w:tab/>
        </w:r>
      </w:ins>
      <w:del w:id="676" w:author="黃懷萱" w:date="2022-12-20T14:38:00Z">
        <w:r w:rsidR="0049642B" w:rsidRPr="003063C3" w:rsidDel="003063C3">
          <w:rPr>
            <w:rFonts w:ascii="Times New Roman" w:hAnsi="Times New Roman" w:cs="Times New Roman" w:hint="eastAsia"/>
            <w:rPrChange w:id="677" w:author="黃懷萱" w:date="2022-12-20T14:38:00Z">
              <w:rPr>
                <w:rFonts w:hint="eastAsia"/>
                <w:b w:val="0"/>
                <w:i w:val="0"/>
              </w:rPr>
            </w:rPrChange>
          </w:rPr>
          <w:delText>引文</w:delText>
        </w:r>
      </w:del>
      <w:ins w:id="678" w:author="黃懷萱" w:date="2022-12-20T14:38:00Z">
        <w:r w:rsidR="003063C3" w:rsidRPr="003B1733">
          <w:rPr>
            <w:rFonts w:ascii="Times New Roman" w:hAnsi="Times New Roman" w:cs="Times New Roman"/>
          </w:rPr>
          <w:t>本</w:t>
        </w:r>
      </w:ins>
      <w:ins w:id="679" w:author="黃懷萱" w:date="2022-12-20T14:39:00Z">
        <w:r w:rsidR="003063C3" w:rsidRPr="003B1733">
          <w:rPr>
            <w:rFonts w:ascii="Times New Roman" w:hAnsi="Times New Roman" w:cs="Times New Roman" w:hint="eastAsia"/>
          </w:rPr>
          <w:t>研究計畫中，使用者將衣物放入衣櫃後，系統將會自動辨識衣物</w:t>
        </w:r>
      </w:ins>
      <w:ins w:id="680" w:author="黃懷萱" w:date="2022-12-20T14:40:00Z">
        <w:r w:rsidR="003063C3" w:rsidRPr="003B1733">
          <w:rPr>
            <w:rFonts w:ascii="Times New Roman" w:hAnsi="Times New Roman" w:cs="Times New Roman" w:hint="eastAsia"/>
          </w:rPr>
          <w:t>的樣式與顏色，並且將這些資訊一併存入資料庫中，而</w:t>
        </w:r>
        <w:r w:rsidRPr="003B1733">
          <w:rPr>
            <w:rFonts w:ascii="Times New Roman" w:hAnsi="Times New Roman" w:cs="Times New Roman" w:hint="eastAsia"/>
          </w:rPr>
          <w:t>針對本研究計畫中的衣物辨識，</w:t>
        </w:r>
      </w:ins>
      <w:bookmarkStart w:id="681" w:name="_Hlk122440594"/>
      <w:ins w:id="682" w:author="黃懷萱" w:date="2022-12-20T14:41:00Z">
        <w:r w:rsidRPr="003B1733">
          <w:rPr>
            <w:rFonts w:ascii="Times New Roman" w:hAnsi="Times New Roman" w:cs="Times New Roman" w:hint="eastAsia"/>
          </w:rPr>
          <w:t>計畫如表</w:t>
        </w:r>
        <w:r w:rsidRPr="003B1733">
          <w:rPr>
            <w:rFonts w:ascii="Times New Roman" w:hAnsi="Times New Roman" w:cs="Times New Roman"/>
          </w:rPr>
          <w:t>3.1</w:t>
        </w:r>
        <w:r w:rsidRPr="003B1733">
          <w:rPr>
            <w:rFonts w:ascii="Times New Roman" w:hAnsi="Times New Roman" w:cs="Times New Roman" w:hint="eastAsia"/>
          </w:rPr>
          <w:t>與表</w:t>
        </w:r>
        <w:r w:rsidRPr="003B1733">
          <w:rPr>
            <w:rFonts w:ascii="Times New Roman" w:hAnsi="Times New Roman" w:cs="Times New Roman"/>
          </w:rPr>
          <w:t>3.2</w:t>
        </w:r>
        <w:r w:rsidRPr="003B1733">
          <w:rPr>
            <w:rFonts w:ascii="Times New Roman" w:hAnsi="Times New Roman" w:cs="Times New Roman" w:hint="eastAsia"/>
          </w:rPr>
          <w:t>的功能性需求與非功能性需求，並</w:t>
        </w:r>
      </w:ins>
      <w:ins w:id="683" w:author="黃懷萱" w:date="2022-12-20T14:56:00Z">
        <w:r w:rsidR="001531E0">
          <w:rPr>
            <w:rFonts w:ascii="Times New Roman" w:hAnsi="Times New Roman" w:cs="Times New Roman" w:hint="eastAsia"/>
          </w:rPr>
          <w:t>對</w:t>
        </w:r>
      </w:ins>
      <w:ins w:id="684" w:author="黃懷萱" w:date="2022-12-20T14:41:00Z">
        <w:r w:rsidRPr="003B1733">
          <w:rPr>
            <w:rFonts w:ascii="Times New Roman" w:hAnsi="Times New Roman" w:cs="Times New Roman" w:hint="eastAsia"/>
          </w:rPr>
          <w:t>這些功能查找相關功能方法</w:t>
        </w:r>
      </w:ins>
      <w:ins w:id="685" w:author="黃懷萱" w:date="2022-12-20T14:42:00Z">
        <w:r w:rsidRPr="003B1733">
          <w:rPr>
            <w:rFonts w:ascii="Times New Roman" w:hAnsi="Times New Roman" w:cs="Times New Roman" w:hint="eastAsia"/>
          </w:rPr>
          <w:t>並達成。</w:t>
        </w:r>
      </w:ins>
      <w:bookmarkEnd w:id="681"/>
    </w:p>
    <w:p w14:paraId="28BF3A13" w14:textId="3F1592F9" w:rsidR="0049642B" w:rsidRPr="003B1733" w:rsidDel="003063C3" w:rsidRDefault="0049642B">
      <w:pPr>
        <w:ind w:leftChars="-1" w:left="-3" w:firstLineChars="1" w:firstLine="3"/>
        <w:rPr>
          <w:moveFrom w:id="686" w:author="黃懷萱" w:date="2022-12-20T14:38:00Z"/>
          <w:rFonts w:ascii="Times New Roman" w:hAnsi="Times New Roman" w:cs="Times New Roman"/>
          <w:rPrChange w:id="687" w:author="黃懷萱" w:date="2022-12-20T14:43:00Z">
            <w:rPr>
              <w:moveFrom w:id="688" w:author="黃懷萱" w:date="2022-12-20T14:38:00Z"/>
            </w:rPr>
          </w:rPrChange>
        </w:rPr>
        <w:pPrChange w:id="689" w:author="黃懷萱" w:date="2022-12-20T14:43:00Z">
          <w:pPr>
            <w:pStyle w:val="a4"/>
            <w:keepNext/>
            <w:framePr w:wrap="around" w:vAnchor="margin" w:hAnchor="page" w:x="4002" w:y="456"/>
            <w:ind w:firstLineChars="1" w:firstLine="3"/>
            <w:jc w:val="both"/>
          </w:pPr>
        </w:pPrChange>
      </w:pPr>
      <w:moveFromRangeStart w:id="690" w:author="黃懷萱" w:date="2022-12-20T14:38:00Z" w:name="move122439501"/>
      <w:moveFrom w:id="691" w:author="黃懷萱" w:date="2022-12-20T14:38:00Z">
        <w:r w:rsidRPr="003B1733" w:rsidDel="003063C3">
          <w:rPr>
            <w:rFonts w:ascii="Times New Roman" w:hAnsi="Times New Roman" w:cs="Times New Roman" w:hint="eastAsia"/>
            <w:rPrChange w:id="692" w:author="黃懷萱" w:date="2022-12-20T14:43:00Z">
              <w:rPr>
                <w:rFonts w:hint="eastAsia"/>
                <w:b w:val="0"/>
              </w:rPr>
            </w:rPrChange>
          </w:rPr>
          <w:t>表</w:t>
        </w:r>
        <w:r w:rsidRPr="003B1733" w:rsidDel="003063C3">
          <w:rPr>
            <w:rFonts w:ascii="Times New Roman" w:hAnsi="Times New Roman" w:cs="Times New Roman"/>
            <w:rPrChange w:id="693" w:author="黃懷萱" w:date="2022-12-20T14:43:00Z">
              <w:rPr>
                <w:b w:val="0"/>
              </w:rPr>
            </w:rPrChange>
          </w:rPr>
          <w:t xml:space="preserve"> </w:t>
        </w:r>
        <w:r w:rsidR="008E3E69" w:rsidRPr="003B1733" w:rsidDel="003063C3">
          <w:rPr>
            <w:rFonts w:ascii="Times New Roman" w:hAnsi="Times New Roman" w:cs="Times New Roman"/>
            <w:rPrChange w:id="694" w:author="黃懷萱" w:date="2022-12-20T14:43:00Z">
              <w:rPr>
                <w:b w:val="0"/>
              </w:rPr>
            </w:rPrChange>
          </w:rPr>
          <w:fldChar w:fldCharType="begin"/>
        </w:r>
        <w:r w:rsidR="008E3E69" w:rsidRPr="003B1733" w:rsidDel="003063C3">
          <w:rPr>
            <w:rFonts w:ascii="Times New Roman" w:hAnsi="Times New Roman" w:cs="Times New Roman"/>
            <w:rPrChange w:id="695" w:author="黃懷萱" w:date="2022-12-20T14:43:00Z">
              <w:rPr>
                <w:b w:val="0"/>
              </w:rPr>
            </w:rPrChange>
          </w:rPr>
          <w:instrText xml:space="preserve"> STYLEREF 1 \s </w:instrText>
        </w:r>
        <w:r w:rsidR="008E3E69" w:rsidRPr="003B1733" w:rsidDel="003063C3">
          <w:rPr>
            <w:rFonts w:ascii="Times New Roman" w:hAnsi="Times New Roman" w:cs="Times New Roman"/>
            <w:rPrChange w:id="696" w:author="黃懷萱" w:date="2022-12-20T14:43:00Z">
              <w:rPr>
                <w:b w:val="0"/>
              </w:rPr>
            </w:rPrChange>
          </w:rPr>
          <w:fldChar w:fldCharType="separate"/>
        </w:r>
        <w:r w:rsidR="00E23DD0" w:rsidRPr="003B1733" w:rsidDel="003063C3">
          <w:rPr>
            <w:rFonts w:ascii="Times New Roman" w:hAnsi="Times New Roman" w:cs="Times New Roman"/>
            <w:rPrChange w:id="697" w:author="黃懷萱" w:date="2022-12-20T14:43:00Z">
              <w:rPr>
                <w:b w:val="0"/>
                <w:noProof/>
              </w:rPr>
            </w:rPrChange>
          </w:rPr>
          <w:t>3</w:t>
        </w:r>
        <w:r w:rsidR="008E3E69" w:rsidRPr="003B1733" w:rsidDel="003063C3">
          <w:rPr>
            <w:rFonts w:ascii="Times New Roman" w:hAnsi="Times New Roman" w:cs="Times New Roman"/>
            <w:rPrChange w:id="698" w:author="黃懷萱" w:date="2022-12-20T14:43:00Z">
              <w:rPr>
                <w:b w:val="0"/>
              </w:rPr>
            </w:rPrChange>
          </w:rPr>
          <w:fldChar w:fldCharType="end"/>
        </w:r>
        <w:r w:rsidR="008E3E69" w:rsidRPr="003B1733" w:rsidDel="003063C3">
          <w:rPr>
            <w:rFonts w:ascii="Times New Roman" w:hAnsi="Times New Roman" w:cs="Times New Roman"/>
            <w:rPrChange w:id="699" w:author="黃懷萱" w:date="2022-12-20T14:43:00Z">
              <w:rPr>
                <w:b w:val="0"/>
              </w:rPr>
            </w:rPrChange>
          </w:rPr>
          <w:t>.</w:t>
        </w:r>
        <w:r w:rsidR="008E3E69" w:rsidRPr="003B1733" w:rsidDel="003063C3">
          <w:rPr>
            <w:rFonts w:ascii="Times New Roman" w:hAnsi="Times New Roman" w:cs="Times New Roman"/>
            <w:rPrChange w:id="700" w:author="黃懷萱" w:date="2022-12-20T14:43:00Z">
              <w:rPr>
                <w:b w:val="0"/>
              </w:rPr>
            </w:rPrChange>
          </w:rPr>
          <w:fldChar w:fldCharType="begin"/>
        </w:r>
        <w:r w:rsidR="008E3E69" w:rsidRPr="003B1733" w:rsidDel="003063C3">
          <w:rPr>
            <w:rFonts w:ascii="Times New Roman" w:hAnsi="Times New Roman" w:cs="Times New Roman"/>
            <w:rPrChange w:id="701" w:author="黃懷萱" w:date="2022-12-20T14:43:00Z">
              <w:rPr>
                <w:b w:val="0"/>
              </w:rPr>
            </w:rPrChange>
          </w:rPr>
          <w:instrText xml:space="preserve"> SEQ </w:instrText>
        </w:r>
        <w:r w:rsidR="008E3E69" w:rsidRPr="003B1733" w:rsidDel="003063C3">
          <w:rPr>
            <w:rFonts w:ascii="Times New Roman" w:hAnsi="Times New Roman" w:cs="Times New Roman" w:hint="eastAsia"/>
            <w:rPrChange w:id="702" w:author="黃懷萱" w:date="2022-12-20T14:43:00Z">
              <w:rPr>
                <w:rFonts w:hint="eastAsia"/>
                <w:b w:val="0"/>
              </w:rPr>
            </w:rPrChange>
          </w:rPr>
          <w:instrText>表</w:instrText>
        </w:r>
        <w:r w:rsidR="008E3E69" w:rsidRPr="003B1733" w:rsidDel="003063C3">
          <w:rPr>
            <w:rFonts w:ascii="Times New Roman" w:hAnsi="Times New Roman" w:cs="Times New Roman"/>
            <w:rPrChange w:id="703" w:author="黃懷萱" w:date="2022-12-20T14:43:00Z">
              <w:rPr>
                <w:b w:val="0"/>
              </w:rPr>
            </w:rPrChange>
          </w:rPr>
          <w:instrText xml:space="preserve"> \* ARABIC \s 1 </w:instrText>
        </w:r>
        <w:r w:rsidR="008E3E69" w:rsidRPr="003B1733" w:rsidDel="003063C3">
          <w:rPr>
            <w:rFonts w:ascii="Times New Roman" w:hAnsi="Times New Roman" w:cs="Times New Roman"/>
            <w:rPrChange w:id="704" w:author="黃懷萱" w:date="2022-12-20T14:43:00Z">
              <w:rPr>
                <w:b w:val="0"/>
              </w:rPr>
            </w:rPrChange>
          </w:rPr>
          <w:fldChar w:fldCharType="separate"/>
        </w:r>
        <w:r w:rsidR="00E23DD0" w:rsidRPr="003B1733" w:rsidDel="003063C3">
          <w:rPr>
            <w:rFonts w:ascii="Times New Roman" w:hAnsi="Times New Roman" w:cs="Times New Roman"/>
            <w:rPrChange w:id="705" w:author="黃懷萱" w:date="2022-12-20T14:43:00Z">
              <w:rPr>
                <w:b w:val="0"/>
                <w:noProof/>
              </w:rPr>
            </w:rPrChange>
          </w:rPr>
          <w:t>1</w:t>
        </w:r>
        <w:r w:rsidR="008E3E69" w:rsidRPr="003B1733" w:rsidDel="003063C3">
          <w:rPr>
            <w:rFonts w:ascii="Times New Roman" w:hAnsi="Times New Roman" w:cs="Times New Roman"/>
            <w:rPrChange w:id="706" w:author="黃懷萱" w:date="2022-12-20T14:43:00Z">
              <w:rPr>
                <w:b w:val="0"/>
              </w:rPr>
            </w:rPrChange>
          </w:rPr>
          <w:fldChar w:fldCharType="end"/>
        </w:r>
        <w:r w:rsidRPr="003B1733" w:rsidDel="003063C3">
          <w:rPr>
            <w:rFonts w:ascii="Times New Roman" w:hAnsi="Times New Roman" w:cs="Times New Roman" w:hint="eastAsia"/>
            <w:rPrChange w:id="707" w:author="黃懷萱" w:date="2022-12-20T14:43:00Z">
              <w:rPr>
                <w:rFonts w:hint="eastAsia"/>
                <w:b w:val="0"/>
                <w:noProof/>
              </w:rPr>
            </w:rPrChange>
          </w:rPr>
          <w:t>圖樣辨識功能性需求</w:t>
        </w:r>
      </w:moveFrom>
    </w:p>
    <w:moveFromRangeEnd w:id="690"/>
    <w:p w14:paraId="37263D39" w14:textId="51077F32" w:rsidR="0049642B" w:rsidRPr="003B1733" w:rsidRDefault="0049642B">
      <w:pPr>
        <w:ind w:leftChars="-1" w:left="-3" w:firstLineChars="1" w:firstLine="3"/>
        <w:rPr>
          <w:rFonts w:ascii="Times New Roman" w:hAnsi="Times New Roman" w:cs="Times New Roman"/>
          <w:rPrChange w:id="708" w:author="黃懷萱" w:date="2022-12-20T14:43:00Z">
            <w:rPr/>
          </w:rPrChange>
        </w:rPr>
        <w:pPrChange w:id="709" w:author="黃懷萱" w:date="2022-12-20T14:43:00Z">
          <w:pPr>
            <w:ind w:firstLineChars="1" w:firstLine="3"/>
          </w:pPr>
        </w:pPrChange>
      </w:pPr>
    </w:p>
    <w:p w14:paraId="4629E7EF" w14:textId="77777777" w:rsidR="003063C3" w:rsidDel="003063C3" w:rsidRDefault="003063C3">
      <w:pPr>
        <w:pStyle w:val="a4"/>
        <w:keepNext/>
        <w:framePr w:wrap="auto" w:vAnchor="margin" w:yAlign="inline"/>
        <w:rPr>
          <w:del w:id="710" w:author="黃懷萱" w:date="2022-12-20T14:38:00Z"/>
          <w:moveTo w:id="711" w:author="黃懷萱" w:date="2022-12-20T14:38:00Z"/>
        </w:rPr>
        <w:pPrChange w:id="712" w:author="黃懷萱" w:date="2022-12-20T14:38:00Z">
          <w:pPr>
            <w:pStyle w:val="a4"/>
            <w:keepNext/>
            <w:framePr w:wrap="auto" w:vAnchor="margin" w:yAlign="inline"/>
            <w:jc w:val="both"/>
          </w:pPr>
        </w:pPrChange>
      </w:pPr>
      <w:moveToRangeStart w:id="713" w:author="黃懷萱" w:date="2022-12-20T14:38:00Z" w:name="move122439501"/>
      <w:moveTo w:id="714" w:author="黃懷萱" w:date="2022-12-20T14:38:00Z">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1</w:t>
        </w:r>
        <w:r>
          <w:rPr>
            <w:b w:val="0"/>
          </w:rPr>
          <w:fldChar w:fldCharType="end"/>
        </w:r>
        <w:r w:rsidRPr="00A63DAE">
          <w:rPr>
            <w:rFonts w:hint="eastAsia"/>
            <w:noProof/>
          </w:rPr>
          <w:t>圖樣辨識功能性需求</w:t>
        </w:r>
      </w:moveTo>
    </w:p>
    <w:moveToRangeEnd w:id="713"/>
    <w:p w14:paraId="27A78E43" w14:textId="77777777" w:rsidR="0049642B" w:rsidRPr="00AE5984" w:rsidRDefault="0049642B">
      <w:pPr>
        <w:pStyle w:val="a4"/>
        <w:keepNext/>
        <w:framePr w:wrap="auto" w:vAnchor="margin" w:yAlign="inline"/>
        <w:pPrChange w:id="715" w:author="黃懷萱" w:date="2022-12-20T14:38:00Z">
          <w:pPr>
            <w:ind w:firstLineChars="1" w:firstLine="3"/>
          </w:pPr>
        </w:pPrChange>
      </w:pPr>
    </w:p>
    <w:tbl>
      <w:tblPr>
        <w:tblStyle w:val="4-1"/>
        <w:tblW w:w="0" w:type="auto"/>
        <w:tblLook w:val="04A0" w:firstRow="1" w:lastRow="0" w:firstColumn="1" w:lastColumn="0" w:noHBand="0" w:noVBand="1"/>
      </w:tblPr>
      <w:tblGrid>
        <w:gridCol w:w="1413"/>
        <w:gridCol w:w="6883"/>
      </w:tblGrid>
      <w:tr w:rsidR="00AE5984" w:rsidRPr="00AE5984" w14:paraId="03F53623"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1B8622E4" w14:textId="77777777" w:rsidR="00AE5984" w:rsidRPr="00731A06" w:rsidRDefault="00AE5984" w:rsidP="001A69EB">
            <w:pPr>
              <w:pStyle w:val="af3"/>
              <w:ind w:firstLineChars="1" w:firstLine="3"/>
              <w:rPr>
                <w:rFonts w:ascii="Times New Roman" w:hAnsi="Times New Roman" w:cs="Times New Roman"/>
                <w:bCs/>
                <w:rPrChange w:id="716" w:author="黃懷萱" w:date="2022-12-20T14:44:00Z">
                  <w:rPr>
                    <w:bCs/>
                  </w:rPr>
                </w:rPrChange>
              </w:rPr>
            </w:pPr>
            <w:r w:rsidRPr="00731A06">
              <w:rPr>
                <w:rFonts w:ascii="Times New Roman" w:hAnsi="Times New Roman" w:cs="Times New Roman"/>
                <w:rPrChange w:id="717" w:author="黃懷萱" w:date="2022-12-20T14:44:00Z">
                  <w:rPr/>
                </w:rPrChange>
              </w:rPr>
              <w:t>Pattern recognition functional requirement</w:t>
            </w:r>
          </w:p>
        </w:tc>
      </w:tr>
      <w:tr w:rsidR="00AE5984" w:rsidRPr="00AE5984" w14:paraId="2E992F3F"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2A7DC1" w14:textId="08E718D1" w:rsidR="00AE5984" w:rsidRPr="00731A06" w:rsidRDefault="00AE5984" w:rsidP="001A69EB">
            <w:pPr>
              <w:pStyle w:val="af3"/>
              <w:ind w:firstLineChars="1" w:firstLine="3"/>
              <w:rPr>
                <w:rFonts w:ascii="Times New Roman" w:hAnsi="Times New Roman" w:cs="Times New Roman"/>
                <w:bCs/>
                <w:rPrChange w:id="718" w:author="黃懷萱" w:date="2022-12-20T14:44:00Z">
                  <w:rPr>
                    <w:bCs/>
                  </w:rPr>
                </w:rPrChange>
              </w:rPr>
            </w:pPr>
            <w:r w:rsidRPr="00731A06">
              <w:rPr>
                <w:rFonts w:ascii="Times New Roman" w:hAnsi="Times New Roman" w:cs="Times New Roman"/>
                <w:rPrChange w:id="719" w:author="黃懷萱" w:date="2022-12-20T14:44:00Z">
                  <w:rPr/>
                </w:rPrChange>
              </w:rPr>
              <w:t>PRF</w:t>
            </w:r>
            <w:del w:id="720" w:author="黃懷萱" w:date="2022-12-20T14:39:00Z">
              <w:r w:rsidRPr="00731A06" w:rsidDel="003063C3">
                <w:rPr>
                  <w:rFonts w:ascii="Times New Roman" w:hAnsi="Times New Roman" w:cs="Times New Roman"/>
                  <w:rPrChange w:id="721" w:author="黃懷萱" w:date="2022-12-20T14:44:00Z">
                    <w:rPr/>
                  </w:rPrChange>
                </w:rPr>
                <w:delText>N</w:delText>
              </w:r>
            </w:del>
            <w:ins w:id="722" w:author="黃懷萱" w:date="2022-12-20T14:39:00Z">
              <w:r w:rsidR="003063C3" w:rsidRPr="00731A06">
                <w:rPr>
                  <w:rFonts w:ascii="Times New Roman" w:hAnsi="Times New Roman" w:cs="Times New Roman"/>
                  <w:rPrChange w:id="723" w:author="黃懷萱" w:date="2022-12-20T14:44:00Z">
                    <w:rPr/>
                  </w:rPrChange>
                </w:rPr>
                <w:t>R</w:t>
              </w:r>
            </w:ins>
            <w:r w:rsidRPr="00731A06">
              <w:rPr>
                <w:rFonts w:ascii="Times New Roman" w:hAnsi="Times New Roman" w:cs="Times New Roman"/>
                <w:rPrChange w:id="724" w:author="黃懷萱" w:date="2022-12-20T14:44:00Z">
                  <w:rPr/>
                </w:rPrChange>
              </w:rPr>
              <w:t>1</w:t>
            </w:r>
          </w:p>
        </w:tc>
        <w:tc>
          <w:tcPr>
            <w:tcW w:w="6883" w:type="dxa"/>
          </w:tcPr>
          <w:p w14:paraId="0627594A" w14:textId="77777777" w:rsidR="00AE5984" w:rsidRPr="00731A06"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725" w:author="黃懷萱" w:date="2022-12-20T14:44:00Z">
                  <w:rPr/>
                </w:rPrChange>
              </w:rPr>
            </w:pPr>
            <w:r w:rsidRPr="00731A06">
              <w:rPr>
                <w:rFonts w:ascii="Times New Roman" w:hAnsi="Times New Roman" w:cs="Times New Roman" w:hint="eastAsia"/>
                <w:rPrChange w:id="726" w:author="黃懷萱" w:date="2022-12-20T14:44:00Z">
                  <w:rPr>
                    <w:rFonts w:hint="eastAsia"/>
                  </w:rPr>
                </w:rPrChange>
              </w:rPr>
              <w:t>辨識衣服</w:t>
            </w:r>
          </w:p>
        </w:tc>
      </w:tr>
      <w:tr w:rsidR="00AE5984" w:rsidRPr="00AE5984" w14:paraId="43B12362"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5B642AD" w14:textId="77777777" w:rsidR="00AE5984" w:rsidRPr="00731A06" w:rsidRDefault="00AE5984" w:rsidP="001A69EB">
            <w:pPr>
              <w:pStyle w:val="af3"/>
              <w:ind w:firstLineChars="1" w:firstLine="3"/>
              <w:rPr>
                <w:rFonts w:ascii="Times New Roman" w:hAnsi="Times New Roman" w:cs="Times New Roman"/>
                <w:rPrChange w:id="727" w:author="黃懷萱" w:date="2022-12-20T14:44:00Z">
                  <w:rPr>
                    <w:rFonts w:cs="Times New Roman"/>
                  </w:rPr>
                </w:rPrChange>
              </w:rPr>
            </w:pPr>
          </w:p>
        </w:tc>
        <w:tc>
          <w:tcPr>
            <w:tcW w:w="6883" w:type="dxa"/>
          </w:tcPr>
          <w:p w14:paraId="7C28C8ED" w14:textId="2941F3AD" w:rsidR="00AE5984" w:rsidRPr="00731A06"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728" w:author="黃懷萱" w:date="2022-12-20T14:44:00Z">
                  <w:rPr/>
                </w:rPrChange>
              </w:rPr>
            </w:pPr>
            <w:r w:rsidRPr="00731A06">
              <w:rPr>
                <w:rFonts w:ascii="Times New Roman" w:hAnsi="Times New Roman" w:cs="Times New Roman" w:hint="eastAsia"/>
                <w:rPrChange w:id="729" w:author="黃懷萱" w:date="2022-12-20T14:44:00Z">
                  <w:rPr>
                    <w:rFonts w:hint="eastAsia"/>
                  </w:rPr>
                </w:rPrChange>
              </w:rPr>
              <w:t>透過攝影機拍下的相片，對衣服的種類與顏色進行辨識，</w:t>
            </w:r>
            <w:ins w:id="730" w:author="黃懷萱" w:date="2022-12-20T14:44:00Z">
              <w:r w:rsidR="00D67A11">
                <w:rPr>
                  <w:rFonts w:ascii="Times New Roman" w:hAnsi="Times New Roman" w:cs="Times New Roman" w:hint="eastAsia"/>
                </w:rPr>
                <w:t>並</w:t>
              </w:r>
            </w:ins>
            <w:del w:id="731" w:author="黃懷萱" w:date="2022-12-20T14:44:00Z">
              <w:r w:rsidRPr="00731A06" w:rsidDel="00D67A11">
                <w:rPr>
                  <w:rFonts w:ascii="Times New Roman" w:hAnsi="Times New Roman" w:cs="Times New Roman" w:hint="eastAsia"/>
                  <w:rPrChange w:id="732" w:author="黃懷萱" w:date="2022-12-20T14:44:00Z">
                    <w:rPr>
                      <w:rFonts w:hint="eastAsia"/>
                    </w:rPr>
                  </w:rPrChange>
                </w:rPr>
                <w:delText>並將數值分類至相近的預設選項作為結果，最終</w:delText>
              </w:r>
            </w:del>
            <w:r w:rsidRPr="00731A06">
              <w:rPr>
                <w:rFonts w:ascii="Times New Roman" w:hAnsi="Times New Roman" w:cs="Times New Roman" w:hint="eastAsia"/>
                <w:rPrChange w:id="733" w:author="黃懷萱" w:date="2022-12-20T14:44:00Z">
                  <w:rPr>
                    <w:rFonts w:hint="eastAsia"/>
                  </w:rPr>
                </w:rPrChange>
              </w:rPr>
              <w:t>回傳至系統</w:t>
            </w:r>
            <w:ins w:id="734" w:author="黃懷萱" w:date="2022-12-20T14:44:00Z">
              <w:r w:rsidR="0094519D">
                <w:rPr>
                  <w:rFonts w:ascii="Times New Roman" w:hAnsi="Times New Roman" w:cs="Times New Roman" w:hint="eastAsia"/>
                </w:rPr>
                <w:t>。</w:t>
              </w:r>
            </w:ins>
          </w:p>
        </w:tc>
      </w:tr>
    </w:tbl>
    <w:p w14:paraId="6F836752" w14:textId="77777777" w:rsidR="003063C3" w:rsidDel="003063C3" w:rsidRDefault="003063C3" w:rsidP="003063C3">
      <w:pPr>
        <w:pStyle w:val="a4"/>
        <w:keepNext/>
        <w:framePr w:wrap="auto" w:vAnchor="margin" w:yAlign="inline"/>
        <w:ind w:firstLineChars="1" w:firstLine="3"/>
        <w:rPr>
          <w:del w:id="735" w:author="黃懷萱" w:date="2022-12-20T14:38:00Z"/>
          <w:moveTo w:id="736" w:author="黃懷萱" w:date="2022-12-20T14:38:00Z"/>
        </w:rPr>
      </w:pPr>
      <w:moveToRangeStart w:id="737" w:author="黃懷萱" w:date="2022-12-20T14:38:00Z" w:name="move122439516"/>
      <w:moveTo w:id="738" w:author="黃懷萱" w:date="2022-12-20T14:38:00Z">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2</w:t>
        </w:r>
        <w:r>
          <w:rPr>
            <w:b w:val="0"/>
          </w:rPr>
          <w:fldChar w:fldCharType="end"/>
        </w:r>
        <w:r w:rsidRPr="005544D1">
          <w:rPr>
            <w:rFonts w:hint="eastAsia"/>
          </w:rPr>
          <w:t>圖樣辨識非功能性需求</w:t>
        </w:r>
      </w:moveTo>
    </w:p>
    <w:p w14:paraId="1D932B90" w14:textId="14AABA23" w:rsidR="0049642B" w:rsidDel="003063C3" w:rsidRDefault="0049642B">
      <w:pPr>
        <w:pStyle w:val="a4"/>
        <w:keepNext/>
        <w:framePr w:wrap="around" w:hAnchor="page" w:x="4127"/>
        <w:rPr>
          <w:moveFrom w:id="739" w:author="黃懷萱" w:date="2022-12-20T14:38:00Z"/>
        </w:rPr>
        <w:pPrChange w:id="740" w:author="黃懷萱" w:date="2022-12-20T14:38:00Z">
          <w:pPr>
            <w:pStyle w:val="a4"/>
            <w:keepNext/>
            <w:framePr w:wrap="around" w:hAnchor="page" w:x="4127"/>
            <w:ind w:firstLineChars="1" w:firstLine="3"/>
          </w:pPr>
        </w:pPrChange>
      </w:pPr>
      <w:moveFromRangeStart w:id="741" w:author="黃懷萱" w:date="2022-12-20T14:38:00Z" w:name="move122439516"/>
      <w:moveToRangeEnd w:id="737"/>
      <w:moveFrom w:id="742" w:author="黃懷萱" w:date="2022-12-20T14:38:00Z">
        <w:r w:rsidDel="003063C3">
          <w:rPr>
            <w:rFonts w:hint="eastAsia"/>
          </w:rPr>
          <w:t>表</w:t>
        </w:r>
        <w:r w:rsidDel="003063C3">
          <w:rPr>
            <w:rFonts w:hint="eastAsia"/>
          </w:rPr>
          <w:t xml:space="preserve"> </w:t>
        </w:r>
        <w:r w:rsidR="008E3E69" w:rsidDel="003063C3">
          <w:rPr>
            <w:b w:val="0"/>
          </w:rPr>
          <w:fldChar w:fldCharType="begin"/>
        </w:r>
        <w:r w:rsidR="008E3E69" w:rsidDel="003063C3">
          <w:instrText xml:space="preserve"> </w:instrText>
        </w:r>
        <w:r w:rsidR="008E3E69" w:rsidDel="003063C3">
          <w:rPr>
            <w:rFonts w:hint="eastAsia"/>
          </w:rPr>
          <w:instrText>STYLEREF 1 \s</w:instrText>
        </w:r>
        <w:r w:rsidR="008E3E69" w:rsidDel="003063C3">
          <w:instrText xml:space="preserve"> </w:instrText>
        </w:r>
        <w:r w:rsidR="008E3E69" w:rsidDel="003063C3">
          <w:rPr>
            <w:b w:val="0"/>
          </w:rPr>
          <w:fldChar w:fldCharType="separate"/>
        </w:r>
        <w:r w:rsidR="00E23DD0" w:rsidDel="003063C3">
          <w:rPr>
            <w:noProof/>
          </w:rPr>
          <w:t>3</w:t>
        </w:r>
        <w:r w:rsidR="008E3E69" w:rsidDel="003063C3">
          <w:rPr>
            <w:b w:val="0"/>
          </w:rPr>
          <w:fldChar w:fldCharType="end"/>
        </w:r>
        <w:r w:rsidR="008E3E69" w:rsidDel="003063C3">
          <w:t>.</w:t>
        </w:r>
        <w:r w:rsidR="008E3E69" w:rsidDel="003063C3">
          <w:rPr>
            <w:b w:val="0"/>
          </w:rPr>
          <w:fldChar w:fldCharType="begin"/>
        </w:r>
        <w:r w:rsidR="008E3E69" w:rsidDel="003063C3">
          <w:instrText xml:space="preserve"> </w:instrText>
        </w:r>
        <w:r w:rsidR="008E3E69" w:rsidDel="003063C3">
          <w:rPr>
            <w:rFonts w:hint="eastAsia"/>
          </w:rPr>
          <w:instrText xml:space="preserve">SEQ </w:instrText>
        </w:r>
        <w:r w:rsidR="008E3E69" w:rsidDel="003063C3">
          <w:rPr>
            <w:rFonts w:hint="eastAsia"/>
          </w:rPr>
          <w:instrText>表</w:instrText>
        </w:r>
        <w:r w:rsidR="008E3E69" w:rsidDel="003063C3">
          <w:rPr>
            <w:rFonts w:hint="eastAsia"/>
          </w:rPr>
          <w:instrText xml:space="preserve"> \* ARABIC \s 1</w:instrText>
        </w:r>
        <w:r w:rsidR="008E3E69" w:rsidDel="003063C3">
          <w:instrText xml:space="preserve"> </w:instrText>
        </w:r>
        <w:r w:rsidR="008E3E69" w:rsidDel="003063C3">
          <w:rPr>
            <w:b w:val="0"/>
          </w:rPr>
          <w:fldChar w:fldCharType="separate"/>
        </w:r>
        <w:r w:rsidR="00E23DD0" w:rsidDel="003063C3">
          <w:rPr>
            <w:noProof/>
          </w:rPr>
          <w:t>2</w:t>
        </w:r>
        <w:r w:rsidR="008E3E69" w:rsidDel="003063C3">
          <w:rPr>
            <w:b w:val="0"/>
          </w:rPr>
          <w:fldChar w:fldCharType="end"/>
        </w:r>
        <w:r w:rsidRPr="005544D1" w:rsidDel="003063C3">
          <w:rPr>
            <w:rFonts w:hint="eastAsia"/>
          </w:rPr>
          <w:t>圖樣辨識非功能性需求</w:t>
        </w:r>
      </w:moveFrom>
    </w:p>
    <w:moveFromRangeEnd w:id="741"/>
    <w:p w14:paraId="357C67D3" w14:textId="374B5A6C" w:rsidR="00732BE5" w:rsidRDefault="00732BE5">
      <w:pPr>
        <w:pStyle w:val="a4"/>
        <w:keepNext/>
        <w:framePr w:wrap="auto" w:vAnchor="margin" w:yAlign="inline"/>
        <w:ind w:firstLineChars="1" w:firstLine="3"/>
        <w:pPrChange w:id="743" w:author="黃懷萱" w:date="2022-12-20T14:38:00Z">
          <w:pPr>
            <w:ind w:firstLineChars="1" w:firstLine="3"/>
          </w:pPr>
        </w:pPrChange>
      </w:pPr>
    </w:p>
    <w:tbl>
      <w:tblPr>
        <w:tblStyle w:val="4-1"/>
        <w:tblW w:w="0" w:type="auto"/>
        <w:tblLook w:val="04A0" w:firstRow="1" w:lastRow="0" w:firstColumn="1" w:lastColumn="0" w:noHBand="0" w:noVBand="1"/>
      </w:tblPr>
      <w:tblGrid>
        <w:gridCol w:w="1510"/>
        <w:gridCol w:w="6792"/>
      </w:tblGrid>
      <w:tr w:rsidR="00AE5984" w:rsidRPr="004F5113" w14:paraId="3165A739"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06C7932C" w14:textId="77777777" w:rsidR="00AE5984" w:rsidRPr="00731A06" w:rsidRDefault="00AE5984" w:rsidP="001A69EB">
            <w:pPr>
              <w:pStyle w:val="af3"/>
              <w:ind w:firstLineChars="1" w:firstLine="3"/>
              <w:rPr>
                <w:rFonts w:ascii="Times New Roman" w:hAnsi="Times New Roman" w:cs="Times New Roman"/>
                <w:lang w:val="en-US"/>
                <w:rPrChange w:id="744" w:author="黃懷萱" w:date="2022-12-20T14:44:00Z">
                  <w:rPr>
                    <w:rFonts w:cs="Times New Roman"/>
                    <w:lang w:val="en-US"/>
                  </w:rPr>
                </w:rPrChange>
              </w:rPr>
            </w:pPr>
            <w:r w:rsidRPr="00731A06">
              <w:rPr>
                <w:rFonts w:ascii="Times New Roman" w:hAnsi="Times New Roman" w:cs="Times New Roman"/>
                <w:lang w:val="en-US"/>
                <w:rPrChange w:id="745" w:author="黃懷萱" w:date="2022-12-20T14:44:00Z">
                  <w:rPr>
                    <w:lang w:val="en-US"/>
                  </w:rPr>
                </w:rPrChange>
              </w:rPr>
              <w:t>P</w:t>
            </w:r>
            <w:r w:rsidRPr="00731A06">
              <w:rPr>
                <w:rFonts w:ascii="Times New Roman" w:hAnsi="Times New Roman" w:cs="Times New Roman"/>
                <w:lang w:val="en-US"/>
                <w:rPrChange w:id="746" w:author="黃懷萱" w:date="2022-12-20T14:44:00Z">
                  <w:rPr>
                    <w:rFonts w:cs="Times New Roman"/>
                    <w:lang w:val="en-US"/>
                  </w:rPr>
                </w:rPrChange>
              </w:rPr>
              <w:t>attern recognition</w:t>
            </w:r>
            <w:r w:rsidRPr="00731A06">
              <w:rPr>
                <w:rFonts w:ascii="Times New Roman" w:hAnsi="Times New Roman" w:cs="Times New Roman"/>
                <w:lang w:val="en-US"/>
                <w:rPrChange w:id="747" w:author="黃懷萱" w:date="2022-12-20T14:44:00Z">
                  <w:rPr>
                    <w:lang w:val="en-US"/>
                  </w:rPr>
                </w:rPrChange>
              </w:rPr>
              <w:t xml:space="preserve"> n</w:t>
            </w:r>
            <w:r w:rsidRPr="00731A06">
              <w:rPr>
                <w:rFonts w:ascii="Times New Roman" w:hAnsi="Times New Roman" w:cs="Times New Roman"/>
                <w:lang w:val="en-US"/>
                <w:rPrChange w:id="748" w:author="黃懷萱" w:date="2022-12-20T14:44:00Z">
                  <w:rPr>
                    <w:rFonts w:cs="Times New Roman"/>
                    <w:lang w:val="en-US"/>
                  </w:rPr>
                </w:rPrChange>
              </w:rPr>
              <w:t>on-functional requirement</w:t>
            </w:r>
          </w:p>
        </w:tc>
      </w:tr>
      <w:tr w:rsidR="00AE5984" w:rsidRPr="004F5113" w14:paraId="7120E97D"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CCFDF1" w14:textId="12E192B3" w:rsidR="00AE5984" w:rsidRPr="00731A06" w:rsidRDefault="00AE5984" w:rsidP="001A69EB">
            <w:pPr>
              <w:pStyle w:val="af3"/>
              <w:ind w:firstLineChars="1" w:firstLine="3"/>
              <w:rPr>
                <w:rFonts w:ascii="Times New Roman" w:hAnsi="Times New Roman" w:cs="Times New Roman"/>
                <w:rPrChange w:id="749" w:author="黃懷萱" w:date="2022-12-20T14:44:00Z">
                  <w:rPr>
                    <w:rFonts w:cs="Times New Roman"/>
                  </w:rPr>
                </w:rPrChange>
              </w:rPr>
            </w:pPr>
            <w:r w:rsidRPr="00731A06">
              <w:rPr>
                <w:rFonts w:ascii="Times New Roman" w:hAnsi="Times New Roman" w:cs="Times New Roman"/>
                <w:rPrChange w:id="750" w:author="黃懷萱" w:date="2022-12-20T14:44:00Z">
                  <w:rPr/>
                </w:rPrChange>
              </w:rPr>
              <w:t>P</w:t>
            </w:r>
            <w:r w:rsidRPr="00731A06">
              <w:rPr>
                <w:rFonts w:ascii="Times New Roman" w:hAnsi="Times New Roman" w:cs="Times New Roman"/>
                <w:rPrChange w:id="751" w:author="黃懷萱" w:date="2022-12-20T14:44:00Z">
                  <w:rPr>
                    <w:rFonts w:cs="Times New Roman"/>
                  </w:rPr>
                </w:rPrChange>
              </w:rPr>
              <w:t>RNF</w:t>
            </w:r>
            <w:del w:id="752" w:author="黃懷萱" w:date="2022-12-20T14:39:00Z">
              <w:r w:rsidRPr="00731A06" w:rsidDel="003063C3">
                <w:rPr>
                  <w:rFonts w:ascii="Times New Roman" w:hAnsi="Times New Roman" w:cs="Times New Roman"/>
                  <w:rPrChange w:id="753" w:author="黃懷萱" w:date="2022-12-20T14:44:00Z">
                    <w:rPr>
                      <w:rFonts w:cs="Times New Roman"/>
                    </w:rPr>
                  </w:rPrChange>
                </w:rPr>
                <w:delText>N</w:delText>
              </w:r>
            </w:del>
            <w:ins w:id="754" w:author="黃懷萱" w:date="2022-12-20T14:39:00Z">
              <w:r w:rsidR="003063C3" w:rsidRPr="00731A06">
                <w:rPr>
                  <w:rFonts w:ascii="Times New Roman" w:hAnsi="Times New Roman" w:cs="Times New Roman"/>
                  <w:rPrChange w:id="755" w:author="黃懷萱" w:date="2022-12-20T14:44:00Z">
                    <w:rPr>
                      <w:rFonts w:cs="Times New Roman"/>
                    </w:rPr>
                  </w:rPrChange>
                </w:rPr>
                <w:t>R</w:t>
              </w:r>
            </w:ins>
            <w:r w:rsidRPr="00731A06">
              <w:rPr>
                <w:rFonts w:ascii="Times New Roman" w:hAnsi="Times New Roman" w:cs="Times New Roman"/>
                <w:rPrChange w:id="756" w:author="黃懷萱" w:date="2022-12-20T14:44:00Z">
                  <w:rPr>
                    <w:rFonts w:cs="Times New Roman"/>
                  </w:rPr>
                </w:rPrChange>
              </w:rPr>
              <w:t>1</w:t>
            </w:r>
          </w:p>
        </w:tc>
        <w:tc>
          <w:tcPr>
            <w:tcW w:w="6883" w:type="dxa"/>
          </w:tcPr>
          <w:p w14:paraId="0A36BDED" w14:textId="77777777" w:rsidR="00AE5984" w:rsidRPr="00731A06"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757" w:author="黃懷萱" w:date="2022-12-20T14:44:00Z">
                  <w:rPr>
                    <w:rFonts w:cs="Times New Roman"/>
                  </w:rPr>
                </w:rPrChange>
              </w:rPr>
            </w:pPr>
            <w:r w:rsidRPr="00731A06">
              <w:rPr>
                <w:rFonts w:ascii="Times New Roman" w:hAnsi="Times New Roman" w:cs="Times New Roman" w:hint="eastAsia"/>
                <w:rPrChange w:id="758" w:author="黃懷萱" w:date="2022-12-20T14:44:00Z">
                  <w:rPr>
                    <w:rFonts w:hint="eastAsia"/>
                  </w:rPr>
                </w:rPrChange>
              </w:rPr>
              <w:t>辨識速度</w:t>
            </w:r>
          </w:p>
        </w:tc>
      </w:tr>
      <w:tr w:rsidR="00AE5984" w:rsidRPr="004F5113" w14:paraId="40E99E79"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16AA49B0" w14:textId="77777777" w:rsidR="00AE5984" w:rsidRPr="00731A06" w:rsidRDefault="00AE5984" w:rsidP="001A69EB">
            <w:pPr>
              <w:pStyle w:val="af3"/>
              <w:ind w:firstLineChars="1" w:firstLine="3"/>
              <w:rPr>
                <w:rFonts w:ascii="Times New Roman" w:hAnsi="Times New Roman" w:cs="Times New Roman"/>
                <w:b w:val="0"/>
                <w:bCs/>
                <w:rPrChange w:id="759" w:author="黃懷萱" w:date="2022-12-20T14:44:00Z">
                  <w:rPr>
                    <w:rFonts w:cs="Times New Roman"/>
                    <w:b w:val="0"/>
                    <w:bCs/>
                  </w:rPr>
                </w:rPrChange>
              </w:rPr>
            </w:pPr>
          </w:p>
        </w:tc>
        <w:tc>
          <w:tcPr>
            <w:tcW w:w="6883" w:type="dxa"/>
          </w:tcPr>
          <w:p w14:paraId="1DD9A05C" w14:textId="77777777" w:rsidR="00AE5984" w:rsidRPr="00731A06"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760" w:author="黃懷萱" w:date="2022-12-20T14:44:00Z">
                  <w:rPr>
                    <w:rFonts w:cs="Times New Roman"/>
                  </w:rPr>
                </w:rPrChange>
              </w:rPr>
            </w:pPr>
            <w:r w:rsidRPr="00731A06">
              <w:rPr>
                <w:rFonts w:ascii="Times New Roman" w:hAnsi="Times New Roman" w:cs="Times New Roman" w:hint="eastAsia"/>
                <w:rPrChange w:id="761" w:author="黃懷萱" w:date="2022-12-20T14:44:00Z">
                  <w:rPr>
                    <w:rFonts w:hint="eastAsia"/>
                  </w:rPr>
                </w:rPrChange>
              </w:rPr>
              <w:t>要求在</w:t>
            </w:r>
            <w:r w:rsidRPr="00731A06">
              <w:rPr>
                <w:rFonts w:ascii="Times New Roman" w:hAnsi="Times New Roman" w:cs="Times New Roman"/>
                <w:rPrChange w:id="762" w:author="黃懷萱" w:date="2022-12-20T14:44:00Z">
                  <w:rPr/>
                </w:rPrChange>
              </w:rPr>
              <w:t>5</w:t>
            </w:r>
            <w:r w:rsidRPr="00731A06">
              <w:rPr>
                <w:rFonts w:ascii="Times New Roman" w:hAnsi="Times New Roman" w:cs="Times New Roman" w:hint="eastAsia"/>
                <w:rPrChange w:id="763" w:author="黃懷萱" w:date="2022-12-20T14:44:00Z">
                  <w:rPr>
                    <w:rFonts w:hint="eastAsia"/>
                  </w:rPr>
                </w:rPrChange>
              </w:rPr>
              <w:t>秒內辨識完成</w:t>
            </w:r>
          </w:p>
        </w:tc>
      </w:tr>
      <w:tr w:rsidR="00AE5984" w:rsidRPr="004F5113" w14:paraId="7C259059"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715282" w14:textId="1408484A" w:rsidR="00AE5984" w:rsidRPr="00731A06" w:rsidRDefault="00AE5984" w:rsidP="001A69EB">
            <w:pPr>
              <w:pStyle w:val="af3"/>
              <w:ind w:firstLineChars="1" w:firstLine="3"/>
              <w:rPr>
                <w:rFonts w:ascii="Times New Roman" w:hAnsi="Times New Roman" w:cs="Times New Roman"/>
                <w:rPrChange w:id="764" w:author="黃懷萱" w:date="2022-12-20T14:44:00Z">
                  <w:rPr>
                    <w:rFonts w:cs="Times New Roman"/>
                  </w:rPr>
                </w:rPrChange>
              </w:rPr>
            </w:pPr>
            <w:r w:rsidRPr="00731A06">
              <w:rPr>
                <w:rFonts w:ascii="Times New Roman" w:hAnsi="Times New Roman" w:cs="Times New Roman"/>
                <w:rPrChange w:id="765" w:author="黃懷萱" w:date="2022-12-20T14:44:00Z">
                  <w:rPr>
                    <w:rFonts w:cs="Times New Roman"/>
                  </w:rPr>
                </w:rPrChange>
              </w:rPr>
              <w:t>PRNF</w:t>
            </w:r>
            <w:del w:id="766" w:author="黃懷萱" w:date="2022-12-20T14:39:00Z">
              <w:r w:rsidRPr="00731A06" w:rsidDel="003063C3">
                <w:rPr>
                  <w:rFonts w:ascii="Times New Roman" w:hAnsi="Times New Roman" w:cs="Times New Roman"/>
                  <w:rPrChange w:id="767" w:author="黃懷萱" w:date="2022-12-20T14:44:00Z">
                    <w:rPr>
                      <w:rFonts w:cs="Times New Roman"/>
                    </w:rPr>
                  </w:rPrChange>
                </w:rPr>
                <w:delText>N</w:delText>
              </w:r>
            </w:del>
            <w:ins w:id="768" w:author="黃懷萱" w:date="2022-12-20T14:39:00Z">
              <w:r w:rsidR="003063C3" w:rsidRPr="00731A06">
                <w:rPr>
                  <w:rFonts w:ascii="Times New Roman" w:hAnsi="Times New Roman" w:cs="Times New Roman"/>
                  <w:rPrChange w:id="769" w:author="黃懷萱" w:date="2022-12-20T14:44:00Z">
                    <w:rPr>
                      <w:rFonts w:cs="Times New Roman"/>
                    </w:rPr>
                  </w:rPrChange>
                </w:rPr>
                <w:t>R</w:t>
              </w:r>
            </w:ins>
            <w:r w:rsidRPr="00731A06">
              <w:rPr>
                <w:rFonts w:ascii="Times New Roman" w:hAnsi="Times New Roman" w:cs="Times New Roman"/>
                <w:rPrChange w:id="770" w:author="黃懷萱" w:date="2022-12-20T14:44:00Z">
                  <w:rPr>
                    <w:rFonts w:cs="Times New Roman"/>
                  </w:rPr>
                </w:rPrChange>
              </w:rPr>
              <w:t>2</w:t>
            </w:r>
          </w:p>
        </w:tc>
        <w:tc>
          <w:tcPr>
            <w:tcW w:w="6883" w:type="dxa"/>
          </w:tcPr>
          <w:p w14:paraId="5F773B29" w14:textId="77777777" w:rsidR="00AE5984" w:rsidRPr="00731A06"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771" w:author="黃懷萱" w:date="2022-12-20T14:44:00Z">
                  <w:rPr>
                    <w:rFonts w:cs="Times New Roman"/>
                  </w:rPr>
                </w:rPrChange>
              </w:rPr>
            </w:pPr>
            <w:r w:rsidRPr="00731A06">
              <w:rPr>
                <w:rFonts w:ascii="Times New Roman" w:hAnsi="Times New Roman" w:cs="Times New Roman" w:hint="eastAsia"/>
                <w:rPrChange w:id="772" w:author="黃懷萱" w:date="2022-12-20T14:44:00Z">
                  <w:rPr>
                    <w:rFonts w:hint="eastAsia"/>
                  </w:rPr>
                </w:rPrChange>
              </w:rPr>
              <w:t>結果一致</w:t>
            </w:r>
          </w:p>
        </w:tc>
      </w:tr>
      <w:tr w:rsidR="00AE5984" w:rsidRPr="004F5113" w14:paraId="364FFDF3"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81F9B38" w14:textId="77777777" w:rsidR="00AE5984" w:rsidRPr="00731A06" w:rsidRDefault="00AE5984" w:rsidP="001A69EB">
            <w:pPr>
              <w:pStyle w:val="af3"/>
              <w:ind w:firstLineChars="1" w:firstLine="3"/>
              <w:rPr>
                <w:rFonts w:ascii="Times New Roman" w:hAnsi="Times New Roman" w:cs="Times New Roman"/>
                <w:b w:val="0"/>
                <w:bCs/>
                <w:rPrChange w:id="773" w:author="黃懷萱" w:date="2022-12-20T14:44:00Z">
                  <w:rPr>
                    <w:rFonts w:cs="Times New Roman"/>
                    <w:b w:val="0"/>
                    <w:bCs/>
                  </w:rPr>
                </w:rPrChange>
              </w:rPr>
            </w:pPr>
          </w:p>
        </w:tc>
        <w:tc>
          <w:tcPr>
            <w:tcW w:w="6883" w:type="dxa"/>
          </w:tcPr>
          <w:p w14:paraId="7F929AF7" w14:textId="77777777" w:rsidR="00AE5984" w:rsidRPr="00731A06"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774" w:author="黃懷萱" w:date="2022-12-20T14:44:00Z">
                  <w:rPr>
                    <w:rFonts w:cs="Times New Roman"/>
                  </w:rPr>
                </w:rPrChange>
              </w:rPr>
            </w:pPr>
            <w:r w:rsidRPr="00731A06">
              <w:rPr>
                <w:rFonts w:ascii="Times New Roman" w:hAnsi="Times New Roman" w:cs="Times New Roman" w:hint="eastAsia"/>
                <w:rPrChange w:id="775" w:author="黃懷萱" w:date="2022-12-20T14:44:00Z">
                  <w:rPr>
                    <w:rFonts w:hint="eastAsia"/>
                  </w:rPr>
                </w:rPrChange>
              </w:rPr>
              <w:t>辨識出來的結果與原本的衣服結果一樣。</w:t>
            </w:r>
          </w:p>
        </w:tc>
      </w:tr>
      <w:tr w:rsidR="00AE5984" w:rsidRPr="004F5113" w14:paraId="034F1AC0"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5CE35CF" w14:textId="2A64023E" w:rsidR="00AE5984" w:rsidRPr="00731A06" w:rsidRDefault="00AE5984" w:rsidP="001A69EB">
            <w:pPr>
              <w:pStyle w:val="af3"/>
              <w:ind w:firstLineChars="1" w:firstLine="3"/>
              <w:rPr>
                <w:rFonts w:ascii="Times New Roman" w:hAnsi="Times New Roman" w:cs="Times New Roman"/>
                <w:rPrChange w:id="776" w:author="黃懷萱" w:date="2022-12-20T14:44:00Z">
                  <w:rPr>
                    <w:rFonts w:cs="Times New Roman"/>
                  </w:rPr>
                </w:rPrChange>
              </w:rPr>
            </w:pPr>
            <w:r w:rsidRPr="00731A06">
              <w:rPr>
                <w:rFonts w:ascii="Times New Roman" w:hAnsi="Times New Roman" w:cs="Times New Roman"/>
                <w:rPrChange w:id="777" w:author="黃懷萱" w:date="2022-12-20T14:44:00Z">
                  <w:rPr>
                    <w:rFonts w:cs="Times New Roman"/>
                  </w:rPr>
                </w:rPrChange>
              </w:rPr>
              <w:t>PRNF</w:t>
            </w:r>
            <w:del w:id="778" w:author="黃懷萱" w:date="2022-12-20T14:39:00Z">
              <w:r w:rsidRPr="00731A06" w:rsidDel="003063C3">
                <w:rPr>
                  <w:rFonts w:ascii="Times New Roman" w:hAnsi="Times New Roman" w:cs="Times New Roman"/>
                  <w:rPrChange w:id="779" w:author="黃懷萱" w:date="2022-12-20T14:44:00Z">
                    <w:rPr>
                      <w:rFonts w:cs="Times New Roman"/>
                    </w:rPr>
                  </w:rPrChange>
                </w:rPr>
                <w:delText>N</w:delText>
              </w:r>
            </w:del>
            <w:ins w:id="780" w:author="黃懷萱" w:date="2022-12-20T14:39:00Z">
              <w:r w:rsidR="003063C3" w:rsidRPr="00731A06">
                <w:rPr>
                  <w:rFonts w:ascii="Times New Roman" w:hAnsi="Times New Roman" w:cs="Times New Roman"/>
                  <w:rPrChange w:id="781" w:author="黃懷萱" w:date="2022-12-20T14:44:00Z">
                    <w:rPr>
                      <w:rFonts w:cs="Times New Roman"/>
                    </w:rPr>
                  </w:rPrChange>
                </w:rPr>
                <w:t>R</w:t>
              </w:r>
            </w:ins>
            <w:r w:rsidRPr="00731A06">
              <w:rPr>
                <w:rFonts w:ascii="Times New Roman" w:hAnsi="Times New Roman" w:cs="Times New Roman"/>
                <w:rPrChange w:id="782" w:author="黃懷萱" w:date="2022-12-20T14:44:00Z">
                  <w:rPr>
                    <w:rFonts w:cs="Times New Roman"/>
                  </w:rPr>
                </w:rPrChange>
              </w:rPr>
              <w:t>3</w:t>
            </w:r>
          </w:p>
        </w:tc>
        <w:tc>
          <w:tcPr>
            <w:tcW w:w="6883" w:type="dxa"/>
          </w:tcPr>
          <w:p w14:paraId="42F31A92" w14:textId="77777777" w:rsidR="00AE5984" w:rsidRPr="00731A06"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783" w:author="黃懷萱" w:date="2022-12-20T14:44:00Z">
                  <w:rPr>
                    <w:rFonts w:cs="Times New Roman"/>
                  </w:rPr>
                </w:rPrChange>
              </w:rPr>
            </w:pPr>
            <w:r w:rsidRPr="00731A06">
              <w:rPr>
                <w:rFonts w:ascii="Times New Roman" w:hAnsi="Times New Roman" w:cs="Times New Roman" w:hint="eastAsia"/>
                <w:rPrChange w:id="784" w:author="黃懷萱" w:date="2022-12-20T14:44:00Z">
                  <w:rPr>
                    <w:rFonts w:hint="eastAsia"/>
                  </w:rPr>
                </w:rPrChange>
              </w:rPr>
              <w:t>性能</w:t>
            </w:r>
          </w:p>
        </w:tc>
      </w:tr>
      <w:tr w:rsidR="00AE5984" w:rsidRPr="004F5113" w14:paraId="2D1829EC"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CC1E4B6" w14:textId="77777777" w:rsidR="00AE5984" w:rsidRPr="00731A06" w:rsidRDefault="00AE5984" w:rsidP="001A69EB">
            <w:pPr>
              <w:pStyle w:val="af3"/>
              <w:ind w:firstLineChars="1" w:firstLine="3"/>
              <w:rPr>
                <w:rFonts w:ascii="Times New Roman" w:hAnsi="Times New Roman" w:cs="Times New Roman"/>
                <w:b w:val="0"/>
                <w:bCs/>
                <w:rPrChange w:id="785" w:author="黃懷萱" w:date="2022-12-20T14:44:00Z">
                  <w:rPr>
                    <w:rFonts w:cs="Times New Roman"/>
                    <w:b w:val="0"/>
                    <w:bCs/>
                  </w:rPr>
                </w:rPrChange>
              </w:rPr>
            </w:pPr>
          </w:p>
        </w:tc>
        <w:tc>
          <w:tcPr>
            <w:tcW w:w="6883" w:type="dxa"/>
          </w:tcPr>
          <w:p w14:paraId="056FCD00" w14:textId="77777777" w:rsidR="00AE5984" w:rsidRPr="00731A06"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786" w:author="黃懷萱" w:date="2022-12-20T14:44:00Z">
                  <w:rPr>
                    <w:rFonts w:cs="Times New Roman"/>
                  </w:rPr>
                </w:rPrChange>
              </w:rPr>
            </w:pPr>
            <w:r w:rsidRPr="00731A06">
              <w:rPr>
                <w:rFonts w:ascii="Times New Roman" w:hAnsi="Times New Roman" w:cs="Times New Roman" w:hint="eastAsia"/>
                <w:rPrChange w:id="787" w:author="黃懷萱" w:date="2022-12-20T14:44:00Z">
                  <w:rPr>
                    <w:rFonts w:hint="eastAsia"/>
                  </w:rPr>
                </w:rPrChange>
              </w:rPr>
              <w:t>辨識期間</w:t>
            </w:r>
            <w:r w:rsidRPr="00731A06">
              <w:rPr>
                <w:rFonts w:ascii="Times New Roman" w:hAnsi="Times New Roman" w:cs="Times New Roman"/>
                <w:rPrChange w:id="788" w:author="黃懷萱" w:date="2022-12-20T14:44:00Z">
                  <w:rPr/>
                </w:rPrChange>
              </w:rPr>
              <w:t>CPU</w:t>
            </w:r>
            <w:r w:rsidRPr="00731A06">
              <w:rPr>
                <w:rFonts w:ascii="Times New Roman" w:hAnsi="Times New Roman" w:cs="Times New Roman" w:hint="eastAsia"/>
                <w:rPrChange w:id="789" w:author="黃懷萱" w:date="2022-12-20T14:44:00Z">
                  <w:rPr>
                    <w:rFonts w:hint="eastAsia"/>
                  </w:rPr>
                </w:rPrChange>
              </w:rPr>
              <w:t>占用率</w:t>
            </w:r>
            <w:r w:rsidRPr="00731A06">
              <w:rPr>
                <w:rFonts w:ascii="Times New Roman" w:hAnsi="Times New Roman" w:cs="Times New Roman"/>
                <w:rPrChange w:id="790" w:author="黃懷萱" w:date="2022-12-20T14:44:00Z">
                  <w:rPr/>
                </w:rPrChange>
              </w:rPr>
              <w:t>&lt;=50%</w:t>
            </w:r>
            <w:r w:rsidRPr="00731A06">
              <w:rPr>
                <w:rFonts w:ascii="Times New Roman" w:hAnsi="Times New Roman" w:cs="Times New Roman" w:hint="eastAsia"/>
                <w:rPrChange w:id="791" w:author="黃懷萱" w:date="2022-12-20T14:44:00Z">
                  <w:rPr>
                    <w:rFonts w:hint="eastAsia"/>
                  </w:rPr>
                </w:rPrChange>
              </w:rPr>
              <w:t>。</w:t>
            </w:r>
          </w:p>
        </w:tc>
      </w:tr>
      <w:tr w:rsidR="00AE5984" w:rsidRPr="004F5113" w14:paraId="3A67950C"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30CFE69" w14:textId="3B9213B5" w:rsidR="00AE5984" w:rsidRPr="00731A06" w:rsidRDefault="00AE5984" w:rsidP="001A69EB">
            <w:pPr>
              <w:pStyle w:val="af3"/>
              <w:ind w:firstLineChars="1" w:firstLine="3"/>
              <w:rPr>
                <w:rFonts w:ascii="Times New Roman" w:hAnsi="Times New Roman" w:cs="Times New Roman"/>
                <w:rPrChange w:id="792" w:author="黃懷萱" w:date="2022-12-20T14:44:00Z">
                  <w:rPr>
                    <w:rFonts w:cs="Times New Roman"/>
                  </w:rPr>
                </w:rPrChange>
              </w:rPr>
            </w:pPr>
            <w:r w:rsidRPr="00731A06">
              <w:rPr>
                <w:rFonts w:ascii="Times New Roman" w:hAnsi="Times New Roman" w:cs="Times New Roman"/>
                <w:rPrChange w:id="793" w:author="黃懷萱" w:date="2022-12-20T14:44:00Z">
                  <w:rPr/>
                </w:rPrChange>
              </w:rPr>
              <w:t>PRNF</w:t>
            </w:r>
            <w:del w:id="794" w:author="黃懷萱" w:date="2022-12-20T14:39:00Z">
              <w:r w:rsidRPr="00731A06" w:rsidDel="003063C3">
                <w:rPr>
                  <w:rFonts w:ascii="Times New Roman" w:hAnsi="Times New Roman" w:cs="Times New Roman"/>
                  <w:rPrChange w:id="795" w:author="黃懷萱" w:date="2022-12-20T14:44:00Z">
                    <w:rPr/>
                  </w:rPrChange>
                </w:rPr>
                <w:delText>N</w:delText>
              </w:r>
            </w:del>
            <w:ins w:id="796" w:author="黃懷萱" w:date="2022-12-20T14:39:00Z">
              <w:r w:rsidR="003063C3" w:rsidRPr="00731A06">
                <w:rPr>
                  <w:rFonts w:ascii="Times New Roman" w:hAnsi="Times New Roman" w:cs="Times New Roman"/>
                  <w:rPrChange w:id="797" w:author="黃懷萱" w:date="2022-12-20T14:44:00Z">
                    <w:rPr/>
                  </w:rPrChange>
                </w:rPr>
                <w:t>R</w:t>
              </w:r>
            </w:ins>
            <w:r w:rsidRPr="00731A06">
              <w:rPr>
                <w:rFonts w:ascii="Times New Roman" w:hAnsi="Times New Roman" w:cs="Times New Roman"/>
                <w:rPrChange w:id="798" w:author="黃懷萱" w:date="2022-12-20T14:44:00Z">
                  <w:rPr/>
                </w:rPrChange>
              </w:rPr>
              <w:t>4</w:t>
            </w:r>
          </w:p>
        </w:tc>
        <w:tc>
          <w:tcPr>
            <w:tcW w:w="6883" w:type="dxa"/>
          </w:tcPr>
          <w:p w14:paraId="7488AD27" w14:textId="77777777" w:rsidR="00AE5984" w:rsidRPr="00731A06"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799" w:author="黃懷萱" w:date="2022-12-20T14:44:00Z">
                  <w:rPr>
                    <w:rFonts w:cs="Times New Roman"/>
                  </w:rPr>
                </w:rPrChange>
              </w:rPr>
            </w:pPr>
            <w:r w:rsidRPr="00731A06">
              <w:rPr>
                <w:rFonts w:ascii="Times New Roman" w:hAnsi="Times New Roman" w:cs="Times New Roman" w:hint="eastAsia"/>
                <w:rPrChange w:id="800" w:author="黃懷萱" w:date="2022-12-20T14:44:00Z">
                  <w:rPr>
                    <w:rFonts w:hint="eastAsia"/>
                  </w:rPr>
                </w:rPrChange>
              </w:rPr>
              <w:t>成功率</w:t>
            </w:r>
          </w:p>
        </w:tc>
      </w:tr>
      <w:tr w:rsidR="00AE5984" w:rsidRPr="004F5113" w14:paraId="31AAE7B4"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32CDCC25" w14:textId="77777777" w:rsidR="00AE5984" w:rsidRPr="00731A06" w:rsidRDefault="00AE5984" w:rsidP="001A69EB">
            <w:pPr>
              <w:pStyle w:val="af3"/>
              <w:ind w:firstLineChars="1" w:firstLine="3"/>
              <w:rPr>
                <w:rFonts w:ascii="Times New Roman" w:hAnsi="Times New Roman" w:cs="Times New Roman"/>
                <w:b w:val="0"/>
                <w:bCs/>
                <w:rPrChange w:id="801" w:author="黃懷萱" w:date="2022-12-20T14:44:00Z">
                  <w:rPr>
                    <w:rFonts w:cs="Times New Roman"/>
                    <w:b w:val="0"/>
                    <w:bCs/>
                  </w:rPr>
                </w:rPrChange>
              </w:rPr>
            </w:pPr>
          </w:p>
        </w:tc>
        <w:tc>
          <w:tcPr>
            <w:tcW w:w="6883" w:type="dxa"/>
          </w:tcPr>
          <w:p w14:paraId="1C1D78AB" w14:textId="77777777" w:rsidR="00AE5984" w:rsidRPr="00731A06"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802" w:author="黃懷萱" w:date="2022-12-20T14:44:00Z">
                  <w:rPr>
                    <w:rFonts w:cs="Times New Roman"/>
                  </w:rPr>
                </w:rPrChange>
              </w:rPr>
            </w:pPr>
            <w:r w:rsidRPr="00731A06">
              <w:rPr>
                <w:rFonts w:ascii="Times New Roman" w:hAnsi="Times New Roman" w:cs="Times New Roman" w:hint="eastAsia"/>
                <w:rPrChange w:id="803" w:author="黃懷萱" w:date="2022-12-20T14:44:00Z">
                  <w:rPr>
                    <w:rFonts w:hint="eastAsia"/>
                  </w:rPr>
                </w:rPrChange>
              </w:rPr>
              <w:t>辨識成功率達八成以上</w:t>
            </w:r>
          </w:p>
        </w:tc>
      </w:tr>
      <w:tr w:rsidR="00AE5984" w:rsidRPr="004F5113" w14:paraId="062E130C" w14:textId="77777777" w:rsidTr="006E2F0B">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0487A4FC" w14:textId="1F51376B" w:rsidR="00AE5984" w:rsidRPr="00731A06" w:rsidRDefault="00AE5984" w:rsidP="001A69EB">
            <w:pPr>
              <w:pStyle w:val="af3"/>
              <w:ind w:firstLineChars="1" w:firstLine="3"/>
              <w:rPr>
                <w:rFonts w:ascii="Times New Roman" w:hAnsi="Times New Roman" w:cs="Times New Roman"/>
                <w:rPrChange w:id="804" w:author="黃懷萱" w:date="2022-12-20T14:44:00Z">
                  <w:rPr>
                    <w:rFonts w:cs="Times New Roman"/>
                  </w:rPr>
                </w:rPrChange>
              </w:rPr>
            </w:pPr>
            <w:r w:rsidRPr="00731A06">
              <w:rPr>
                <w:rFonts w:ascii="Times New Roman" w:hAnsi="Times New Roman" w:cs="Times New Roman"/>
                <w:rPrChange w:id="805" w:author="黃懷萱" w:date="2022-12-20T14:44:00Z">
                  <w:rPr>
                    <w:rFonts w:cs="Times New Roman"/>
                  </w:rPr>
                </w:rPrChange>
              </w:rPr>
              <w:t>PRNF</w:t>
            </w:r>
            <w:del w:id="806" w:author="黃懷萱" w:date="2022-12-20T14:39:00Z">
              <w:r w:rsidRPr="00731A06" w:rsidDel="003063C3">
                <w:rPr>
                  <w:rFonts w:ascii="Times New Roman" w:hAnsi="Times New Roman" w:cs="Times New Roman"/>
                  <w:rPrChange w:id="807" w:author="黃懷萱" w:date="2022-12-20T14:44:00Z">
                    <w:rPr>
                      <w:rFonts w:cs="Times New Roman"/>
                    </w:rPr>
                  </w:rPrChange>
                </w:rPr>
                <w:delText>N</w:delText>
              </w:r>
            </w:del>
            <w:ins w:id="808" w:author="黃懷萱" w:date="2022-12-20T14:39:00Z">
              <w:r w:rsidR="003063C3" w:rsidRPr="00731A06">
                <w:rPr>
                  <w:rFonts w:ascii="Times New Roman" w:hAnsi="Times New Roman" w:cs="Times New Roman"/>
                  <w:rPrChange w:id="809" w:author="黃懷萱" w:date="2022-12-20T14:44:00Z">
                    <w:rPr>
                      <w:rFonts w:cs="Times New Roman"/>
                    </w:rPr>
                  </w:rPrChange>
                </w:rPr>
                <w:t>R</w:t>
              </w:r>
            </w:ins>
            <w:r w:rsidRPr="00731A06">
              <w:rPr>
                <w:rFonts w:ascii="Times New Roman" w:hAnsi="Times New Roman" w:cs="Times New Roman"/>
                <w:rPrChange w:id="810" w:author="黃懷萱" w:date="2022-12-20T14:44:00Z">
                  <w:rPr>
                    <w:rFonts w:cs="Times New Roman"/>
                  </w:rPr>
                </w:rPrChange>
              </w:rPr>
              <w:t>5</w:t>
            </w:r>
          </w:p>
        </w:tc>
        <w:tc>
          <w:tcPr>
            <w:tcW w:w="6883" w:type="dxa"/>
          </w:tcPr>
          <w:p w14:paraId="62D0FAB0" w14:textId="77777777" w:rsidR="00AE5984" w:rsidRPr="00731A06" w:rsidRDefault="00AE5984" w:rsidP="001A69EB">
            <w:pPr>
              <w:pStyle w:val="af3"/>
              <w:ind w:firstLineChars="1" w:firstLine="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811" w:author="黃懷萱" w:date="2022-12-20T14:44:00Z">
                  <w:rPr>
                    <w:rFonts w:cs="Times New Roman"/>
                  </w:rPr>
                </w:rPrChange>
              </w:rPr>
            </w:pPr>
            <w:r w:rsidRPr="00731A06">
              <w:rPr>
                <w:rFonts w:ascii="Times New Roman" w:hAnsi="Times New Roman" w:cs="Times New Roman" w:hint="eastAsia"/>
                <w:rPrChange w:id="812" w:author="黃懷萱" w:date="2022-12-20T14:44:00Z">
                  <w:rPr>
                    <w:rFonts w:hint="eastAsia"/>
                  </w:rPr>
                </w:rPrChange>
              </w:rPr>
              <w:t>缺陷率</w:t>
            </w:r>
          </w:p>
        </w:tc>
      </w:tr>
      <w:tr w:rsidR="00AE5984" w:rsidRPr="004F5113" w14:paraId="37365228" w14:textId="77777777" w:rsidTr="006E2F0B">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309D766C" w14:textId="77777777" w:rsidR="00AE5984" w:rsidRPr="004F5113" w:rsidRDefault="00AE5984" w:rsidP="001A69EB">
            <w:pPr>
              <w:pStyle w:val="af3"/>
              <w:ind w:firstLineChars="1" w:firstLine="3"/>
              <w:rPr>
                <w:rFonts w:cs="Times New Roman"/>
                <w:b w:val="0"/>
                <w:bCs/>
              </w:rPr>
            </w:pPr>
          </w:p>
        </w:tc>
        <w:tc>
          <w:tcPr>
            <w:tcW w:w="6883" w:type="dxa"/>
          </w:tcPr>
          <w:p w14:paraId="23D4D684" w14:textId="77777777" w:rsidR="00AE5984" w:rsidRPr="004F5113" w:rsidRDefault="00AE5984" w:rsidP="001A69EB">
            <w:pPr>
              <w:pStyle w:val="af3"/>
              <w:ind w:firstLineChars="1" w:firstLine="3"/>
              <w:cnfStyle w:val="000000000000" w:firstRow="0" w:lastRow="0" w:firstColumn="0" w:lastColumn="0" w:oddVBand="0" w:evenVBand="0" w:oddHBand="0" w:evenHBand="0" w:firstRowFirstColumn="0" w:firstRowLastColumn="0" w:lastRowFirstColumn="0" w:lastRowLastColumn="0"/>
            </w:pPr>
            <w:r w:rsidRPr="00977160">
              <w:rPr>
                <w:rFonts w:hint="eastAsia"/>
              </w:rPr>
              <w:t>系統每辨識10000次最多</w:t>
            </w:r>
            <w:r>
              <w:rPr>
                <w:rFonts w:hint="eastAsia"/>
              </w:rPr>
              <w:t>發生1</w:t>
            </w:r>
            <w:r w:rsidRPr="00977160">
              <w:rPr>
                <w:rFonts w:hint="eastAsia"/>
              </w:rPr>
              <w:t>次故障</w:t>
            </w:r>
          </w:p>
        </w:tc>
      </w:tr>
    </w:tbl>
    <w:p w14:paraId="07DEF36B" w14:textId="7E01B4D8" w:rsidR="00F469DB" w:rsidRPr="00247C4F" w:rsidRDefault="00180B08" w:rsidP="00F469DB">
      <w:pPr>
        <w:pStyle w:val="a3"/>
        <w:numPr>
          <w:ilvl w:val="0"/>
          <w:numId w:val="50"/>
        </w:numPr>
        <w:ind w:leftChars="0" w:firstLineChars="0"/>
        <w:rPr>
          <w:ins w:id="813" w:author="黃懷萱" w:date="2022-12-20T15:16:00Z"/>
        </w:rPr>
      </w:pPr>
      <w:del w:id="814" w:author="黃懷萱" w:date="2022-12-20T15:16:00Z">
        <w:r w:rsidDel="00F469DB">
          <w:rPr>
            <w:rFonts w:hint="eastAsia"/>
          </w:rPr>
          <w:delText>內容</w:delText>
        </w:r>
      </w:del>
      <w:ins w:id="815" w:author="黃懷萱" w:date="2022-12-20T15:17:00Z">
        <w:r w:rsidR="00F469DB">
          <w:rPr>
            <w:rFonts w:hint="eastAsia"/>
          </w:rPr>
          <w:t>文獻探討</w:t>
        </w:r>
      </w:ins>
    </w:p>
    <w:p w14:paraId="27D7C2C9" w14:textId="5DEF2D55" w:rsidR="00F469DB" w:rsidRDefault="00F469DB">
      <w:pPr>
        <w:pStyle w:val="afa"/>
        <w:jc w:val="both"/>
        <w:pPrChange w:id="816" w:author="黃懷萱" w:date="2022-12-20T15:17:00Z">
          <w:pPr>
            <w:pStyle w:val="afa"/>
            <w:ind w:firstLineChars="1" w:firstLine="5"/>
          </w:pPr>
        </w:pPrChange>
      </w:pPr>
      <w:ins w:id="817" w:author="黃懷萱" w:date="2022-12-20T15:16:00Z">
        <w:r>
          <w:rPr>
            <w:rFonts w:hint="eastAsia"/>
          </w:rPr>
          <w:t>內容</w:t>
        </w:r>
      </w:ins>
    </w:p>
    <w:p w14:paraId="0D7555FD" w14:textId="4A31E16A" w:rsidR="00F469DB" w:rsidRPr="00180B08" w:rsidRDefault="00180B08" w:rsidP="00180B08">
      <w:pPr>
        <w:widowControl/>
        <w:spacing w:before="0" w:after="0" w:line="240" w:lineRule="auto"/>
        <w:ind w:firstLineChars="0" w:firstLine="0"/>
        <w:jc w:val="left"/>
      </w:pPr>
      <w:r>
        <w:br w:type="page"/>
      </w:r>
    </w:p>
    <w:p w14:paraId="7D6842DB" w14:textId="53691FC2" w:rsidR="00615A1B" w:rsidRDefault="00615A1B" w:rsidP="001A69EB">
      <w:pPr>
        <w:pStyle w:val="2"/>
        <w:spacing w:after="180"/>
        <w:ind w:leftChars="-1" w:left="-3" w:right="280" w:firstLineChars="1" w:firstLine="4"/>
        <w:rPr>
          <w:ins w:id="818" w:author="黃懷萱" w:date="2022-12-20T15:15:00Z"/>
        </w:rPr>
      </w:pPr>
      <w:bookmarkStart w:id="819" w:name="_Toc122481814"/>
      <w:r>
        <w:rPr>
          <w:rFonts w:hint="eastAsia"/>
        </w:rPr>
        <w:lastRenderedPageBreak/>
        <w:t>3.2</w:t>
      </w:r>
      <w:r>
        <w:rPr>
          <w:rFonts w:hint="eastAsia"/>
        </w:rPr>
        <w:t>、天氣資料</w:t>
      </w:r>
      <w:bookmarkEnd w:id="819"/>
    </w:p>
    <w:p w14:paraId="02F430F8" w14:textId="28AD120B" w:rsidR="00247C4F" w:rsidRPr="00247C4F" w:rsidRDefault="00F469DB">
      <w:pPr>
        <w:pStyle w:val="a3"/>
        <w:numPr>
          <w:ilvl w:val="0"/>
          <w:numId w:val="51"/>
        </w:numPr>
        <w:ind w:leftChars="0" w:firstLineChars="0"/>
        <w:pPrChange w:id="820" w:author="黃懷萱" w:date="2022-12-20T15:17:00Z">
          <w:pPr>
            <w:pStyle w:val="2"/>
            <w:spacing w:after="180"/>
            <w:ind w:leftChars="-1" w:left="-3" w:right="280" w:firstLineChars="1" w:firstLine="4"/>
          </w:pPr>
        </w:pPrChange>
      </w:pPr>
      <w:ins w:id="821" w:author="黃懷萱" w:date="2022-12-20T15:18:00Z">
        <w:r>
          <w:rPr>
            <w:rFonts w:hint="eastAsia"/>
          </w:rPr>
          <w:t>功能需求</w:t>
        </w:r>
      </w:ins>
    </w:p>
    <w:p w14:paraId="2349F191" w14:textId="66D354D4" w:rsidR="001531E0" w:rsidRPr="00755E67" w:rsidRDefault="001531E0" w:rsidP="001531E0">
      <w:pPr>
        <w:ind w:leftChars="-1" w:left="-3" w:firstLineChars="1" w:firstLine="3"/>
        <w:rPr>
          <w:ins w:id="822" w:author="黃懷萱" w:date="2022-12-20T14:53:00Z"/>
          <w:rFonts w:ascii="Times New Roman" w:hAnsi="Times New Roman" w:cs="Times New Roman"/>
        </w:rPr>
      </w:pPr>
      <w:ins w:id="823" w:author="黃懷萱" w:date="2022-12-20T14:53:00Z">
        <w:r>
          <w:rPr>
            <w:rFonts w:ascii="Times New Roman" w:hAnsi="Times New Roman" w:cs="Times New Roman"/>
          </w:rPr>
          <w:tab/>
        </w:r>
        <w:r w:rsidRPr="003B1733">
          <w:rPr>
            <w:rFonts w:ascii="Times New Roman" w:hAnsi="Times New Roman" w:cs="Times New Roman"/>
          </w:rPr>
          <w:t>本</w:t>
        </w:r>
        <w:r w:rsidRPr="00755E67">
          <w:rPr>
            <w:rFonts w:ascii="Times New Roman" w:hAnsi="Times New Roman" w:cs="Times New Roman" w:hint="eastAsia"/>
          </w:rPr>
          <w:t>研究計畫中，</w:t>
        </w:r>
        <w:r>
          <w:rPr>
            <w:rFonts w:ascii="Times New Roman" w:hAnsi="Times New Roman" w:cs="Times New Roman" w:hint="eastAsia"/>
          </w:rPr>
          <w:t>使用者將選用衣物組合時所用的衣物推薦法</w:t>
        </w:r>
      </w:ins>
      <w:ins w:id="824" w:author="黃懷萱" w:date="2022-12-20T14:55:00Z">
        <w:r>
          <w:rPr>
            <w:rFonts w:ascii="Times New Roman" w:hAnsi="Times New Roman" w:cs="Times New Roman" w:hint="eastAsia"/>
          </w:rPr>
          <w:t>的</w:t>
        </w:r>
      </w:ins>
      <w:ins w:id="825" w:author="黃懷萱" w:date="2022-12-20T14:57:00Z">
        <w:r>
          <w:rPr>
            <w:rFonts w:ascii="Times New Roman" w:hAnsi="Times New Roman" w:cs="Times New Roman" w:hint="eastAsia"/>
          </w:rPr>
          <w:t>氣溫</w:t>
        </w:r>
      </w:ins>
      <w:ins w:id="826" w:author="黃懷萱" w:date="2022-12-20T14:55:00Z">
        <w:r>
          <w:rPr>
            <w:rFonts w:ascii="Times New Roman" w:hAnsi="Times New Roman" w:cs="Times New Roman" w:hint="eastAsia"/>
          </w:rPr>
          <w:t>參數</w:t>
        </w:r>
      </w:ins>
      <w:ins w:id="827" w:author="黃懷萱" w:date="2022-12-20T14:57:00Z">
        <w:r>
          <w:rPr>
            <w:rFonts w:ascii="Times New Roman" w:hAnsi="Times New Roman" w:cs="Times New Roman" w:hint="eastAsia"/>
          </w:rPr>
          <w:t>，</w:t>
        </w:r>
      </w:ins>
      <w:ins w:id="828" w:author="黃懷萱" w:date="2022-12-20T14:55:00Z">
        <w:r>
          <w:rPr>
            <w:rFonts w:ascii="Times New Roman" w:hAnsi="Times New Roman" w:cs="Times New Roman" w:hint="eastAsia"/>
          </w:rPr>
          <w:t>將會依據中央氣象局所提供之網路</w:t>
        </w:r>
        <w:r>
          <w:rPr>
            <w:rFonts w:ascii="Times New Roman" w:hAnsi="Times New Roman" w:cs="Times New Roman" w:hint="eastAsia"/>
          </w:rPr>
          <w:t>API</w:t>
        </w:r>
        <w:r>
          <w:rPr>
            <w:rFonts w:ascii="Times New Roman" w:hAnsi="Times New Roman" w:cs="Times New Roman" w:hint="eastAsia"/>
          </w:rPr>
          <w:t>來獲取氣溫、濕度、紫外線等多項資訊，</w:t>
        </w:r>
      </w:ins>
      <w:ins w:id="829" w:author="黃懷萱" w:date="2022-12-20T14:57:00Z">
        <w:r>
          <w:rPr>
            <w:rFonts w:ascii="Times New Roman" w:hAnsi="Times New Roman" w:cs="Times New Roman" w:hint="eastAsia"/>
          </w:rPr>
          <w:t>因此</w:t>
        </w:r>
      </w:ins>
      <w:ins w:id="830" w:author="黃懷萱" w:date="2022-12-20T14:56:00Z">
        <w:r w:rsidRPr="00755E67">
          <w:rPr>
            <w:rFonts w:ascii="Times New Roman" w:hAnsi="Times New Roman" w:cs="Times New Roman" w:hint="eastAsia"/>
          </w:rPr>
          <w:t>針對本研究計畫中的</w:t>
        </w:r>
        <w:r>
          <w:rPr>
            <w:rFonts w:ascii="Times New Roman" w:hAnsi="Times New Roman" w:cs="Times New Roman" w:hint="eastAsia"/>
          </w:rPr>
          <w:t>抓取網路</w:t>
        </w:r>
        <w:r>
          <w:rPr>
            <w:rFonts w:ascii="Times New Roman" w:hAnsi="Times New Roman" w:cs="Times New Roman" w:hint="eastAsia"/>
          </w:rPr>
          <w:t>AP</w:t>
        </w:r>
      </w:ins>
      <w:ins w:id="831" w:author="黃懷萱" w:date="2022-12-20T14:57:00Z">
        <w:r>
          <w:rPr>
            <w:rFonts w:ascii="Times New Roman" w:hAnsi="Times New Roman" w:cs="Times New Roman" w:hint="eastAsia"/>
          </w:rPr>
          <w:t>I</w:t>
        </w:r>
        <w:r>
          <w:rPr>
            <w:rFonts w:ascii="Times New Roman" w:hAnsi="Times New Roman" w:cs="Times New Roman" w:hint="eastAsia"/>
          </w:rPr>
          <w:t>功能</w:t>
        </w:r>
      </w:ins>
      <w:ins w:id="832" w:author="黃懷萱" w:date="2022-12-20T14:56:00Z">
        <w:r w:rsidRPr="00755E67">
          <w:rPr>
            <w:rFonts w:ascii="Times New Roman" w:hAnsi="Times New Roman" w:cs="Times New Roman" w:hint="eastAsia"/>
          </w:rPr>
          <w:t>，計畫如表</w:t>
        </w:r>
        <w:r w:rsidRPr="00755E67">
          <w:rPr>
            <w:rFonts w:ascii="Times New Roman" w:hAnsi="Times New Roman" w:cs="Times New Roman" w:hint="eastAsia"/>
          </w:rPr>
          <w:t>3.</w:t>
        </w:r>
        <w:r>
          <w:rPr>
            <w:rFonts w:ascii="Times New Roman" w:hAnsi="Times New Roman" w:cs="Times New Roman"/>
          </w:rPr>
          <w:t>3</w:t>
        </w:r>
        <w:r w:rsidRPr="00755E67">
          <w:rPr>
            <w:rFonts w:ascii="Times New Roman" w:hAnsi="Times New Roman" w:cs="Times New Roman" w:hint="eastAsia"/>
          </w:rPr>
          <w:t>與表</w:t>
        </w:r>
        <w:r w:rsidRPr="00755E67">
          <w:rPr>
            <w:rFonts w:ascii="Times New Roman" w:hAnsi="Times New Roman" w:cs="Times New Roman" w:hint="eastAsia"/>
          </w:rPr>
          <w:t>3.</w:t>
        </w:r>
        <w:r>
          <w:rPr>
            <w:rFonts w:ascii="Times New Roman" w:hAnsi="Times New Roman" w:cs="Times New Roman"/>
          </w:rPr>
          <w:t>4</w:t>
        </w:r>
        <w:r w:rsidRPr="00755E67">
          <w:rPr>
            <w:rFonts w:ascii="Times New Roman" w:hAnsi="Times New Roman" w:cs="Times New Roman" w:hint="eastAsia"/>
          </w:rPr>
          <w:t>的功能性需求與非功能性需求，</w:t>
        </w:r>
      </w:ins>
      <w:ins w:id="833" w:author="黃懷萱" w:date="2022-12-20T14:57:00Z">
        <w:r>
          <w:rPr>
            <w:rFonts w:ascii="Times New Roman" w:hAnsi="Times New Roman" w:cs="Times New Roman" w:hint="eastAsia"/>
          </w:rPr>
          <w:t>並對</w:t>
        </w:r>
      </w:ins>
      <w:ins w:id="834" w:author="黃懷萱" w:date="2022-12-20T14:56:00Z">
        <w:r w:rsidRPr="00755E67">
          <w:rPr>
            <w:rFonts w:ascii="Times New Roman" w:hAnsi="Times New Roman" w:cs="Times New Roman" w:hint="eastAsia"/>
          </w:rPr>
          <w:t>這些功能查找相關功能方法並達成。</w:t>
        </w:r>
      </w:ins>
    </w:p>
    <w:p w14:paraId="22A48107" w14:textId="502D9C65" w:rsidR="001A69EB" w:rsidRPr="001531E0" w:rsidDel="001531E0" w:rsidRDefault="001A69EB">
      <w:pPr>
        <w:ind w:leftChars="-1" w:left="-3" w:firstLineChars="1" w:firstLine="3"/>
        <w:rPr>
          <w:del w:id="835" w:author="黃懷萱" w:date="2022-12-20T14:52:00Z"/>
          <w:rFonts w:ascii="Times New Roman" w:hAnsi="Times New Roman" w:cs="Times New Roman"/>
          <w:rPrChange w:id="836" w:author="黃懷萱" w:date="2022-12-20T14:53:00Z">
            <w:rPr>
              <w:del w:id="837" w:author="黃懷萱" w:date="2022-12-20T14:52:00Z"/>
            </w:rPr>
          </w:rPrChange>
        </w:rPr>
        <w:pPrChange w:id="838" w:author="黃懷萱" w:date="2022-12-20T14:53:00Z">
          <w:pPr>
            <w:pStyle w:val="afa"/>
            <w:ind w:firstLineChars="1" w:firstLine="5"/>
          </w:pPr>
        </w:pPrChange>
      </w:pPr>
      <w:del w:id="839" w:author="黃懷萱" w:date="2022-12-20T14:52:00Z">
        <w:r w:rsidRPr="001531E0" w:rsidDel="001531E0">
          <w:rPr>
            <w:rFonts w:ascii="Times New Roman" w:hAnsi="Times New Roman" w:cs="Times New Roman" w:hint="eastAsia"/>
            <w:rPrChange w:id="840" w:author="黃懷萱" w:date="2022-12-20T14:53:00Z">
              <w:rPr>
                <w:rFonts w:hint="eastAsia"/>
                <w:b w:val="0"/>
                <w:i w:val="0"/>
              </w:rPr>
            </w:rPrChange>
          </w:rPr>
          <w:delText>引文</w:delText>
        </w:r>
      </w:del>
    </w:p>
    <w:p w14:paraId="505EB55D" w14:textId="00D5C096" w:rsidR="009341D7" w:rsidDel="001531E0" w:rsidRDefault="009341D7">
      <w:pPr>
        <w:pStyle w:val="afa"/>
        <w:ind w:firstLineChars="96" w:firstLine="461"/>
        <w:jc w:val="both"/>
        <w:rPr>
          <w:del w:id="841" w:author="黃懷萱" w:date="2022-12-20T14:53:00Z"/>
        </w:rPr>
        <w:pPrChange w:id="842" w:author="黃懷萱" w:date="2022-12-20T14:52:00Z">
          <w:pPr>
            <w:pStyle w:val="afa"/>
            <w:ind w:firstLineChars="1" w:firstLine="5"/>
          </w:pPr>
        </w:pPrChange>
      </w:pPr>
    </w:p>
    <w:p w14:paraId="73BC1D9B" w14:textId="77777777" w:rsidR="001531E0" w:rsidDel="001531E0" w:rsidRDefault="001531E0" w:rsidP="001531E0">
      <w:pPr>
        <w:pStyle w:val="a4"/>
        <w:keepNext/>
        <w:framePr w:wrap="auto" w:vAnchor="margin" w:yAlign="inline"/>
        <w:rPr>
          <w:del w:id="843" w:author="黃懷萱" w:date="2022-12-20T14:52:00Z"/>
          <w:moveTo w:id="844" w:author="黃懷萱" w:date="2022-12-20T14:52:00Z"/>
        </w:rPr>
      </w:pPr>
      <w:moveToRangeStart w:id="845" w:author="黃懷萱" w:date="2022-12-20T14:52:00Z" w:name="move122440360"/>
      <w:moveTo w:id="846" w:author="黃懷萱" w:date="2022-12-20T14:52:00Z">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3</w:t>
        </w:r>
        <w:r>
          <w:rPr>
            <w:b w:val="0"/>
          </w:rPr>
          <w:fldChar w:fldCharType="end"/>
        </w:r>
        <w:r w:rsidRPr="004407D2">
          <w:rPr>
            <w:rFonts w:hint="eastAsia"/>
          </w:rPr>
          <w:t>網路</w:t>
        </w:r>
        <w:r w:rsidRPr="004407D2">
          <w:rPr>
            <w:rFonts w:hint="eastAsia"/>
          </w:rPr>
          <w:t>API</w:t>
        </w:r>
        <w:r w:rsidRPr="004407D2">
          <w:rPr>
            <w:rFonts w:hint="eastAsia"/>
          </w:rPr>
          <w:t>功能性需求</w:t>
        </w:r>
      </w:moveTo>
    </w:p>
    <w:p w14:paraId="34B2E989" w14:textId="433C7B44" w:rsidR="009341D7" w:rsidDel="001531E0" w:rsidRDefault="009341D7" w:rsidP="009341D7">
      <w:pPr>
        <w:pStyle w:val="a4"/>
        <w:keepNext/>
        <w:framePr w:wrap="around" w:hAnchor="page" w:x="4376" w:y="562"/>
        <w:rPr>
          <w:moveFrom w:id="847" w:author="黃懷萱" w:date="2022-12-20T14:52:00Z"/>
        </w:rPr>
      </w:pPr>
      <w:moveFromRangeStart w:id="848" w:author="黃懷萱" w:date="2022-12-20T14:52:00Z" w:name="move122440360"/>
      <w:moveToRangeEnd w:id="845"/>
      <w:moveFrom w:id="849" w:author="黃懷萱" w:date="2022-12-20T14:52:00Z">
        <w:r w:rsidDel="001531E0">
          <w:rPr>
            <w:rFonts w:hint="eastAsia"/>
          </w:rPr>
          <w:t>表</w:t>
        </w:r>
        <w:r w:rsidDel="001531E0">
          <w:rPr>
            <w:rFonts w:hint="eastAsia"/>
          </w:rPr>
          <w:t xml:space="preserve"> </w:t>
        </w:r>
        <w:r w:rsidR="008E3E69" w:rsidDel="001531E0">
          <w:rPr>
            <w:b w:val="0"/>
          </w:rPr>
          <w:fldChar w:fldCharType="begin"/>
        </w:r>
        <w:r w:rsidR="008E3E69" w:rsidDel="001531E0">
          <w:instrText xml:space="preserve"> </w:instrText>
        </w:r>
        <w:r w:rsidR="008E3E69" w:rsidDel="001531E0">
          <w:rPr>
            <w:rFonts w:hint="eastAsia"/>
          </w:rPr>
          <w:instrText>STYLEREF 1 \s</w:instrText>
        </w:r>
        <w:r w:rsidR="008E3E69" w:rsidDel="001531E0">
          <w:instrText xml:space="preserve"> </w:instrText>
        </w:r>
        <w:r w:rsidR="008E3E69" w:rsidDel="001531E0">
          <w:rPr>
            <w:b w:val="0"/>
          </w:rPr>
          <w:fldChar w:fldCharType="separate"/>
        </w:r>
        <w:r w:rsidR="00E23DD0" w:rsidDel="001531E0">
          <w:rPr>
            <w:noProof/>
          </w:rPr>
          <w:t>3</w:t>
        </w:r>
        <w:r w:rsidR="008E3E69" w:rsidDel="001531E0">
          <w:rPr>
            <w:b w:val="0"/>
          </w:rPr>
          <w:fldChar w:fldCharType="end"/>
        </w:r>
        <w:r w:rsidR="008E3E69" w:rsidDel="001531E0">
          <w:t>.</w:t>
        </w:r>
        <w:r w:rsidR="008E3E69" w:rsidDel="001531E0">
          <w:rPr>
            <w:b w:val="0"/>
          </w:rPr>
          <w:fldChar w:fldCharType="begin"/>
        </w:r>
        <w:r w:rsidR="008E3E69" w:rsidDel="001531E0">
          <w:instrText xml:space="preserve"> </w:instrText>
        </w:r>
        <w:r w:rsidR="008E3E69" w:rsidDel="001531E0">
          <w:rPr>
            <w:rFonts w:hint="eastAsia"/>
          </w:rPr>
          <w:instrText xml:space="preserve">SEQ </w:instrText>
        </w:r>
        <w:r w:rsidR="008E3E69" w:rsidDel="001531E0">
          <w:rPr>
            <w:rFonts w:hint="eastAsia"/>
          </w:rPr>
          <w:instrText>表</w:instrText>
        </w:r>
        <w:r w:rsidR="008E3E69" w:rsidDel="001531E0">
          <w:rPr>
            <w:rFonts w:hint="eastAsia"/>
          </w:rPr>
          <w:instrText xml:space="preserve"> \* ARABIC \s 1</w:instrText>
        </w:r>
        <w:r w:rsidR="008E3E69" w:rsidDel="001531E0">
          <w:instrText xml:space="preserve"> </w:instrText>
        </w:r>
        <w:r w:rsidR="008E3E69" w:rsidDel="001531E0">
          <w:rPr>
            <w:b w:val="0"/>
          </w:rPr>
          <w:fldChar w:fldCharType="separate"/>
        </w:r>
        <w:r w:rsidR="00E23DD0" w:rsidDel="001531E0">
          <w:rPr>
            <w:noProof/>
          </w:rPr>
          <w:t>3</w:t>
        </w:r>
        <w:r w:rsidR="008E3E69" w:rsidDel="001531E0">
          <w:rPr>
            <w:b w:val="0"/>
          </w:rPr>
          <w:fldChar w:fldCharType="end"/>
        </w:r>
        <w:r w:rsidRPr="004407D2" w:rsidDel="001531E0">
          <w:rPr>
            <w:rFonts w:hint="eastAsia"/>
          </w:rPr>
          <w:t>網路</w:t>
        </w:r>
        <w:r w:rsidRPr="004407D2" w:rsidDel="001531E0">
          <w:rPr>
            <w:rFonts w:hint="eastAsia"/>
          </w:rPr>
          <w:t>API</w:t>
        </w:r>
        <w:r w:rsidRPr="004407D2" w:rsidDel="001531E0">
          <w:rPr>
            <w:rFonts w:hint="eastAsia"/>
          </w:rPr>
          <w:t>功能性需求</w:t>
        </w:r>
      </w:moveFrom>
    </w:p>
    <w:moveFromRangeEnd w:id="848"/>
    <w:p w14:paraId="1D265480" w14:textId="77777777" w:rsidR="009341D7" w:rsidRDefault="009341D7">
      <w:pPr>
        <w:pStyle w:val="a4"/>
        <w:keepNext/>
        <w:framePr w:wrap="auto" w:vAnchor="margin" w:yAlign="inline"/>
        <w:pPrChange w:id="850" w:author="黃懷萱" w:date="2022-12-20T14:52:00Z">
          <w:pPr>
            <w:pStyle w:val="afa"/>
            <w:jc w:val="both"/>
          </w:pPr>
        </w:pPrChange>
      </w:pPr>
    </w:p>
    <w:tbl>
      <w:tblPr>
        <w:tblStyle w:val="4-1"/>
        <w:tblW w:w="0" w:type="auto"/>
        <w:tblLook w:val="04A0" w:firstRow="1" w:lastRow="0" w:firstColumn="1" w:lastColumn="0" w:noHBand="0" w:noVBand="1"/>
      </w:tblPr>
      <w:tblGrid>
        <w:gridCol w:w="1413"/>
        <w:gridCol w:w="6883"/>
      </w:tblGrid>
      <w:tr w:rsidR="009341D7" w:rsidRPr="004F5113" w14:paraId="0B5C9482"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54D1B012" w14:textId="73E86C9B" w:rsidR="009341D7" w:rsidRPr="007B51E3" w:rsidRDefault="009341D7" w:rsidP="009341D7">
            <w:pPr>
              <w:pStyle w:val="af3"/>
              <w:rPr>
                <w:rFonts w:ascii="Times New Roman" w:hAnsi="Times New Roman" w:cs="Times New Roman"/>
                <w:rPrChange w:id="851" w:author="黃懷萱" w:date="2022-12-20T14:59:00Z">
                  <w:rPr/>
                </w:rPrChange>
              </w:rPr>
            </w:pPr>
            <w:r w:rsidRPr="007B51E3">
              <w:rPr>
                <w:rFonts w:ascii="Times New Roman" w:hAnsi="Times New Roman" w:cs="Times New Roman"/>
                <w:rPrChange w:id="852" w:author="黃懷萱" w:date="2022-12-20T14:59:00Z">
                  <w:rPr/>
                </w:rPrChange>
              </w:rPr>
              <w:t>Internet API functional requirement</w:t>
            </w:r>
          </w:p>
        </w:tc>
      </w:tr>
      <w:tr w:rsidR="009341D7" w:rsidRPr="004F5113" w14:paraId="061752DD"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B9FD44" w14:textId="77777777" w:rsidR="009341D7" w:rsidRPr="004F5113" w:rsidRDefault="009341D7" w:rsidP="009341D7">
            <w:pPr>
              <w:pStyle w:val="af3"/>
            </w:pPr>
            <w:r>
              <w:rPr>
                <w:rFonts w:hint="eastAsia"/>
              </w:rPr>
              <w:t>IAFR1</w:t>
            </w:r>
          </w:p>
        </w:tc>
        <w:tc>
          <w:tcPr>
            <w:tcW w:w="6883" w:type="dxa"/>
          </w:tcPr>
          <w:p w14:paraId="6F3602D3" w14:textId="77777777" w:rsidR="009341D7" w:rsidRPr="007B51E3" w:rsidRDefault="009341D7" w:rsidP="009341D7">
            <w:pPr>
              <w:pStyle w:val="af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853" w:author="黃懷萱" w:date="2022-12-20T14:59:00Z">
                  <w:rPr/>
                </w:rPrChange>
              </w:rPr>
            </w:pPr>
            <w:r w:rsidRPr="007B51E3">
              <w:rPr>
                <w:rFonts w:ascii="Times New Roman" w:hAnsi="Times New Roman" w:cs="Times New Roman" w:hint="eastAsia"/>
                <w:rPrChange w:id="854" w:author="黃懷萱" w:date="2022-12-20T14:59:00Z">
                  <w:rPr>
                    <w:rFonts w:hint="eastAsia"/>
                  </w:rPr>
                </w:rPrChange>
              </w:rPr>
              <w:t>抓取天氣資訊</w:t>
            </w:r>
          </w:p>
        </w:tc>
      </w:tr>
      <w:tr w:rsidR="009341D7" w:rsidRPr="004F5113" w14:paraId="6AA32CE2"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7D2A5A7" w14:textId="77777777" w:rsidR="009341D7" w:rsidRPr="004F5113" w:rsidRDefault="009341D7" w:rsidP="009341D7">
            <w:pPr>
              <w:pStyle w:val="af3"/>
              <w:rPr>
                <w:rFonts w:cs="Times New Roman"/>
                <w:b w:val="0"/>
                <w:bCs/>
              </w:rPr>
            </w:pPr>
          </w:p>
        </w:tc>
        <w:tc>
          <w:tcPr>
            <w:tcW w:w="6883" w:type="dxa"/>
          </w:tcPr>
          <w:p w14:paraId="7729C870" w14:textId="2EE57B43" w:rsidR="009341D7" w:rsidRPr="00357449" w:rsidRDefault="009341D7" w:rsidP="00357449">
            <w:pPr>
              <w:pStyle w:val="af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val="0"/>
                <w:kern w:val="2"/>
                <w:szCs w:val="22"/>
                <w:lang w:val="en-US"/>
                <w:rPrChange w:id="855" w:author="黃懷萱" w:date="2022-12-20T15:27:00Z">
                  <w:rPr/>
                </w:rPrChange>
              </w:rPr>
            </w:pPr>
            <w:r w:rsidRPr="00357449">
              <w:rPr>
                <w:rFonts w:ascii="Times New Roman" w:hAnsi="Times New Roman" w:cs="Times New Roman" w:hint="eastAsia"/>
                <w:bCs w:val="0"/>
                <w:kern w:val="2"/>
                <w:szCs w:val="22"/>
                <w:lang w:val="en-US"/>
                <w:rPrChange w:id="856" w:author="黃懷萱" w:date="2022-12-20T15:27:00Z">
                  <w:rPr>
                    <w:rFonts w:hint="eastAsia"/>
                  </w:rPr>
                </w:rPrChange>
              </w:rPr>
              <w:t>使用爬蟲與中央氣象局提供之</w:t>
            </w:r>
            <w:r w:rsidRPr="00357449">
              <w:rPr>
                <w:rFonts w:ascii="Times New Roman" w:hAnsi="Times New Roman" w:cs="Times New Roman"/>
                <w:bCs w:val="0"/>
                <w:kern w:val="2"/>
                <w:szCs w:val="22"/>
                <w:lang w:val="en-US"/>
                <w:rPrChange w:id="857" w:author="黃懷萱" w:date="2022-12-20T15:27:00Z">
                  <w:rPr/>
                </w:rPrChange>
              </w:rPr>
              <w:t>API</w:t>
            </w:r>
            <w:r w:rsidRPr="00357449">
              <w:rPr>
                <w:rFonts w:ascii="Times New Roman" w:hAnsi="Times New Roman" w:cs="Times New Roman" w:hint="eastAsia"/>
                <w:bCs w:val="0"/>
                <w:kern w:val="2"/>
                <w:szCs w:val="22"/>
                <w:lang w:val="en-US"/>
                <w:rPrChange w:id="858" w:author="黃懷萱" w:date="2022-12-20T15:27:00Z">
                  <w:rPr>
                    <w:rFonts w:hint="eastAsia"/>
                  </w:rPr>
                </w:rPrChange>
              </w:rPr>
              <w:t>獲取</w:t>
            </w:r>
            <w:ins w:id="859" w:author="黃懷萱" w:date="2022-12-20T14:59:00Z">
              <w:r w:rsidR="007B51E3" w:rsidRPr="00357449">
                <w:rPr>
                  <w:rFonts w:ascii="Times New Roman" w:hAnsi="Times New Roman" w:cs="Times New Roman" w:hint="eastAsia"/>
                  <w:bCs w:val="0"/>
                  <w:kern w:val="2"/>
                  <w:szCs w:val="22"/>
                  <w:lang w:val="en-US"/>
                  <w:rPrChange w:id="860" w:author="黃懷萱" w:date="2022-12-20T15:27:00Z">
                    <w:rPr>
                      <w:rFonts w:ascii="Times New Roman" w:hAnsi="Times New Roman" w:cs="Times New Roman" w:hint="eastAsia"/>
                    </w:rPr>
                  </w:rPrChange>
                </w:rPr>
                <w:t>該鄉鎮</w:t>
              </w:r>
            </w:ins>
            <w:del w:id="861" w:author="黃懷萱" w:date="2022-12-20T14:59:00Z">
              <w:r w:rsidRPr="00357449" w:rsidDel="007B51E3">
                <w:rPr>
                  <w:rFonts w:ascii="Times New Roman" w:hAnsi="Times New Roman" w:cs="Times New Roman" w:hint="eastAsia"/>
                  <w:bCs w:val="0"/>
                  <w:kern w:val="2"/>
                  <w:szCs w:val="22"/>
                  <w:lang w:val="en-US"/>
                  <w:rPrChange w:id="862" w:author="黃懷萱" w:date="2022-12-20T15:27:00Z">
                    <w:rPr>
                      <w:rFonts w:hint="eastAsia"/>
                    </w:rPr>
                  </w:rPrChange>
                </w:rPr>
                <w:delText>所有站別</w:delText>
              </w:r>
            </w:del>
            <w:r w:rsidRPr="00357449">
              <w:rPr>
                <w:rFonts w:ascii="Times New Roman" w:hAnsi="Times New Roman" w:cs="Times New Roman" w:hint="eastAsia"/>
                <w:bCs w:val="0"/>
                <w:kern w:val="2"/>
                <w:szCs w:val="22"/>
                <w:lang w:val="en-US"/>
                <w:rPrChange w:id="863" w:author="黃懷萱" w:date="2022-12-20T15:27:00Z">
                  <w:rPr>
                    <w:rFonts w:hint="eastAsia"/>
                  </w:rPr>
                </w:rPrChange>
              </w:rPr>
              <w:t>的天氣資</w:t>
            </w:r>
            <w:ins w:id="864" w:author="黃懷萱" w:date="2022-12-20T14:59:00Z">
              <w:r w:rsidR="007B51E3" w:rsidRPr="00357449">
                <w:rPr>
                  <w:rFonts w:ascii="Times New Roman" w:hAnsi="Times New Roman" w:cs="Times New Roman" w:hint="eastAsia"/>
                  <w:bCs w:val="0"/>
                  <w:kern w:val="2"/>
                  <w:szCs w:val="22"/>
                  <w:lang w:val="en-US"/>
                  <w:rPrChange w:id="865" w:author="黃懷萱" w:date="2022-12-20T15:27:00Z">
                    <w:rPr>
                      <w:rFonts w:ascii="Times New Roman" w:hAnsi="Times New Roman" w:cs="Times New Roman" w:hint="eastAsia"/>
                    </w:rPr>
                  </w:rPrChange>
                </w:rPr>
                <w:t>訊，這些</w:t>
              </w:r>
            </w:ins>
            <w:del w:id="866" w:author="黃懷萱" w:date="2022-12-20T14:59:00Z">
              <w:r w:rsidRPr="00357449" w:rsidDel="007B51E3">
                <w:rPr>
                  <w:rFonts w:ascii="Times New Roman" w:hAnsi="Times New Roman" w:cs="Times New Roman" w:hint="eastAsia"/>
                  <w:bCs w:val="0"/>
                  <w:kern w:val="2"/>
                  <w:szCs w:val="22"/>
                  <w:lang w:val="en-US"/>
                  <w:rPrChange w:id="867" w:author="黃懷萱" w:date="2022-12-20T15:27:00Z">
                    <w:rPr>
                      <w:rFonts w:hint="eastAsia"/>
                    </w:rPr>
                  </w:rPrChange>
                </w:rPr>
                <w:delText>訊並送入資料庫，</w:delText>
              </w:r>
            </w:del>
            <w:ins w:id="868" w:author="黃懷萱" w:date="2022-12-20T14:59:00Z">
              <w:r w:rsidR="00227EB0" w:rsidRPr="00357449">
                <w:rPr>
                  <w:rFonts w:ascii="Times New Roman" w:hAnsi="Times New Roman" w:cs="Times New Roman" w:hint="eastAsia"/>
                  <w:bCs w:val="0"/>
                  <w:kern w:val="2"/>
                  <w:szCs w:val="22"/>
                  <w:lang w:val="en-US"/>
                  <w:rPrChange w:id="869" w:author="黃懷萱" w:date="2022-12-20T15:27:00Z">
                    <w:rPr>
                      <w:rFonts w:ascii="Times New Roman" w:hAnsi="Times New Roman" w:cs="Times New Roman" w:hint="eastAsia"/>
                    </w:rPr>
                  </w:rPrChange>
                </w:rPr>
                <w:t>資訊</w:t>
              </w:r>
            </w:ins>
            <w:del w:id="870" w:author="黃懷萱" w:date="2022-12-20T14:59:00Z">
              <w:r w:rsidRPr="00357449" w:rsidDel="00227EB0">
                <w:rPr>
                  <w:rFonts w:ascii="Times New Roman" w:hAnsi="Times New Roman" w:cs="Times New Roman" w:hint="eastAsia"/>
                  <w:bCs w:val="0"/>
                  <w:kern w:val="2"/>
                  <w:szCs w:val="22"/>
                  <w:lang w:val="en-US"/>
                  <w:rPrChange w:id="871" w:author="黃懷萱" w:date="2022-12-20T15:27:00Z">
                    <w:rPr>
                      <w:rFonts w:hint="eastAsia"/>
                    </w:rPr>
                  </w:rPrChange>
                </w:rPr>
                <w:delText>資料</w:delText>
              </w:r>
            </w:del>
            <w:r w:rsidRPr="00357449">
              <w:rPr>
                <w:rFonts w:ascii="Times New Roman" w:hAnsi="Times New Roman" w:cs="Times New Roman" w:hint="eastAsia"/>
                <w:bCs w:val="0"/>
                <w:kern w:val="2"/>
                <w:szCs w:val="22"/>
                <w:lang w:val="en-US"/>
                <w:rPrChange w:id="872" w:author="黃懷萱" w:date="2022-12-20T15:27:00Z">
                  <w:rPr>
                    <w:rFonts w:hint="eastAsia"/>
                  </w:rPr>
                </w:rPrChange>
              </w:rPr>
              <w:t>包含</w:t>
            </w:r>
            <w:ins w:id="873" w:author="黃懷萱" w:date="2022-12-20T14:59:00Z">
              <w:r w:rsidR="00350EE8" w:rsidRPr="00357449">
                <w:rPr>
                  <w:rFonts w:ascii="Times New Roman" w:hAnsi="Times New Roman" w:cs="Times New Roman"/>
                  <w:bCs w:val="0"/>
                  <w:kern w:val="2"/>
                  <w:szCs w:val="22"/>
                  <w:lang w:val="en-US"/>
                  <w:rPrChange w:id="874" w:author="黃懷萱" w:date="2022-12-20T15:27:00Z">
                    <w:rPr/>
                  </w:rPrChange>
                </w:rPr>
                <w:t>：</w:t>
              </w:r>
            </w:ins>
            <w:del w:id="875" w:author="黃懷萱" w:date="2022-12-20T14:59:00Z">
              <w:r w:rsidRPr="00357449" w:rsidDel="00350EE8">
                <w:rPr>
                  <w:rFonts w:ascii="Times New Roman" w:hAnsi="Times New Roman" w:cs="Times New Roman"/>
                  <w:bCs w:val="0"/>
                  <w:kern w:val="2"/>
                  <w:szCs w:val="22"/>
                  <w:lang w:val="en-US"/>
                  <w:rPrChange w:id="876" w:author="黃懷萱" w:date="2022-12-20T15:27:00Z">
                    <w:rPr/>
                  </w:rPrChange>
                </w:rPr>
                <w:delText>:</w:delText>
              </w:r>
            </w:del>
          </w:p>
          <w:p w14:paraId="6CD7F0C7" w14:textId="3ACC1888" w:rsidR="00FC1E81" w:rsidRPr="005428C1" w:rsidRDefault="009341D7">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877" w:author="黃懷萱" w:date="2022-12-20T14:58:00Z"/>
                <w:rFonts w:ascii="Times New Roman" w:hAnsi="Times New Roman" w:cs="Times New Roman"/>
                <w:rPrChange w:id="878" w:author="黃懷萱" w:date="2022-12-20T15:28:00Z">
                  <w:rPr>
                    <w:ins w:id="879" w:author="黃懷萱" w:date="2022-12-20T14:58:00Z"/>
                  </w:rPr>
                </w:rPrChange>
              </w:rPr>
              <w:pPrChange w:id="880"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del w:id="881" w:author="黃懷萱" w:date="2022-12-20T14:58:00Z">
              <w:r w:rsidRPr="005428C1" w:rsidDel="00FC1E81">
                <w:rPr>
                  <w:rFonts w:ascii="Times New Roman" w:hAnsi="Times New Roman" w:cs="Times New Roman"/>
                  <w:rPrChange w:id="882" w:author="黃懷萱" w:date="2022-12-20T15:28:00Z">
                    <w:rPr/>
                  </w:rPrChange>
                </w:rPr>
                <w:delText>1.</w:delText>
              </w:r>
            </w:del>
            <w:ins w:id="883" w:author="黃懷萱" w:date="2022-12-20T14:58:00Z">
              <w:r w:rsidR="00FC1E81" w:rsidRPr="005428C1">
                <w:rPr>
                  <w:rFonts w:ascii="Times New Roman" w:hAnsi="Times New Roman" w:cs="Times New Roman"/>
                  <w:rPrChange w:id="884" w:author="黃懷萱" w:date="2022-12-20T15:28:00Z">
                    <w:rPr/>
                  </w:rPrChange>
                </w:rPr>
                <w:t xml:space="preserve">T </w:t>
              </w:r>
              <w:r w:rsidR="00FC1E81" w:rsidRPr="005428C1">
                <w:rPr>
                  <w:rFonts w:ascii="Times New Roman" w:hAnsi="Times New Roman" w:cs="Times New Roman" w:hint="eastAsia"/>
                  <w:rPrChange w:id="885" w:author="黃懷萱" w:date="2022-12-20T15:28:00Z">
                    <w:rPr>
                      <w:rFonts w:hint="eastAsia"/>
                    </w:rPr>
                  </w:rPrChange>
                </w:rPr>
                <w:t>溫度</w:t>
              </w:r>
            </w:ins>
          </w:p>
          <w:p w14:paraId="333CEB6B" w14:textId="77777777" w:rsidR="00FC1E81" w:rsidRPr="005428C1" w:rsidRDefault="00FC1E81">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886" w:author="黃懷萱" w:date="2022-12-20T14:58:00Z"/>
                <w:rFonts w:ascii="Times New Roman" w:hAnsi="Times New Roman" w:cs="Times New Roman"/>
                <w:rPrChange w:id="887" w:author="黃懷萱" w:date="2022-12-20T15:28:00Z">
                  <w:rPr>
                    <w:ins w:id="888" w:author="黃懷萱" w:date="2022-12-20T14:58:00Z"/>
                  </w:rPr>
                </w:rPrChange>
              </w:rPr>
              <w:pPrChange w:id="889"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ins w:id="890" w:author="黃懷萱" w:date="2022-12-20T14:58:00Z">
              <w:r w:rsidRPr="005428C1">
                <w:rPr>
                  <w:rFonts w:ascii="Times New Roman" w:hAnsi="Times New Roman" w:cs="Times New Roman"/>
                  <w:rPrChange w:id="891" w:author="黃懷萱" w:date="2022-12-20T15:28:00Z">
                    <w:rPr/>
                  </w:rPrChange>
                </w:rPr>
                <w:t xml:space="preserve">AT </w:t>
              </w:r>
              <w:r w:rsidRPr="005428C1">
                <w:rPr>
                  <w:rFonts w:ascii="Times New Roman" w:hAnsi="Times New Roman" w:cs="Times New Roman" w:hint="eastAsia"/>
                  <w:rPrChange w:id="892" w:author="黃懷萱" w:date="2022-12-20T15:28:00Z">
                    <w:rPr>
                      <w:rFonts w:hint="eastAsia"/>
                    </w:rPr>
                  </w:rPrChange>
                </w:rPr>
                <w:t>體感溫度</w:t>
              </w:r>
            </w:ins>
          </w:p>
          <w:p w14:paraId="43203BB7" w14:textId="77777777" w:rsidR="00FC1E81" w:rsidRPr="005428C1" w:rsidRDefault="00FC1E81">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893" w:author="黃懷萱" w:date="2022-12-20T14:58:00Z"/>
                <w:rFonts w:ascii="Times New Roman" w:hAnsi="Times New Roman" w:cs="Times New Roman"/>
                <w:rPrChange w:id="894" w:author="黃懷萱" w:date="2022-12-20T15:28:00Z">
                  <w:rPr>
                    <w:ins w:id="895" w:author="黃懷萱" w:date="2022-12-20T14:58:00Z"/>
                  </w:rPr>
                </w:rPrChange>
              </w:rPr>
              <w:pPrChange w:id="896"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ins w:id="897" w:author="黃懷萱" w:date="2022-12-20T14:58:00Z">
              <w:r w:rsidRPr="005428C1">
                <w:rPr>
                  <w:rFonts w:ascii="Times New Roman" w:hAnsi="Times New Roman" w:cs="Times New Roman"/>
                  <w:rPrChange w:id="898" w:author="黃懷萱" w:date="2022-12-20T15:28:00Z">
                    <w:rPr/>
                  </w:rPrChange>
                </w:rPr>
                <w:t xml:space="preserve">UVI </w:t>
              </w:r>
              <w:r w:rsidRPr="005428C1">
                <w:rPr>
                  <w:rFonts w:ascii="Times New Roman" w:hAnsi="Times New Roman" w:cs="Times New Roman" w:hint="eastAsia"/>
                  <w:rPrChange w:id="899" w:author="黃懷萱" w:date="2022-12-20T15:28:00Z">
                    <w:rPr>
                      <w:rFonts w:hint="eastAsia"/>
                    </w:rPr>
                  </w:rPrChange>
                </w:rPr>
                <w:t>紫外線指數</w:t>
              </w:r>
            </w:ins>
          </w:p>
          <w:p w14:paraId="469FBF23" w14:textId="77777777" w:rsidR="00FC1E81" w:rsidRPr="005428C1" w:rsidRDefault="00FC1E81">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900" w:author="黃懷萱" w:date="2022-12-20T14:58:00Z"/>
                <w:rFonts w:ascii="Times New Roman" w:hAnsi="Times New Roman" w:cs="Times New Roman"/>
                <w:rPrChange w:id="901" w:author="黃懷萱" w:date="2022-12-20T15:28:00Z">
                  <w:rPr>
                    <w:ins w:id="902" w:author="黃懷萱" w:date="2022-12-20T14:58:00Z"/>
                  </w:rPr>
                </w:rPrChange>
              </w:rPr>
              <w:pPrChange w:id="903"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ins w:id="904" w:author="黃懷萱" w:date="2022-12-20T14:58:00Z">
              <w:r w:rsidRPr="005428C1">
                <w:rPr>
                  <w:rFonts w:ascii="Times New Roman" w:hAnsi="Times New Roman" w:cs="Times New Roman"/>
                  <w:rPrChange w:id="905" w:author="黃懷萱" w:date="2022-12-20T15:28:00Z">
                    <w:rPr/>
                  </w:rPrChange>
                </w:rPr>
                <w:t xml:space="preserve">MaxAT </w:t>
              </w:r>
              <w:r w:rsidRPr="005428C1">
                <w:rPr>
                  <w:rFonts w:ascii="Times New Roman" w:hAnsi="Times New Roman" w:cs="Times New Roman" w:hint="eastAsia"/>
                  <w:rPrChange w:id="906" w:author="黃懷萱" w:date="2022-12-20T15:28:00Z">
                    <w:rPr>
                      <w:rFonts w:hint="eastAsia"/>
                    </w:rPr>
                  </w:rPrChange>
                </w:rPr>
                <w:t>最高體感溫度</w:t>
              </w:r>
            </w:ins>
          </w:p>
          <w:p w14:paraId="79746B84" w14:textId="77777777" w:rsidR="00FC1E81" w:rsidRPr="005428C1" w:rsidRDefault="00FC1E81">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907" w:author="黃懷萱" w:date="2022-12-20T14:58:00Z"/>
                <w:rFonts w:ascii="Times New Roman" w:hAnsi="Times New Roman" w:cs="Times New Roman"/>
                <w:rPrChange w:id="908" w:author="黃懷萱" w:date="2022-12-20T15:28:00Z">
                  <w:rPr>
                    <w:ins w:id="909" w:author="黃懷萱" w:date="2022-12-20T14:58:00Z"/>
                  </w:rPr>
                </w:rPrChange>
              </w:rPr>
              <w:pPrChange w:id="910"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ins w:id="911" w:author="黃懷萱" w:date="2022-12-20T14:58:00Z">
              <w:r w:rsidRPr="005428C1">
                <w:rPr>
                  <w:rFonts w:ascii="Times New Roman" w:hAnsi="Times New Roman" w:cs="Times New Roman"/>
                  <w:rPrChange w:id="912" w:author="黃懷萱" w:date="2022-12-20T15:28:00Z">
                    <w:rPr/>
                  </w:rPrChange>
                </w:rPr>
                <w:t xml:space="preserve">MinAT </w:t>
              </w:r>
              <w:r w:rsidRPr="005428C1">
                <w:rPr>
                  <w:rFonts w:ascii="Times New Roman" w:hAnsi="Times New Roman" w:cs="Times New Roman" w:hint="eastAsia"/>
                  <w:rPrChange w:id="913" w:author="黃懷萱" w:date="2022-12-20T15:28:00Z">
                    <w:rPr>
                      <w:rFonts w:hint="eastAsia"/>
                    </w:rPr>
                  </w:rPrChange>
                </w:rPr>
                <w:t>最低體感溫度</w:t>
              </w:r>
            </w:ins>
          </w:p>
          <w:p w14:paraId="024DA3F0" w14:textId="77777777" w:rsidR="00FC1E81" w:rsidRPr="005428C1" w:rsidRDefault="00FC1E81">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914" w:author="黃懷萱" w:date="2022-12-20T14:58:00Z"/>
                <w:rFonts w:ascii="Times New Roman" w:hAnsi="Times New Roman" w:cs="Times New Roman"/>
                <w:rPrChange w:id="915" w:author="黃懷萱" w:date="2022-12-20T15:28:00Z">
                  <w:rPr>
                    <w:ins w:id="916" w:author="黃懷萱" w:date="2022-12-20T14:58:00Z"/>
                  </w:rPr>
                </w:rPrChange>
              </w:rPr>
              <w:pPrChange w:id="917"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ins w:id="918" w:author="黃懷萱" w:date="2022-12-20T14:58:00Z">
              <w:r w:rsidRPr="005428C1">
                <w:rPr>
                  <w:rFonts w:ascii="Times New Roman" w:hAnsi="Times New Roman" w:cs="Times New Roman"/>
                  <w:rPrChange w:id="919" w:author="黃懷萱" w:date="2022-12-20T15:28:00Z">
                    <w:rPr/>
                  </w:rPrChange>
                </w:rPr>
                <w:t xml:space="preserve">Wx </w:t>
              </w:r>
              <w:r w:rsidRPr="005428C1">
                <w:rPr>
                  <w:rFonts w:ascii="Times New Roman" w:hAnsi="Times New Roman" w:cs="Times New Roman" w:hint="eastAsia"/>
                  <w:rPrChange w:id="920" w:author="黃懷萱" w:date="2022-12-20T15:28:00Z">
                    <w:rPr>
                      <w:rFonts w:hint="eastAsia"/>
                    </w:rPr>
                  </w:rPrChange>
                </w:rPr>
                <w:t>天氣現象</w:t>
              </w:r>
            </w:ins>
          </w:p>
          <w:p w14:paraId="7796E0C3" w14:textId="77777777" w:rsidR="00FC1E81" w:rsidRPr="005428C1" w:rsidRDefault="00FC1E81">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921" w:author="黃懷萱" w:date="2022-12-20T14:58:00Z"/>
                <w:rFonts w:ascii="Times New Roman" w:hAnsi="Times New Roman" w:cs="Times New Roman"/>
                <w:rPrChange w:id="922" w:author="黃懷萱" w:date="2022-12-20T15:28:00Z">
                  <w:rPr>
                    <w:ins w:id="923" w:author="黃懷萱" w:date="2022-12-20T14:58:00Z"/>
                  </w:rPr>
                </w:rPrChange>
              </w:rPr>
              <w:pPrChange w:id="924"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ins w:id="925" w:author="黃懷萱" w:date="2022-12-20T14:58:00Z">
              <w:r w:rsidRPr="005428C1">
                <w:rPr>
                  <w:rFonts w:ascii="Times New Roman" w:hAnsi="Times New Roman" w:cs="Times New Roman"/>
                  <w:rPrChange w:id="926" w:author="黃懷萱" w:date="2022-12-20T15:28:00Z">
                    <w:rPr/>
                  </w:rPrChange>
                </w:rPr>
                <w:t xml:space="preserve">WS </w:t>
              </w:r>
              <w:r w:rsidRPr="005428C1">
                <w:rPr>
                  <w:rFonts w:ascii="Times New Roman" w:hAnsi="Times New Roman" w:cs="Times New Roman" w:hint="eastAsia"/>
                  <w:rPrChange w:id="927" w:author="黃懷萱" w:date="2022-12-20T15:28:00Z">
                    <w:rPr>
                      <w:rFonts w:hint="eastAsia"/>
                    </w:rPr>
                  </w:rPrChange>
                </w:rPr>
                <w:t>風速</w:t>
              </w:r>
            </w:ins>
          </w:p>
          <w:p w14:paraId="723989FB" w14:textId="77777777" w:rsidR="00FC1E81" w:rsidRPr="005428C1" w:rsidRDefault="00FC1E81">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928" w:author="黃懷萱" w:date="2022-12-20T14:58:00Z"/>
                <w:rFonts w:ascii="Times New Roman" w:hAnsi="Times New Roman" w:cs="Times New Roman"/>
                <w:rPrChange w:id="929" w:author="黃懷萱" w:date="2022-12-20T15:28:00Z">
                  <w:rPr>
                    <w:ins w:id="930" w:author="黃懷萱" w:date="2022-12-20T14:58:00Z"/>
                  </w:rPr>
                </w:rPrChange>
              </w:rPr>
              <w:pPrChange w:id="931"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ins w:id="932" w:author="黃懷萱" w:date="2022-12-20T14:58:00Z">
              <w:r w:rsidRPr="005428C1">
                <w:rPr>
                  <w:rFonts w:ascii="Times New Roman" w:hAnsi="Times New Roman" w:cs="Times New Roman"/>
                  <w:rPrChange w:id="933" w:author="黃懷萱" w:date="2022-12-20T15:28:00Z">
                    <w:rPr/>
                  </w:rPrChange>
                </w:rPr>
                <w:t xml:space="preserve">RH </w:t>
              </w:r>
              <w:r w:rsidRPr="005428C1">
                <w:rPr>
                  <w:rFonts w:ascii="Times New Roman" w:hAnsi="Times New Roman" w:cs="Times New Roman" w:hint="eastAsia"/>
                  <w:rPrChange w:id="934" w:author="黃懷萱" w:date="2022-12-20T15:28:00Z">
                    <w:rPr>
                      <w:rFonts w:hint="eastAsia"/>
                    </w:rPr>
                  </w:rPrChange>
                </w:rPr>
                <w:t>相對溼度</w:t>
              </w:r>
            </w:ins>
          </w:p>
          <w:p w14:paraId="0389135A" w14:textId="59443BA6" w:rsidR="00FC1E81" w:rsidRPr="005428C1" w:rsidRDefault="00FC1E81">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935" w:author="黃懷萱" w:date="2022-12-20T14:58:00Z"/>
                <w:rFonts w:ascii="Times New Roman" w:hAnsi="Times New Roman" w:cs="Times New Roman"/>
                <w:rPrChange w:id="936" w:author="黃懷萱" w:date="2022-12-20T15:28:00Z">
                  <w:rPr>
                    <w:ins w:id="937" w:author="黃懷萱" w:date="2022-12-20T14:58:00Z"/>
                  </w:rPr>
                </w:rPrChange>
              </w:rPr>
              <w:pPrChange w:id="938" w:author="黃懷萱" w:date="2022-12-20T15:28:00Z">
                <w:pPr>
                  <w:pStyle w:val="af3"/>
                  <w:numPr>
                    <w:numId w:val="45"/>
                  </w:numPr>
                  <w:ind w:left="480" w:hanging="480"/>
                  <w:cnfStyle w:val="000000000000" w:firstRow="0" w:lastRow="0" w:firstColumn="0" w:lastColumn="0" w:oddVBand="0" w:evenVBand="0" w:oddHBand="0" w:evenHBand="0" w:firstRowFirstColumn="0" w:firstRowLastColumn="0" w:lastRowFirstColumn="0" w:lastRowLastColumn="0"/>
                </w:pPr>
              </w:pPrChange>
            </w:pPr>
            <w:ins w:id="939" w:author="黃懷萱" w:date="2022-12-20T14:58:00Z">
              <w:r w:rsidRPr="005428C1">
                <w:rPr>
                  <w:rFonts w:ascii="Times New Roman" w:hAnsi="Times New Roman" w:cs="Times New Roman"/>
                  <w:rPrChange w:id="940" w:author="黃懷萱" w:date="2022-12-20T15:28:00Z">
                    <w:rPr/>
                  </w:rPrChange>
                </w:rPr>
                <w:t xml:space="preserve">PoP12h </w:t>
              </w:r>
              <w:r w:rsidRPr="005428C1">
                <w:rPr>
                  <w:rFonts w:ascii="Times New Roman" w:hAnsi="Times New Roman" w:cs="Times New Roman" w:hint="eastAsia"/>
                  <w:rPrChange w:id="941" w:author="黃懷萱" w:date="2022-12-20T15:28:00Z">
                    <w:rPr>
                      <w:rFonts w:hint="eastAsia"/>
                    </w:rPr>
                  </w:rPrChange>
                </w:rPr>
                <w:t>降雨機率</w:t>
              </w:r>
            </w:ins>
          </w:p>
          <w:p w14:paraId="29B133A3" w14:textId="7D2915A9" w:rsidR="00FC1E81" w:rsidRPr="005428C1" w:rsidRDefault="00FC1E81">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ins w:id="942" w:author="黃懷萱" w:date="2022-12-20T14:58:00Z"/>
                <w:rFonts w:ascii="Times New Roman" w:hAnsi="Times New Roman" w:cs="Times New Roman"/>
                <w:rPrChange w:id="943" w:author="黃懷萱" w:date="2022-12-20T15:28:00Z">
                  <w:rPr>
                    <w:ins w:id="944" w:author="黃懷萱" w:date="2022-12-20T14:58:00Z"/>
                  </w:rPr>
                </w:rPrChange>
              </w:rPr>
              <w:pPrChange w:id="945"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ins w:id="946" w:author="黃懷萱" w:date="2022-12-20T14:58:00Z">
              <w:r w:rsidRPr="005428C1">
                <w:rPr>
                  <w:rFonts w:ascii="Times New Roman" w:hAnsi="Times New Roman" w:cs="Times New Roman"/>
                  <w:rPrChange w:id="947" w:author="黃懷萱" w:date="2022-12-20T15:28:00Z">
                    <w:rPr/>
                  </w:rPrChange>
                </w:rPr>
                <w:t>Ci</w:t>
              </w:r>
              <w:r w:rsidRPr="005428C1">
                <w:rPr>
                  <w:rFonts w:ascii="Times New Roman" w:hAnsi="Times New Roman" w:cs="Times New Roman"/>
                  <w:rPrChange w:id="948" w:author="黃懷萱" w:date="2022-12-20T15:28:00Z">
                    <w:rPr/>
                  </w:rPrChange>
                </w:rPr>
                <w:t>舒適度</w:t>
              </w:r>
            </w:ins>
          </w:p>
          <w:p w14:paraId="18FB698D" w14:textId="0FA4688B" w:rsidR="009341D7" w:rsidRPr="00357449" w:rsidDel="00FC1E81" w:rsidRDefault="00BF7003">
            <w:pPr>
              <w:pStyle w:val="af3"/>
              <w:numPr>
                <w:ilvl w:val="0"/>
                <w:numId w:val="45"/>
              </w:numPr>
              <w:cnfStyle w:val="000000000000" w:firstRow="0" w:lastRow="0" w:firstColumn="0" w:lastColumn="0" w:oddVBand="0" w:evenVBand="0" w:oddHBand="0" w:evenHBand="0" w:firstRowFirstColumn="0" w:firstRowLastColumn="0" w:lastRowFirstColumn="0" w:lastRowLastColumn="0"/>
              <w:rPr>
                <w:del w:id="949" w:author="黃懷萱" w:date="2022-12-20T14:58:00Z"/>
                <w:rFonts w:ascii="Times New Roman" w:hAnsi="Times New Roman" w:cs="Times New Roman"/>
                <w:bCs w:val="0"/>
                <w:kern w:val="2"/>
                <w:szCs w:val="22"/>
                <w:lang w:val="en-US"/>
                <w:rPrChange w:id="950" w:author="黃懷萱" w:date="2022-12-20T15:27:00Z">
                  <w:rPr>
                    <w:del w:id="951" w:author="黃懷萱" w:date="2022-12-20T14:58:00Z"/>
                  </w:rPr>
                </w:rPrChange>
              </w:rPr>
              <w:pPrChange w:id="952" w:author="黃懷萱" w:date="2022-12-20T15:27:00Z">
                <w:pPr>
                  <w:pStyle w:val="af3"/>
                  <w:cnfStyle w:val="000000000000" w:firstRow="0" w:lastRow="0" w:firstColumn="0" w:lastColumn="0" w:oddVBand="0" w:evenVBand="0" w:oddHBand="0" w:evenHBand="0" w:firstRowFirstColumn="0" w:firstRowLastColumn="0" w:lastRowFirstColumn="0" w:lastRowLastColumn="0"/>
                </w:pPr>
              </w:pPrChange>
            </w:pPr>
            <w:ins w:id="953" w:author="黃懷萱" w:date="2022-12-20T15:00:00Z">
              <w:r w:rsidRPr="00357449">
                <w:rPr>
                  <w:rFonts w:ascii="Times New Roman" w:hAnsi="Times New Roman" w:cs="Times New Roman" w:hint="eastAsia"/>
                  <w:bCs w:val="0"/>
                  <w:kern w:val="2"/>
                  <w:szCs w:val="22"/>
                  <w:lang w:val="en-US"/>
                  <w:rPrChange w:id="954" w:author="黃懷萱" w:date="2022-12-20T15:27:00Z">
                    <w:rPr>
                      <w:rFonts w:ascii="Times New Roman" w:hAnsi="Times New Roman" w:cs="Times New Roman" w:hint="eastAsia"/>
                      <w:bCs w:val="0"/>
                    </w:rPr>
                  </w:rPrChange>
                </w:rPr>
                <w:t>上述這些將會針對單一鄉鎮（區）獲取該單位的天氣資料，而非一個縣市。</w:t>
              </w:r>
            </w:ins>
            <w:del w:id="955" w:author="黃懷萱" w:date="2022-12-20T14:58:00Z">
              <w:r w:rsidR="009341D7" w:rsidRPr="00357449" w:rsidDel="00FC1E81">
                <w:rPr>
                  <w:rFonts w:ascii="Times New Roman" w:hAnsi="Times New Roman" w:cs="Times New Roman" w:hint="eastAsia"/>
                  <w:bCs w:val="0"/>
                  <w:kern w:val="2"/>
                  <w:szCs w:val="22"/>
                  <w:lang w:val="en-US"/>
                  <w:rPrChange w:id="956" w:author="黃懷萱" w:date="2022-12-20T15:27:00Z">
                    <w:rPr>
                      <w:rFonts w:hint="eastAsia"/>
                      <w:bCs w:val="0"/>
                    </w:rPr>
                  </w:rPrChange>
                </w:rPr>
                <w:delText>溫度</w:delText>
              </w:r>
            </w:del>
          </w:p>
          <w:p w14:paraId="000CF941" w14:textId="5781C3A5" w:rsidR="009341D7" w:rsidRPr="00357449" w:rsidDel="00FC1E81" w:rsidRDefault="009341D7">
            <w:pPr>
              <w:pStyle w:val="af3"/>
              <w:cnfStyle w:val="000000000000" w:firstRow="0" w:lastRow="0" w:firstColumn="0" w:lastColumn="0" w:oddVBand="0" w:evenVBand="0" w:oddHBand="0" w:evenHBand="0" w:firstRowFirstColumn="0" w:firstRowLastColumn="0" w:lastRowFirstColumn="0" w:lastRowLastColumn="0"/>
              <w:rPr>
                <w:del w:id="957" w:author="黃懷萱" w:date="2022-12-20T14:58:00Z"/>
                <w:rFonts w:ascii="Times New Roman" w:hAnsi="Times New Roman" w:cs="Times New Roman"/>
                <w:bCs w:val="0"/>
                <w:kern w:val="2"/>
                <w:szCs w:val="22"/>
                <w:lang w:val="en-US"/>
                <w:rPrChange w:id="958" w:author="黃懷萱" w:date="2022-12-20T15:27:00Z">
                  <w:rPr>
                    <w:del w:id="959" w:author="黃懷萱" w:date="2022-12-20T14:58:00Z"/>
                  </w:rPr>
                </w:rPrChange>
              </w:rPr>
            </w:pPr>
            <w:del w:id="960" w:author="黃懷萱" w:date="2022-12-20T14:58:00Z">
              <w:r w:rsidRPr="00357449" w:rsidDel="00FC1E81">
                <w:rPr>
                  <w:rFonts w:ascii="Times New Roman" w:hAnsi="Times New Roman" w:cs="Times New Roman"/>
                  <w:bCs w:val="0"/>
                  <w:kern w:val="2"/>
                  <w:szCs w:val="22"/>
                  <w:lang w:val="en-US"/>
                  <w:rPrChange w:id="961" w:author="黃懷萱" w:date="2022-12-20T15:27:00Z">
                    <w:rPr>
                      <w:bCs w:val="0"/>
                    </w:rPr>
                  </w:rPrChange>
                </w:rPr>
                <w:delText>2.</w:delText>
              </w:r>
              <w:r w:rsidRPr="00357449" w:rsidDel="00FC1E81">
                <w:rPr>
                  <w:rFonts w:ascii="Times New Roman" w:hAnsi="Times New Roman" w:cs="Times New Roman" w:hint="eastAsia"/>
                  <w:bCs w:val="0"/>
                  <w:kern w:val="2"/>
                  <w:szCs w:val="22"/>
                  <w:lang w:val="en-US"/>
                  <w:rPrChange w:id="962" w:author="黃懷萱" w:date="2022-12-20T15:27:00Z">
                    <w:rPr>
                      <w:rFonts w:hint="eastAsia"/>
                      <w:bCs w:val="0"/>
                    </w:rPr>
                  </w:rPrChange>
                </w:rPr>
                <w:delText>濕度</w:delText>
              </w:r>
            </w:del>
          </w:p>
          <w:p w14:paraId="0CC2DA7B" w14:textId="3FAB6EC5" w:rsidR="009341D7" w:rsidRPr="00357449" w:rsidDel="00FC1E81" w:rsidRDefault="009341D7">
            <w:pPr>
              <w:pStyle w:val="af3"/>
              <w:cnfStyle w:val="000000000000" w:firstRow="0" w:lastRow="0" w:firstColumn="0" w:lastColumn="0" w:oddVBand="0" w:evenVBand="0" w:oddHBand="0" w:evenHBand="0" w:firstRowFirstColumn="0" w:firstRowLastColumn="0" w:lastRowFirstColumn="0" w:lastRowLastColumn="0"/>
              <w:rPr>
                <w:del w:id="963" w:author="黃懷萱" w:date="2022-12-20T14:58:00Z"/>
                <w:rFonts w:ascii="Times New Roman" w:hAnsi="Times New Roman" w:cs="Times New Roman"/>
                <w:bCs w:val="0"/>
                <w:kern w:val="2"/>
                <w:szCs w:val="22"/>
                <w:lang w:val="en-US"/>
                <w:rPrChange w:id="964" w:author="黃懷萱" w:date="2022-12-20T15:27:00Z">
                  <w:rPr>
                    <w:del w:id="965" w:author="黃懷萱" w:date="2022-12-20T14:58:00Z"/>
                  </w:rPr>
                </w:rPrChange>
              </w:rPr>
            </w:pPr>
            <w:del w:id="966" w:author="黃懷萱" w:date="2022-12-20T14:58:00Z">
              <w:r w:rsidRPr="00357449" w:rsidDel="00FC1E81">
                <w:rPr>
                  <w:rFonts w:ascii="Times New Roman" w:hAnsi="Times New Roman" w:cs="Times New Roman"/>
                  <w:bCs w:val="0"/>
                  <w:kern w:val="2"/>
                  <w:szCs w:val="22"/>
                  <w:lang w:val="en-US"/>
                  <w:rPrChange w:id="967" w:author="黃懷萱" w:date="2022-12-20T15:27:00Z">
                    <w:rPr>
                      <w:bCs w:val="0"/>
                    </w:rPr>
                  </w:rPrChange>
                </w:rPr>
                <w:delText>3.</w:delText>
              </w:r>
              <w:r w:rsidRPr="00357449" w:rsidDel="00FC1E81">
                <w:rPr>
                  <w:rFonts w:ascii="Times New Roman" w:hAnsi="Times New Roman" w:cs="Times New Roman" w:hint="eastAsia"/>
                  <w:bCs w:val="0"/>
                  <w:kern w:val="2"/>
                  <w:szCs w:val="22"/>
                  <w:lang w:val="en-US"/>
                  <w:rPrChange w:id="968" w:author="黃懷萱" w:date="2022-12-20T15:27:00Z">
                    <w:rPr>
                      <w:rFonts w:hint="eastAsia"/>
                      <w:bCs w:val="0"/>
                    </w:rPr>
                  </w:rPrChange>
                </w:rPr>
                <w:delText>最高溫</w:delText>
              </w:r>
            </w:del>
          </w:p>
          <w:p w14:paraId="2A444613" w14:textId="18A06CCA" w:rsidR="009341D7" w:rsidRPr="00357449" w:rsidDel="00FC1E81" w:rsidRDefault="009341D7">
            <w:pPr>
              <w:pStyle w:val="af3"/>
              <w:cnfStyle w:val="000000000000" w:firstRow="0" w:lastRow="0" w:firstColumn="0" w:lastColumn="0" w:oddVBand="0" w:evenVBand="0" w:oddHBand="0" w:evenHBand="0" w:firstRowFirstColumn="0" w:firstRowLastColumn="0" w:lastRowFirstColumn="0" w:lastRowLastColumn="0"/>
              <w:rPr>
                <w:del w:id="969" w:author="黃懷萱" w:date="2022-12-20T14:58:00Z"/>
                <w:rFonts w:ascii="Times New Roman" w:hAnsi="Times New Roman" w:cs="Times New Roman"/>
                <w:bCs w:val="0"/>
                <w:kern w:val="2"/>
                <w:szCs w:val="22"/>
                <w:lang w:val="en-US"/>
                <w:rPrChange w:id="970" w:author="黃懷萱" w:date="2022-12-20T15:27:00Z">
                  <w:rPr>
                    <w:del w:id="971" w:author="黃懷萱" w:date="2022-12-20T14:58:00Z"/>
                  </w:rPr>
                </w:rPrChange>
              </w:rPr>
            </w:pPr>
            <w:del w:id="972" w:author="黃懷萱" w:date="2022-12-20T14:58:00Z">
              <w:r w:rsidRPr="00357449" w:rsidDel="00FC1E81">
                <w:rPr>
                  <w:rFonts w:ascii="Times New Roman" w:hAnsi="Times New Roman" w:cs="Times New Roman"/>
                  <w:bCs w:val="0"/>
                  <w:kern w:val="2"/>
                  <w:szCs w:val="22"/>
                  <w:lang w:val="en-US"/>
                  <w:rPrChange w:id="973" w:author="黃懷萱" w:date="2022-12-20T15:27:00Z">
                    <w:rPr>
                      <w:bCs w:val="0"/>
                    </w:rPr>
                  </w:rPrChange>
                </w:rPr>
                <w:delText>4.</w:delText>
              </w:r>
              <w:r w:rsidRPr="00357449" w:rsidDel="00FC1E81">
                <w:rPr>
                  <w:rFonts w:ascii="Times New Roman" w:hAnsi="Times New Roman" w:cs="Times New Roman" w:hint="eastAsia"/>
                  <w:bCs w:val="0"/>
                  <w:kern w:val="2"/>
                  <w:szCs w:val="22"/>
                  <w:lang w:val="en-US"/>
                  <w:rPrChange w:id="974" w:author="黃懷萱" w:date="2022-12-20T15:27:00Z">
                    <w:rPr>
                      <w:rFonts w:hint="eastAsia"/>
                      <w:bCs w:val="0"/>
                    </w:rPr>
                  </w:rPrChange>
                </w:rPr>
                <w:delText>最低溫</w:delText>
              </w:r>
            </w:del>
          </w:p>
          <w:p w14:paraId="1841208A" w14:textId="5C8AC2D3" w:rsidR="009341D7" w:rsidRPr="00357449" w:rsidDel="00FC1E81" w:rsidRDefault="009341D7">
            <w:pPr>
              <w:pStyle w:val="af3"/>
              <w:cnfStyle w:val="000000000000" w:firstRow="0" w:lastRow="0" w:firstColumn="0" w:lastColumn="0" w:oddVBand="0" w:evenVBand="0" w:oddHBand="0" w:evenHBand="0" w:firstRowFirstColumn="0" w:firstRowLastColumn="0" w:lastRowFirstColumn="0" w:lastRowLastColumn="0"/>
              <w:rPr>
                <w:del w:id="975" w:author="黃懷萱" w:date="2022-12-20T14:58:00Z"/>
                <w:rFonts w:ascii="Times New Roman" w:hAnsi="Times New Roman" w:cs="Times New Roman"/>
                <w:bCs w:val="0"/>
                <w:kern w:val="2"/>
                <w:szCs w:val="22"/>
                <w:lang w:val="en-US"/>
                <w:rPrChange w:id="976" w:author="黃懷萱" w:date="2022-12-20T15:27:00Z">
                  <w:rPr>
                    <w:del w:id="977" w:author="黃懷萱" w:date="2022-12-20T14:58:00Z"/>
                  </w:rPr>
                </w:rPrChange>
              </w:rPr>
            </w:pPr>
            <w:del w:id="978" w:author="黃懷萱" w:date="2022-12-20T14:58:00Z">
              <w:r w:rsidRPr="00357449" w:rsidDel="00FC1E81">
                <w:rPr>
                  <w:rFonts w:ascii="Times New Roman" w:hAnsi="Times New Roman" w:cs="Times New Roman"/>
                  <w:bCs w:val="0"/>
                  <w:kern w:val="2"/>
                  <w:szCs w:val="22"/>
                  <w:lang w:val="en-US"/>
                  <w:rPrChange w:id="979" w:author="黃懷萱" w:date="2022-12-20T15:27:00Z">
                    <w:rPr>
                      <w:bCs w:val="0"/>
                    </w:rPr>
                  </w:rPrChange>
                </w:rPr>
                <w:delText>5.</w:delText>
              </w:r>
              <w:r w:rsidRPr="00357449" w:rsidDel="00FC1E81">
                <w:rPr>
                  <w:rFonts w:ascii="Times New Roman" w:hAnsi="Times New Roman" w:cs="Times New Roman" w:hint="eastAsia"/>
                  <w:bCs w:val="0"/>
                  <w:kern w:val="2"/>
                  <w:szCs w:val="22"/>
                  <w:lang w:val="en-US"/>
                  <w:rPrChange w:id="980" w:author="黃懷萱" w:date="2022-12-20T15:27:00Z">
                    <w:rPr>
                      <w:rFonts w:hint="eastAsia"/>
                      <w:bCs w:val="0"/>
                    </w:rPr>
                  </w:rPrChange>
                </w:rPr>
                <w:delText>最高溫時間段</w:delText>
              </w:r>
            </w:del>
          </w:p>
          <w:p w14:paraId="158A0309" w14:textId="6E37C6F1" w:rsidR="009341D7" w:rsidRPr="007B51E3" w:rsidRDefault="009341D7" w:rsidP="00357449">
            <w:pPr>
              <w:pStyle w:val="af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981" w:author="黃懷萱" w:date="2022-12-20T14:59:00Z">
                  <w:rPr/>
                </w:rPrChange>
              </w:rPr>
            </w:pPr>
            <w:del w:id="982" w:author="黃懷萱" w:date="2022-12-20T14:58:00Z">
              <w:r w:rsidRPr="00357449" w:rsidDel="00FC1E81">
                <w:rPr>
                  <w:rFonts w:ascii="Times New Roman" w:hAnsi="Times New Roman" w:cs="Times New Roman"/>
                  <w:bCs w:val="0"/>
                  <w:kern w:val="2"/>
                  <w:szCs w:val="22"/>
                  <w:lang w:val="en-US"/>
                  <w:rPrChange w:id="983" w:author="黃懷萱" w:date="2022-12-20T15:27:00Z">
                    <w:rPr/>
                  </w:rPrChange>
                </w:rPr>
                <w:delText>6.</w:delText>
              </w:r>
              <w:r w:rsidRPr="00357449" w:rsidDel="00FC1E81">
                <w:rPr>
                  <w:rFonts w:ascii="Times New Roman" w:hAnsi="Times New Roman" w:cs="Times New Roman" w:hint="eastAsia"/>
                  <w:bCs w:val="0"/>
                  <w:kern w:val="2"/>
                  <w:szCs w:val="22"/>
                  <w:lang w:val="en-US"/>
                  <w:rPrChange w:id="984" w:author="黃懷萱" w:date="2022-12-20T15:27:00Z">
                    <w:rPr>
                      <w:rFonts w:hint="eastAsia"/>
                    </w:rPr>
                  </w:rPrChange>
                </w:rPr>
                <w:delText>最低溫時間段</w:delText>
              </w:r>
            </w:del>
          </w:p>
        </w:tc>
      </w:tr>
    </w:tbl>
    <w:p w14:paraId="449FB7F4" w14:textId="77777777" w:rsidR="001531E0" w:rsidDel="001531E0" w:rsidRDefault="001531E0" w:rsidP="001531E0">
      <w:pPr>
        <w:pStyle w:val="a4"/>
        <w:keepNext/>
        <w:framePr w:wrap="auto" w:vAnchor="margin" w:yAlign="inline"/>
        <w:rPr>
          <w:del w:id="985" w:author="黃懷萱" w:date="2022-12-20T14:52:00Z"/>
          <w:moveTo w:id="986" w:author="黃懷萱" w:date="2022-12-20T14:52:00Z"/>
        </w:rPr>
      </w:pPr>
      <w:moveToRangeStart w:id="987" w:author="黃懷萱" w:date="2022-12-20T14:52:00Z" w:name="move122440365"/>
      <w:moveTo w:id="988" w:author="黃懷萱" w:date="2022-12-20T14:52:00Z">
        <w:r>
          <w:rPr>
            <w:rFonts w:hint="eastAsia"/>
          </w:rPr>
          <w:lastRenderedPageBreak/>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4</w:t>
        </w:r>
        <w:r>
          <w:rPr>
            <w:b w:val="0"/>
          </w:rPr>
          <w:fldChar w:fldCharType="end"/>
        </w:r>
        <w:r w:rsidRPr="00017092">
          <w:rPr>
            <w:rFonts w:hint="eastAsia"/>
          </w:rPr>
          <w:t>網路</w:t>
        </w:r>
        <w:r w:rsidRPr="00017092">
          <w:rPr>
            <w:rFonts w:hint="eastAsia"/>
          </w:rPr>
          <w:t>API</w:t>
        </w:r>
        <w:r w:rsidRPr="00017092">
          <w:rPr>
            <w:rFonts w:hint="eastAsia"/>
          </w:rPr>
          <w:t>非功能性需求</w:t>
        </w:r>
      </w:moveTo>
    </w:p>
    <w:p w14:paraId="3F19D521" w14:textId="448FB919" w:rsidR="009341D7" w:rsidDel="001531E0" w:rsidRDefault="009341D7" w:rsidP="009341D7">
      <w:pPr>
        <w:pStyle w:val="a4"/>
        <w:keepNext/>
        <w:framePr w:wrap="around" w:hAnchor="page" w:x="4197" w:y="125"/>
        <w:rPr>
          <w:moveFrom w:id="989" w:author="黃懷萱" w:date="2022-12-20T14:52:00Z"/>
        </w:rPr>
      </w:pPr>
      <w:moveFromRangeStart w:id="990" w:author="黃懷萱" w:date="2022-12-20T14:52:00Z" w:name="move122440365"/>
      <w:moveToRangeEnd w:id="987"/>
      <w:moveFrom w:id="991" w:author="黃懷萱" w:date="2022-12-20T14:52:00Z">
        <w:r w:rsidDel="001531E0">
          <w:rPr>
            <w:rFonts w:hint="eastAsia"/>
          </w:rPr>
          <w:t>表</w:t>
        </w:r>
        <w:r w:rsidDel="001531E0">
          <w:rPr>
            <w:rFonts w:hint="eastAsia"/>
          </w:rPr>
          <w:t xml:space="preserve"> </w:t>
        </w:r>
        <w:r w:rsidR="008E3E69" w:rsidDel="001531E0">
          <w:rPr>
            <w:b w:val="0"/>
          </w:rPr>
          <w:fldChar w:fldCharType="begin"/>
        </w:r>
        <w:r w:rsidR="008E3E69" w:rsidDel="001531E0">
          <w:instrText xml:space="preserve"> </w:instrText>
        </w:r>
        <w:r w:rsidR="008E3E69" w:rsidDel="001531E0">
          <w:rPr>
            <w:rFonts w:hint="eastAsia"/>
          </w:rPr>
          <w:instrText>STYLEREF 1 \s</w:instrText>
        </w:r>
        <w:r w:rsidR="008E3E69" w:rsidDel="001531E0">
          <w:instrText xml:space="preserve"> </w:instrText>
        </w:r>
        <w:r w:rsidR="008E3E69" w:rsidDel="001531E0">
          <w:rPr>
            <w:b w:val="0"/>
          </w:rPr>
          <w:fldChar w:fldCharType="separate"/>
        </w:r>
        <w:r w:rsidR="00E23DD0" w:rsidDel="001531E0">
          <w:rPr>
            <w:noProof/>
          </w:rPr>
          <w:t>3</w:t>
        </w:r>
        <w:r w:rsidR="008E3E69" w:rsidDel="001531E0">
          <w:rPr>
            <w:b w:val="0"/>
          </w:rPr>
          <w:fldChar w:fldCharType="end"/>
        </w:r>
        <w:r w:rsidR="008E3E69" w:rsidDel="001531E0">
          <w:t>.</w:t>
        </w:r>
        <w:r w:rsidR="008E3E69" w:rsidDel="001531E0">
          <w:rPr>
            <w:b w:val="0"/>
          </w:rPr>
          <w:fldChar w:fldCharType="begin"/>
        </w:r>
        <w:r w:rsidR="008E3E69" w:rsidDel="001531E0">
          <w:instrText xml:space="preserve"> </w:instrText>
        </w:r>
        <w:r w:rsidR="008E3E69" w:rsidDel="001531E0">
          <w:rPr>
            <w:rFonts w:hint="eastAsia"/>
          </w:rPr>
          <w:instrText xml:space="preserve">SEQ </w:instrText>
        </w:r>
        <w:r w:rsidR="008E3E69" w:rsidDel="001531E0">
          <w:rPr>
            <w:rFonts w:hint="eastAsia"/>
          </w:rPr>
          <w:instrText>表</w:instrText>
        </w:r>
        <w:r w:rsidR="008E3E69" w:rsidDel="001531E0">
          <w:rPr>
            <w:rFonts w:hint="eastAsia"/>
          </w:rPr>
          <w:instrText xml:space="preserve"> \* ARABIC \s 1</w:instrText>
        </w:r>
        <w:r w:rsidR="008E3E69" w:rsidDel="001531E0">
          <w:instrText xml:space="preserve"> </w:instrText>
        </w:r>
        <w:r w:rsidR="008E3E69" w:rsidDel="001531E0">
          <w:rPr>
            <w:b w:val="0"/>
          </w:rPr>
          <w:fldChar w:fldCharType="separate"/>
        </w:r>
        <w:r w:rsidR="00E23DD0" w:rsidDel="001531E0">
          <w:rPr>
            <w:noProof/>
          </w:rPr>
          <w:t>4</w:t>
        </w:r>
        <w:r w:rsidR="008E3E69" w:rsidDel="001531E0">
          <w:rPr>
            <w:b w:val="0"/>
          </w:rPr>
          <w:fldChar w:fldCharType="end"/>
        </w:r>
        <w:r w:rsidRPr="00017092" w:rsidDel="001531E0">
          <w:rPr>
            <w:rFonts w:hint="eastAsia"/>
          </w:rPr>
          <w:t>網路</w:t>
        </w:r>
        <w:r w:rsidRPr="00017092" w:rsidDel="001531E0">
          <w:rPr>
            <w:rFonts w:hint="eastAsia"/>
          </w:rPr>
          <w:t>API</w:t>
        </w:r>
        <w:r w:rsidRPr="00017092" w:rsidDel="001531E0">
          <w:rPr>
            <w:rFonts w:hint="eastAsia"/>
          </w:rPr>
          <w:t>非功能性需求</w:t>
        </w:r>
      </w:moveFrom>
    </w:p>
    <w:moveFromRangeEnd w:id="990"/>
    <w:p w14:paraId="6B59A1B1" w14:textId="77777777" w:rsidR="005E35C1" w:rsidRDefault="005E35C1">
      <w:pPr>
        <w:pStyle w:val="a4"/>
        <w:keepNext/>
        <w:framePr w:wrap="auto" w:vAnchor="margin" w:yAlign="inline"/>
        <w:pPrChange w:id="992" w:author="黃懷萱" w:date="2022-12-20T14:52:00Z">
          <w:pPr>
            <w:ind w:firstLineChars="0" w:firstLine="0"/>
          </w:pPr>
        </w:pPrChange>
      </w:pPr>
    </w:p>
    <w:tbl>
      <w:tblPr>
        <w:tblStyle w:val="4-1"/>
        <w:tblW w:w="0" w:type="auto"/>
        <w:tblLook w:val="04A0" w:firstRow="1" w:lastRow="0" w:firstColumn="1" w:lastColumn="0" w:noHBand="0" w:noVBand="1"/>
      </w:tblPr>
      <w:tblGrid>
        <w:gridCol w:w="1413"/>
        <w:gridCol w:w="6883"/>
      </w:tblGrid>
      <w:tr w:rsidR="009341D7" w:rsidRPr="004F5113" w14:paraId="71692714"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7E2BCD1F" w14:textId="77777777" w:rsidR="009341D7" w:rsidRPr="00E12FD8" w:rsidRDefault="009341D7" w:rsidP="009341D7">
            <w:pPr>
              <w:pStyle w:val="af3"/>
              <w:rPr>
                <w:rFonts w:ascii="Times New Roman" w:hAnsi="Times New Roman" w:cs="Times New Roman"/>
                <w:lang w:val="en-US"/>
                <w:rPrChange w:id="993" w:author="黃懷萱" w:date="2022-12-20T15:03:00Z">
                  <w:rPr>
                    <w:lang w:val="en-US"/>
                  </w:rPr>
                </w:rPrChange>
              </w:rPr>
            </w:pPr>
            <w:r w:rsidRPr="00E12FD8">
              <w:rPr>
                <w:rFonts w:ascii="Times New Roman" w:hAnsi="Times New Roman" w:cs="Times New Roman"/>
                <w:lang w:val="en-US"/>
                <w:rPrChange w:id="994" w:author="黃懷萱" w:date="2022-12-20T15:03:00Z">
                  <w:rPr>
                    <w:lang w:val="en-US"/>
                  </w:rPr>
                </w:rPrChange>
              </w:rPr>
              <w:t>Internet API non-functional requirement</w:t>
            </w:r>
          </w:p>
        </w:tc>
      </w:tr>
      <w:tr w:rsidR="009341D7" w:rsidRPr="004F5113" w14:paraId="34F486E5"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0D1E2D" w14:textId="77777777" w:rsidR="009341D7" w:rsidRPr="00E12FD8" w:rsidRDefault="009341D7" w:rsidP="009341D7">
            <w:pPr>
              <w:pStyle w:val="af3"/>
              <w:rPr>
                <w:rFonts w:ascii="Times New Roman" w:hAnsi="Times New Roman" w:cs="Times New Roman"/>
                <w:rPrChange w:id="995" w:author="黃懷萱" w:date="2022-12-20T15:03:00Z">
                  <w:rPr/>
                </w:rPrChange>
              </w:rPr>
            </w:pPr>
            <w:r w:rsidRPr="00E12FD8">
              <w:rPr>
                <w:rFonts w:ascii="Times New Roman" w:hAnsi="Times New Roman" w:cs="Times New Roman"/>
                <w:rPrChange w:id="996" w:author="黃懷萱" w:date="2022-12-20T15:03:00Z">
                  <w:rPr/>
                </w:rPrChange>
              </w:rPr>
              <w:t>IANFR1</w:t>
            </w:r>
          </w:p>
        </w:tc>
        <w:tc>
          <w:tcPr>
            <w:tcW w:w="6883" w:type="dxa"/>
          </w:tcPr>
          <w:p w14:paraId="144BA48E" w14:textId="77777777" w:rsidR="009341D7" w:rsidRPr="00E12FD8" w:rsidRDefault="009341D7" w:rsidP="009341D7">
            <w:pPr>
              <w:pStyle w:val="af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997" w:author="黃懷萱" w:date="2022-12-20T15:03:00Z">
                  <w:rPr/>
                </w:rPrChange>
              </w:rPr>
            </w:pPr>
            <w:r w:rsidRPr="00E12FD8">
              <w:rPr>
                <w:rFonts w:ascii="Times New Roman" w:hAnsi="Times New Roman" w:cs="Times New Roman" w:hint="eastAsia"/>
                <w:rPrChange w:id="998" w:author="黃懷萱" w:date="2022-12-20T15:03:00Z">
                  <w:rPr>
                    <w:rFonts w:hint="eastAsia"/>
                  </w:rPr>
                </w:rPrChange>
              </w:rPr>
              <w:t>執行速度</w:t>
            </w:r>
          </w:p>
        </w:tc>
      </w:tr>
      <w:tr w:rsidR="009341D7" w:rsidRPr="004F5113" w14:paraId="316A60D0"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23E7D895" w14:textId="77777777" w:rsidR="009341D7" w:rsidRPr="00E12FD8" w:rsidRDefault="009341D7" w:rsidP="009341D7">
            <w:pPr>
              <w:pStyle w:val="af3"/>
              <w:rPr>
                <w:rFonts w:ascii="Times New Roman" w:hAnsi="Times New Roman" w:cs="Times New Roman"/>
                <w:b w:val="0"/>
                <w:bCs/>
                <w:rPrChange w:id="999" w:author="黃懷萱" w:date="2022-12-20T15:03:00Z">
                  <w:rPr>
                    <w:rFonts w:cs="Times New Roman"/>
                    <w:b w:val="0"/>
                    <w:bCs/>
                  </w:rPr>
                </w:rPrChange>
              </w:rPr>
            </w:pPr>
          </w:p>
        </w:tc>
        <w:tc>
          <w:tcPr>
            <w:tcW w:w="6883" w:type="dxa"/>
          </w:tcPr>
          <w:p w14:paraId="106C9A5B" w14:textId="77777777" w:rsidR="009341D7" w:rsidRPr="00E12FD8" w:rsidRDefault="009341D7" w:rsidP="009341D7">
            <w:pPr>
              <w:pStyle w:val="af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000" w:author="黃懷萱" w:date="2022-12-20T15:03:00Z">
                  <w:rPr/>
                </w:rPrChange>
              </w:rPr>
            </w:pPr>
            <w:r w:rsidRPr="00E12FD8">
              <w:rPr>
                <w:rFonts w:ascii="Times New Roman" w:hAnsi="Times New Roman" w:cs="Times New Roman" w:hint="eastAsia"/>
                <w:rPrChange w:id="1001" w:author="黃懷萱" w:date="2022-12-20T15:03:00Z">
                  <w:rPr>
                    <w:rFonts w:hint="eastAsia"/>
                  </w:rPr>
                </w:rPrChange>
              </w:rPr>
              <w:t>需在規定秒數內執行完畢，若超過須執行替代方案</w:t>
            </w:r>
          </w:p>
        </w:tc>
      </w:tr>
      <w:tr w:rsidR="009341D7" w:rsidRPr="004F5113" w14:paraId="376C2FF9"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910D78A" w14:textId="77777777" w:rsidR="009341D7" w:rsidRPr="00E12FD8" w:rsidRDefault="009341D7" w:rsidP="009341D7">
            <w:pPr>
              <w:pStyle w:val="af3"/>
              <w:rPr>
                <w:rFonts w:ascii="Times New Roman" w:hAnsi="Times New Roman" w:cs="Times New Roman"/>
                <w:rPrChange w:id="1002" w:author="黃懷萱" w:date="2022-12-20T15:03:00Z">
                  <w:rPr>
                    <w:rFonts w:cs="Times New Roman"/>
                  </w:rPr>
                </w:rPrChange>
              </w:rPr>
            </w:pPr>
            <w:r w:rsidRPr="00E12FD8">
              <w:rPr>
                <w:rFonts w:ascii="Times New Roman" w:hAnsi="Times New Roman" w:cs="Times New Roman"/>
                <w:rPrChange w:id="1003" w:author="黃懷萱" w:date="2022-12-20T15:03:00Z">
                  <w:rPr/>
                </w:rPrChange>
              </w:rPr>
              <w:t>IANFR2</w:t>
            </w:r>
          </w:p>
        </w:tc>
        <w:tc>
          <w:tcPr>
            <w:tcW w:w="6883" w:type="dxa"/>
          </w:tcPr>
          <w:p w14:paraId="7629AA03" w14:textId="77777777" w:rsidR="009341D7" w:rsidRPr="00E12FD8" w:rsidRDefault="009341D7" w:rsidP="009341D7">
            <w:pPr>
              <w:pStyle w:val="af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004" w:author="黃懷萱" w:date="2022-12-20T15:03:00Z">
                  <w:rPr/>
                </w:rPrChange>
              </w:rPr>
            </w:pPr>
            <w:r w:rsidRPr="00E12FD8">
              <w:rPr>
                <w:rFonts w:ascii="Times New Roman" w:hAnsi="Times New Roman" w:cs="Times New Roman" w:hint="eastAsia"/>
                <w:rPrChange w:id="1005" w:author="黃懷萱" w:date="2022-12-20T15:03:00Z">
                  <w:rPr>
                    <w:rFonts w:hint="eastAsia"/>
                  </w:rPr>
                </w:rPrChange>
              </w:rPr>
              <w:t>替代方案</w:t>
            </w:r>
          </w:p>
        </w:tc>
      </w:tr>
      <w:tr w:rsidR="009341D7" w:rsidRPr="004F5113" w14:paraId="5349D115"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C79391A" w14:textId="77777777" w:rsidR="009341D7" w:rsidRPr="00E12FD8" w:rsidRDefault="009341D7" w:rsidP="009341D7">
            <w:pPr>
              <w:pStyle w:val="af3"/>
              <w:rPr>
                <w:rFonts w:ascii="Times New Roman" w:hAnsi="Times New Roman" w:cs="Times New Roman"/>
                <w:b w:val="0"/>
                <w:bCs/>
                <w:rPrChange w:id="1006" w:author="黃懷萱" w:date="2022-12-20T15:03:00Z">
                  <w:rPr>
                    <w:b w:val="0"/>
                    <w:bCs/>
                  </w:rPr>
                </w:rPrChange>
              </w:rPr>
            </w:pPr>
          </w:p>
        </w:tc>
        <w:tc>
          <w:tcPr>
            <w:tcW w:w="6883" w:type="dxa"/>
          </w:tcPr>
          <w:p w14:paraId="61906586" w14:textId="77777777" w:rsidR="009341D7" w:rsidRPr="00E12FD8" w:rsidRDefault="009341D7" w:rsidP="009341D7">
            <w:pPr>
              <w:pStyle w:val="af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007" w:author="黃懷萱" w:date="2022-12-20T15:03:00Z">
                  <w:rPr/>
                </w:rPrChange>
              </w:rPr>
            </w:pPr>
            <w:r w:rsidRPr="00E12FD8">
              <w:rPr>
                <w:rFonts w:ascii="Times New Roman" w:hAnsi="Times New Roman" w:cs="Times New Roman" w:hint="eastAsia"/>
                <w:rPrChange w:id="1008" w:author="黃懷萱" w:date="2022-12-20T15:03:00Z">
                  <w:rPr>
                    <w:rFonts w:hint="eastAsia"/>
                  </w:rPr>
                </w:rPrChange>
              </w:rPr>
              <w:t>以下狀況發生時應有替代方案</w:t>
            </w:r>
            <w:r w:rsidRPr="00E12FD8">
              <w:rPr>
                <w:rFonts w:ascii="Times New Roman" w:hAnsi="Times New Roman" w:cs="Times New Roman"/>
                <w:rPrChange w:id="1009" w:author="黃懷萱" w:date="2022-12-20T15:03:00Z">
                  <w:rPr/>
                </w:rPrChange>
              </w:rPr>
              <w:t>:</w:t>
            </w:r>
          </w:p>
          <w:p w14:paraId="7B939FAA" w14:textId="77777777" w:rsidR="009341D7" w:rsidRPr="00E12FD8" w:rsidRDefault="009341D7">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010" w:author="黃懷萱" w:date="2022-12-20T15:03:00Z">
                  <w:rPr/>
                </w:rPrChange>
              </w:rPr>
              <w:pPrChange w:id="1011"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del w:id="1012" w:author="黃懷萱" w:date="2022-12-20T15:28:00Z">
              <w:r w:rsidRPr="00E12FD8" w:rsidDel="00375C97">
                <w:rPr>
                  <w:rFonts w:ascii="Times New Roman" w:hAnsi="Times New Roman" w:cs="Times New Roman"/>
                  <w:rPrChange w:id="1013" w:author="黃懷萱" w:date="2022-12-20T15:03:00Z">
                    <w:rPr/>
                  </w:rPrChange>
                </w:rPr>
                <w:delText>1.</w:delText>
              </w:r>
            </w:del>
            <w:r w:rsidRPr="00E12FD8">
              <w:rPr>
                <w:rFonts w:ascii="Times New Roman" w:hAnsi="Times New Roman" w:cs="Times New Roman" w:hint="eastAsia"/>
                <w:rPrChange w:id="1014" w:author="黃懷萱" w:date="2022-12-20T15:03:00Z">
                  <w:rPr>
                    <w:rFonts w:hint="eastAsia"/>
                  </w:rPr>
                </w:rPrChange>
              </w:rPr>
              <w:t>未聯網</w:t>
            </w:r>
          </w:p>
          <w:p w14:paraId="696142BA" w14:textId="77777777" w:rsidR="009341D7" w:rsidRPr="00E12FD8" w:rsidRDefault="009341D7">
            <w:pPr>
              <w:pStyle w:val="af3"/>
              <w:numPr>
                <w:ilvl w:val="0"/>
                <w:numId w:val="52"/>
              </w:numPr>
              <w:ind w:left="315" w:hanging="3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015" w:author="黃懷萱" w:date="2022-12-20T15:03:00Z">
                  <w:rPr/>
                </w:rPrChange>
              </w:rPr>
              <w:pPrChange w:id="1016" w:author="黃懷萱" w:date="2022-12-20T15:28:00Z">
                <w:pPr>
                  <w:pStyle w:val="af3"/>
                  <w:cnfStyle w:val="000000000000" w:firstRow="0" w:lastRow="0" w:firstColumn="0" w:lastColumn="0" w:oddVBand="0" w:evenVBand="0" w:oddHBand="0" w:evenHBand="0" w:firstRowFirstColumn="0" w:firstRowLastColumn="0" w:lastRowFirstColumn="0" w:lastRowLastColumn="0"/>
                </w:pPr>
              </w:pPrChange>
            </w:pPr>
            <w:del w:id="1017" w:author="黃懷萱" w:date="2022-12-20T15:28:00Z">
              <w:r w:rsidRPr="00E12FD8" w:rsidDel="00375C97">
                <w:rPr>
                  <w:rFonts w:ascii="Times New Roman" w:hAnsi="Times New Roman" w:cs="Times New Roman"/>
                  <w:rPrChange w:id="1018" w:author="黃懷萱" w:date="2022-12-20T15:03:00Z">
                    <w:rPr/>
                  </w:rPrChange>
                </w:rPr>
                <w:delText>2.</w:delText>
              </w:r>
            </w:del>
            <w:r w:rsidRPr="00E12FD8">
              <w:rPr>
                <w:rFonts w:ascii="Times New Roman" w:hAnsi="Times New Roman" w:cs="Times New Roman" w:hint="eastAsia"/>
                <w:rPrChange w:id="1019" w:author="黃懷萱" w:date="2022-12-20T15:03:00Z">
                  <w:rPr>
                    <w:rFonts w:hint="eastAsia"/>
                  </w:rPr>
                </w:rPrChange>
              </w:rPr>
              <w:t>執行時間過長</w:t>
            </w:r>
          </w:p>
        </w:tc>
      </w:tr>
    </w:tbl>
    <w:p w14:paraId="4FBE2594" w14:textId="77777777" w:rsidR="00C96FF6" w:rsidRDefault="00C96FF6" w:rsidP="00C96FF6">
      <w:pPr>
        <w:ind w:firstLineChars="0" w:firstLine="0"/>
        <w:rPr>
          <w:ins w:id="1020" w:author="黃懷萱" w:date="2022-12-20T15:44:00Z"/>
        </w:rPr>
      </w:pPr>
    </w:p>
    <w:p w14:paraId="421948C4" w14:textId="77777777" w:rsidR="00C96FF6" w:rsidRDefault="00C96FF6">
      <w:pPr>
        <w:widowControl/>
        <w:spacing w:before="0" w:after="0" w:line="240" w:lineRule="auto"/>
        <w:ind w:firstLineChars="0" w:firstLine="0"/>
        <w:jc w:val="left"/>
        <w:rPr>
          <w:ins w:id="1021" w:author="黃懷萱" w:date="2022-12-20T15:44:00Z"/>
        </w:rPr>
      </w:pPr>
      <w:ins w:id="1022" w:author="黃懷萱" w:date="2022-12-20T15:44:00Z">
        <w:r>
          <w:br w:type="page"/>
        </w:r>
      </w:ins>
    </w:p>
    <w:p w14:paraId="5F879E87" w14:textId="4CB475D5" w:rsidR="005E35C1" w:rsidDel="00F469DB" w:rsidRDefault="005E35C1">
      <w:pPr>
        <w:widowControl/>
        <w:spacing w:before="0" w:after="0" w:line="240" w:lineRule="auto"/>
        <w:ind w:firstLineChars="0" w:firstLine="0"/>
        <w:jc w:val="left"/>
        <w:rPr>
          <w:del w:id="1023" w:author="黃懷萱" w:date="2022-12-20T15:14:00Z"/>
        </w:rPr>
        <w:pPrChange w:id="1024" w:author="黃懷萱" w:date="2022-12-20T15:44:00Z">
          <w:pPr>
            <w:pStyle w:val="afa"/>
            <w:ind w:firstLineChars="1" w:firstLine="5"/>
            <w:jc w:val="both"/>
          </w:pPr>
        </w:pPrChange>
      </w:pPr>
      <w:del w:id="1025" w:author="黃懷萱" w:date="2022-12-20T15:14:00Z">
        <w:r w:rsidDel="00247C4F">
          <w:rPr>
            <w:rFonts w:hint="eastAsia"/>
          </w:rPr>
          <w:lastRenderedPageBreak/>
          <w:delText>內容</w:delText>
        </w:r>
      </w:del>
    </w:p>
    <w:p w14:paraId="6F04E68D" w14:textId="6C0DA98A" w:rsidR="00C96FF6" w:rsidRDefault="00C96FF6" w:rsidP="00C96FF6">
      <w:pPr>
        <w:pStyle w:val="a3"/>
        <w:numPr>
          <w:ilvl w:val="0"/>
          <w:numId w:val="51"/>
        </w:numPr>
        <w:ind w:leftChars="0" w:firstLineChars="0"/>
        <w:rPr>
          <w:ins w:id="1026" w:author="黃懷萱" w:date="2022-12-20T15:44:00Z"/>
        </w:rPr>
      </w:pPr>
      <w:ins w:id="1027" w:author="黃懷萱" w:date="2022-12-20T15:44:00Z">
        <w:r>
          <w:rPr>
            <w:rFonts w:hint="eastAsia"/>
          </w:rPr>
          <w:t>文獻探討</w:t>
        </w:r>
      </w:ins>
    </w:p>
    <w:p w14:paraId="5441AE8C" w14:textId="56EEE6B3" w:rsidR="00095694" w:rsidDel="00C96FF6" w:rsidRDefault="00F469DB" w:rsidP="00095694">
      <w:pPr>
        <w:pStyle w:val="a3"/>
        <w:numPr>
          <w:ilvl w:val="0"/>
          <w:numId w:val="51"/>
        </w:numPr>
        <w:ind w:leftChars="0" w:firstLineChars="0"/>
        <w:rPr>
          <w:del w:id="1028" w:author="黃懷萱" w:date="2022-12-20T15:44:00Z"/>
        </w:rPr>
      </w:pPr>
      <w:del w:id="1029" w:author="黃懷萱" w:date="2022-12-20T15:44:00Z">
        <w:r w:rsidDel="00C96FF6">
          <w:rPr>
            <w:rFonts w:hint="eastAsia"/>
          </w:rPr>
          <w:delText>文獻探討</w:delText>
        </w:r>
      </w:del>
    </w:p>
    <w:p w14:paraId="206F0472" w14:textId="6A41BB0D" w:rsidR="00247C4F" w:rsidRDefault="0048707F">
      <w:pPr>
        <w:ind w:firstLineChars="0" w:firstLine="480"/>
        <w:rPr>
          <w:rFonts w:ascii="Times New Roman" w:hAnsi="Times New Roman" w:cs="Times New Roman"/>
        </w:rPr>
        <w:pPrChange w:id="1030" w:author="黃懷萱" w:date="2022-12-20T15:25:00Z">
          <w:pPr>
            <w:ind w:leftChars="-1" w:left="-3" w:firstLineChars="1" w:firstLine="3"/>
          </w:pPr>
        </w:pPrChange>
      </w:pPr>
      <w:r w:rsidRPr="00095694">
        <w:rPr>
          <w:rFonts w:ascii="Times New Roman" w:hAnsi="Times New Roman" w:cs="Times New Roman" w:hint="eastAsia"/>
          <w:rPrChange w:id="1031" w:author="黃懷萱" w:date="2022-12-20T15:24:00Z">
            <w:rPr>
              <w:rFonts w:hint="eastAsia"/>
            </w:rPr>
          </w:rPrChange>
        </w:rPr>
        <w:t>交通部中央氣象局為便利民眾共享及應用政府資料、促進及活化政府資料應用、結合民間創意提升政府資料品質及價值、優化政府服務品質，</w:t>
      </w:r>
      <w:r w:rsidR="002B586E">
        <w:rPr>
          <w:rFonts w:ascii="Times New Roman" w:hAnsi="Times New Roman" w:cs="Times New Roman" w:hint="eastAsia"/>
        </w:rPr>
        <w:t>且</w:t>
      </w:r>
      <w:r w:rsidR="00247C4F" w:rsidRPr="00F469DB">
        <w:rPr>
          <w:rFonts w:ascii="Times New Roman" w:hAnsi="Times New Roman" w:cs="Times New Roman" w:hint="eastAsia"/>
          <w:rPrChange w:id="1032" w:author="黃懷萱" w:date="2022-12-20T15:18:00Z">
            <w:rPr>
              <w:rFonts w:hint="eastAsia"/>
            </w:rPr>
          </w:rPrChange>
        </w:rPr>
        <w:t>中央氣象局氣象資料開放</w:t>
      </w:r>
      <w:r w:rsidR="009E7AD4">
        <w:rPr>
          <w:rFonts w:ascii="Times New Roman" w:hAnsi="Times New Roman" w:cs="Times New Roman" w:hint="eastAsia"/>
        </w:rPr>
        <w:t>平台</w:t>
      </w:r>
      <w:r w:rsidR="00247C4F" w:rsidRPr="00F469DB">
        <w:rPr>
          <w:rFonts w:ascii="Times New Roman" w:hAnsi="Times New Roman" w:cs="Times New Roman" w:hint="eastAsia"/>
          <w:rPrChange w:id="1033" w:author="黃懷萱" w:date="2022-12-20T15:18:00Z">
            <w:rPr>
              <w:rFonts w:hint="eastAsia"/>
            </w:rPr>
          </w:rPrChange>
        </w:rPr>
        <w:t>是由中央氣象局提供的</w:t>
      </w:r>
      <w:r w:rsidR="009E7AD4">
        <w:rPr>
          <w:rFonts w:ascii="Times New Roman" w:hAnsi="Times New Roman" w:cs="Times New Roman" w:hint="eastAsia"/>
        </w:rPr>
        <w:t>氣象</w:t>
      </w:r>
      <w:r w:rsidR="00247C4F" w:rsidRPr="00F469DB">
        <w:rPr>
          <w:rFonts w:ascii="Times New Roman" w:hAnsi="Times New Roman" w:cs="Times New Roman"/>
          <w:rPrChange w:id="1034" w:author="黃懷萱" w:date="2022-12-20T15:18:00Z">
            <w:rPr/>
          </w:rPrChange>
        </w:rPr>
        <w:t xml:space="preserve"> API </w:t>
      </w:r>
      <w:r w:rsidR="00247C4F" w:rsidRPr="00F469DB">
        <w:rPr>
          <w:rFonts w:ascii="Times New Roman" w:hAnsi="Times New Roman" w:cs="Times New Roman" w:hint="eastAsia"/>
          <w:rPrChange w:id="1035" w:author="黃懷萱" w:date="2022-12-20T15:18:00Z">
            <w:rPr>
              <w:rFonts w:hint="eastAsia"/>
            </w:rPr>
          </w:rPrChange>
        </w:rPr>
        <w:t>服務，</w:t>
      </w:r>
      <w:r w:rsidR="0016064A">
        <w:rPr>
          <w:rFonts w:ascii="Times New Roman" w:hAnsi="Times New Roman" w:cs="Times New Roman" w:hint="eastAsia"/>
        </w:rPr>
        <w:t>由政府方面提供因此在使用上不需花費金額，</w:t>
      </w:r>
      <w:r w:rsidR="00247C4F" w:rsidRPr="00F469DB">
        <w:rPr>
          <w:rFonts w:ascii="Times New Roman" w:hAnsi="Times New Roman" w:cs="Times New Roman" w:hint="eastAsia"/>
          <w:rPrChange w:id="1036" w:author="黃懷萱" w:date="2022-12-20T15:18:00Z">
            <w:rPr>
              <w:rFonts w:hint="eastAsia"/>
            </w:rPr>
          </w:rPrChange>
        </w:rPr>
        <w:t>介接的方式可以透過官方的使用說明，在網站上申請一個</w:t>
      </w:r>
      <w:r w:rsidR="00247C4F" w:rsidRPr="00F469DB">
        <w:rPr>
          <w:rFonts w:ascii="Times New Roman" w:hAnsi="Times New Roman" w:cs="Times New Roman"/>
          <w:rPrChange w:id="1037" w:author="黃懷萱" w:date="2022-12-20T15:18:00Z">
            <w:rPr/>
          </w:rPrChange>
        </w:rPr>
        <w:t xml:space="preserve"> apiKey </w:t>
      </w:r>
      <w:r w:rsidR="00247C4F" w:rsidRPr="00F469DB">
        <w:rPr>
          <w:rFonts w:ascii="Times New Roman" w:hAnsi="Times New Roman" w:cs="Times New Roman" w:hint="eastAsia"/>
          <w:rPrChange w:id="1038" w:author="黃懷萱" w:date="2022-12-20T15:18:00Z">
            <w:rPr>
              <w:rFonts w:hint="eastAsia"/>
            </w:rPr>
          </w:rPrChange>
        </w:rPr>
        <w:t>後就能夠依據不同的</w:t>
      </w:r>
      <w:r w:rsidR="00247C4F" w:rsidRPr="00F469DB">
        <w:rPr>
          <w:rFonts w:ascii="Times New Roman" w:hAnsi="Times New Roman" w:cs="Times New Roman"/>
          <w:rPrChange w:id="1039" w:author="黃懷萱" w:date="2022-12-20T15:18:00Z">
            <w:rPr/>
          </w:rPrChange>
        </w:rPr>
        <w:t xml:space="preserve"> API </w:t>
      </w:r>
      <w:r w:rsidR="00247C4F" w:rsidRPr="00F469DB">
        <w:rPr>
          <w:rFonts w:ascii="Times New Roman" w:hAnsi="Times New Roman" w:cs="Times New Roman" w:hint="eastAsia"/>
          <w:rPrChange w:id="1040" w:author="黃懷萱" w:date="2022-12-20T15:18:00Z">
            <w:rPr>
              <w:rFonts w:hint="eastAsia"/>
            </w:rPr>
          </w:rPrChange>
        </w:rPr>
        <w:t>取得對應的資料了。</w:t>
      </w:r>
    </w:p>
    <w:p w14:paraId="18C008E2" w14:textId="6943B118" w:rsidR="0048707F" w:rsidRDefault="00000737" w:rsidP="0048707F">
      <w:pPr>
        <w:ind w:leftChars="-1" w:left="-3" w:firstLineChars="1" w:firstLine="3"/>
        <w:rPr>
          <w:rFonts w:ascii="Times New Roman" w:hAnsi="Times New Roman" w:cs="Times New Roman"/>
        </w:rPr>
      </w:pPr>
      <w:r>
        <w:rPr>
          <w:rFonts w:ascii="Times New Roman" w:hAnsi="Times New Roman" w:cs="Times New Roman"/>
        </w:rPr>
        <w:tab/>
      </w:r>
      <w:r>
        <w:rPr>
          <w:rFonts w:ascii="Times New Roman" w:hAnsi="Times New Roman" w:cs="Times New Roman"/>
        </w:rPr>
        <w:t>適用的對象包含</w:t>
      </w:r>
      <w:r w:rsidRPr="00000737">
        <w:rPr>
          <w:rFonts w:ascii="Times New Roman" w:hAnsi="Times New Roman" w:cs="Times New Roman" w:hint="eastAsia"/>
        </w:rPr>
        <w:t>作為個人使用或學術研究用途之資料使用者、一般民眾、輕中量用戶等</w:t>
      </w:r>
      <w:r>
        <w:rPr>
          <w:rFonts w:ascii="Times New Roman" w:hAnsi="Times New Roman" w:cs="Times New Roman" w:hint="eastAsia"/>
        </w:rPr>
        <w:t>，都可</w:t>
      </w:r>
      <w:r w:rsidRPr="00000737">
        <w:rPr>
          <w:rFonts w:ascii="Times New Roman" w:hAnsi="Times New Roman" w:cs="Times New Roman" w:hint="eastAsia"/>
        </w:rPr>
        <w:t>下載氣象開放資料</w:t>
      </w:r>
      <w:r w:rsidR="00CC2C0A">
        <w:rPr>
          <w:rFonts w:ascii="Times New Roman" w:hAnsi="Times New Roman" w:cs="Times New Roman" w:hint="eastAsia"/>
        </w:rPr>
        <w:t>，該平台將會開放</w:t>
      </w:r>
      <w:r w:rsidR="00CC2C0A" w:rsidRPr="00CC2C0A">
        <w:rPr>
          <w:rFonts w:ascii="Times New Roman" w:hAnsi="Times New Roman" w:cs="Times New Roman" w:hint="eastAsia"/>
        </w:rPr>
        <w:t>XML</w:t>
      </w:r>
      <w:r w:rsidR="00CC2C0A" w:rsidRPr="00CC2C0A">
        <w:rPr>
          <w:rFonts w:ascii="Times New Roman" w:hAnsi="Times New Roman" w:cs="Times New Roman" w:hint="eastAsia"/>
        </w:rPr>
        <w:t>、</w:t>
      </w:r>
      <w:r w:rsidR="00CC2C0A" w:rsidRPr="00CC2C0A">
        <w:rPr>
          <w:rFonts w:ascii="Times New Roman" w:hAnsi="Times New Roman" w:cs="Times New Roman" w:hint="eastAsia"/>
        </w:rPr>
        <w:t>JSON</w:t>
      </w:r>
      <w:r w:rsidR="00CC2C0A" w:rsidRPr="00CC2C0A">
        <w:rPr>
          <w:rFonts w:ascii="Times New Roman" w:hAnsi="Times New Roman" w:cs="Times New Roman" w:hint="eastAsia"/>
        </w:rPr>
        <w:t>、</w:t>
      </w:r>
      <w:r w:rsidR="00CC2C0A" w:rsidRPr="00CC2C0A">
        <w:rPr>
          <w:rFonts w:ascii="Times New Roman" w:hAnsi="Times New Roman" w:cs="Times New Roman" w:hint="eastAsia"/>
        </w:rPr>
        <w:t>ZIP</w:t>
      </w:r>
      <w:r w:rsidR="00CC2C0A" w:rsidRPr="00CC2C0A">
        <w:rPr>
          <w:rFonts w:ascii="Times New Roman" w:hAnsi="Times New Roman" w:cs="Times New Roman" w:hint="eastAsia"/>
        </w:rPr>
        <w:t>、</w:t>
      </w:r>
      <w:r w:rsidR="00CC2C0A" w:rsidRPr="00CC2C0A">
        <w:rPr>
          <w:rFonts w:ascii="Times New Roman" w:hAnsi="Times New Roman" w:cs="Times New Roman" w:hint="eastAsia"/>
        </w:rPr>
        <w:t>KML</w:t>
      </w:r>
      <w:r w:rsidR="00CC2C0A" w:rsidRPr="00CC2C0A">
        <w:rPr>
          <w:rFonts w:ascii="Times New Roman" w:hAnsi="Times New Roman" w:cs="Times New Roman" w:hint="eastAsia"/>
        </w:rPr>
        <w:t>、</w:t>
      </w:r>
      <w:r w:rsidR="00CC2C0A" w:rsidRPr="00CC2C0A">
        <w:rPr>
          <w:rFonts w:ascii="Times New Roman" w:hAnsi="Times New Roman" w:cs="Times New Roman" w:hint="eastAsia"/>
        </w:rPr>
        <w:t>KMZ</w:t>
      </w:r>
      <w:r w:rsidR="00CC2C0A" w:rsidRPr="00CC2C0A">
        <w:rPr>
          <w:rFonts w:ascii="Times New Roman" w:hAnsi="Times New Roman" w:cs="Times New Roman" w:hint="eastAsia"/>
        </w:rPr>
        <w:t>、</w:t>
      </w:r>
      <w:r w:rsidR="00CC2C0A" w:rsidRPr="00CC2C0A">
        <w:rPr>
          <w:rFonts w:ascii="Times New Roman" w:hAnsi="Times New Roman" w:cs="Times New Roman" w:hint="eastAsia"/>
        </w:rPr>
        <w:t xml:space="preserve">CAP </w:t>
      </w:r>
      <w:r w:rsidR="00CC2C0A" w:rsidRPr="00CC2C0A">
        <w:rPr>
          <w:rFonts w:ascii="Times New Roman" w:hAnsi="Times New Roman" w:cs="Times New Roman" w:hint="eastAsia"/>
        </w:rPr>
        <w:t>及</w:t>
      </w:r>
      <w:r w:rsidR="00CC2C0A" w:rsidRPr="00CC2C0A">
        <w:rPr>
          <w:rFonts w:ascii="Times New Roman" w:hAnsi="Times New Roman" w:cs="Times New Roman" w:hint="eastAsia"/>
        </w:rPr>
        <w:t xml:space="preserve"> GRIB2 </w:t>
      </w:r>
      <w:r w:rsidR="00CC2C0A" w:rsidRPr="00CC2C0A">
        <w:rPr>
          <w:rFonts w:ascii="Times New Roman" w:hAnsi="Times New Roman" w:cs="Times New Roman" w:hint="eastAsia"/>
        </w:rPr>
        <w:t>等格式供民眾與系統開發業者進行資料加值運用。</w:t>
      </w:r>
      <w:r w:rsidRPr="00000737">
        <w:rPr>
          <w:rFonts w:ascii="Times New Roman" w:hAnsi="Times New Roman" w:cs="Times New Roman" w:hint="eastAsia"/>
        </w:rPr>
        <w:t>。</w:t>
      </w:r>
    </w:p>
    <w:p w14:paraId="17C565B3" w14:textId="0E365462" w:rsidR="00C41526" w:rsidRPr="00CC2C0A" w:rsidRDefault="00357449" w:rsidP="00C41526">
      <w:pPr>
        <w:ind w:leftChars="-1" w:left="-3" w:firstLineChars="1" w:firstLine="3"/>
        <w:rPr>
          <w:rFonts w:ascii="Times New Roman" w:hAnsi="Times New Roman" w:cs="Times New Roman"/>
          <w:bCs/>
          <w:kern w:val="0"/>
          <w:szCs w:val="72"/>
          <w:rPrChange w:id="1041" w:author="黃懷萱" w:date="2022-12-20T15:30:00Z">
            <w:rPr>
              <w:rFonts w:ascii="Times New Roman" w:hAnsi="Times New Roman" w:cs="Times New Roman"/>
              <w:bCs/>
              <w:kern w:val="0"/>
              <w:szCs w:val="72"/>
              <w:lang w:val="zh-TW"/>
            </w:rPr>
          </w:rPrChange>
        </w:rPr>
      </w:pPr>
      <w:r>
        <w:rPr>
          <w:rFonts w:ascii="Times New Roman" w:hAnsi="Times New Roman" w:cs="Times New Roman"/>
        </w:rPr>
        <w:tab/>
      </w:r>
      <w:r>
        <w:rPr>
          <w:rFonts w:ascii="Times New Roman" w:hAnsi="Times New Roman" w:cs="Times New Roman"/>
        </w:rPr>
        <w:t>而此</w:t>
      </w:r>
      <w:r w:rsidR="00B33726" w:rsidRPr="00B33726">
        <w:rPr>
          <w:rFonts w:ascii="Times New Roman" w:hAnsi="Times New Roman" w:cs="Times New Roman" w:hint="eastAsia"/>
          <w:bCs/>
          <w:kern w:val="0"/>
          <w:szCs w:val="72"/>
          <w:lang w:val="zh-TW"/>
        </w:rPr>
        <w:t>中央氣象局開放資料平臺之資料擷取</w:t>
      </w:r>
      <w:r w:rsidR="00B33726" w:rsidRPr="00567481">
        <w:rPr>
          <w:rFonts w:ascii="Times New Roman" w:hAnsi="Times New Roman" w:cs="Times New Roman"/>
          <w:bCs/>
          <w:kern w:val="0"/>
          <w:szCs w:val="72"/>
          <w:rPrChange w:id="1042" w:author="黃懷萱" w:date="2022-12-20T15:30:00Z">
            <w:rPr>
              <w:rFonts w:ascii="Times New Roman" w:hAnsi="Times New Roman" w:cs="Times New Roman"/>
              <w:bCs/>
              <w:kern w:val="0"/>
              <w:szCs w:val="72"/>
              <w:lang w:val="zh-TW"/>
            </w:rPr>
          </w:rPrChange>
        </w:rPr>
        <w:t>API</w:t>
      </w:r>
      <w:r w:rsidR="00B33726">
        <w:rPr>
          <w:rFonts w:ascii="Times New Roman" w:hAnsi="Times New Roman" w:cs="Times New Roman" w:hint="eastAsia"/>
          <w:bCs/>
          <w:kern w:val="0"/>
          <w:szCs w:val="72"/>
          <w:lang w:val="zh-TW"/>
        </w:rPr>
        <w:t>所使用的</w:t>
      </w:r>
      <w:r w:rsidR="00C41526">
        <w:rPr>
          <w:rFonts w:ascii="Times New Roman" w:hAnsi="Times New Roman" w:cs="Times New Roman" w:hint="eastAsia"/>
          <w:bCs/>
          <w:kern w:val="0"/>
          <w:szCs w:val="72"/>
          <w:lang w:val="zh-TW"/>
        </w:rPr>
        <w:t>是</w:t>
      </w:r>
      <w:r w:rsidR="00567481" w:rsidRPr="00567481">
        <w:rPr>
          <w:rFonts w:ascii="Times New Roman" w:hAnsi="Times New Roman" w:cs="Times New Roman"/>
          <w:bCs/>
          <w:kern w:val="0"/>
          <w:szCs w:val="72"/>
        </w:rPr>
        <w:t>Representational State Transfer</w:t>
      </w:r>
      <w:r w:rsidR="00567481">
        <w:rPr>
          <w:rFonts w:ascii="Times New Roman" w:hAnsi="Times New Roman" w:cs="Times New Roman"/>
          <w:bCs/>
          <w:kern w:val="0"/>
          <w:szCs w:val="72"/>
        </w:rPr>
        <w:t xml:space="preserve"> </w:t>
      </w:r>
      <w:r w:rsidR="00B33726" w:rsidRPr="00567481">
        <w:rPr>
          <w:rFonts w:ascii="Times New Roman" w:hAnsi="Times New Roman" w:cs="Times New Roman"/>
          <w:bCs/>
          <w:kern w:val="0"/>
          <w:szCs w:val="72"/>
          <w:rPrChange w:id="1043" w:author="黃懷萱" w:date="2022-12-20T15:30:00Z">
            <w:rPr>
              <w:rFonts w:ascii="Times New Roman" w:hAnsi="Times New Roman" w:cs="Times New Roman"/>
              <w:bCs/>
              <w:kern w:val="0"/>
              <w:szCs w:val="72"/>
              <w:lang w:val="zh-TW"/>
            </w:rPr>
          </w:rPrChange>
        </w:rPr>
        <w:t>API</w:t>
      </w:r>
      <w:r w:rsidR="00CC2C0A">
        <w:rPr>
          <w:rFonts w:ascii="Times New Roman" w:hAnsi="Times New Roman" w:cs="Times New Roman"/>
          <w:bCs/>
          <w:kern w:val="0"/>
          <w:szCs w:val="72"/>
        </w:rPr>
        <w:t>的網頁服務架構</w:t>
      </w:r>
      <w:r w:rsidR="00B33726">
        <w:rPr>
          <w:rFonts w:ascii="Times New Roman" w:hAnsi="Times New Roman" w:cs="Times New Roman"/>
          <w:bCs/>
          <w:kern w:val="0"/>
          <w:szCs w:val="72"/>
          <w:lang w:val="zh-TW"/>
        </w:rPr>
        <w:t>工具為</w:t>
      </w:r>
      <w:r w:rsidR="00C41526" w:rsidRPr="00C41526">
        <w:rPr>
          <w:rFonts w:ascii="Times New Roman" w:hAnsi="Times New Roman" w:cs="Times New Roman"/>
          <w:bCs/>
          <w:kern w:val="0"/>
          <w:szCs w:val="72"/>
          <w:rPrChange w:id="1044" w:author="黃懷萱" w:date="2022-12-20T15:35:00Z">
            <w:rPr>
              <w:rFonts w:ascii="Times New Roman" w:hAnsi="Times New Roman" w:cs="Times New Roman"/>
              <w:bCs/>
              <w:kern w:val="0"/>
              <w:szCs w:val="72"/>
              <w:lang w:val="zh-TW"/>
            </w:rPr>
          </w:rPrChange>
        </w:rPr>
        <w:t xml:space="preserve"> </w:t>
      </w:r>
      <w:r w:rsidR="00B33726">
        <w:rPr>
          <w:rFonts w:ascii="Times New Roman" w:hAnsi="Times New Roman" w:cs="Times New Roman"/>
          <w:bCs/>
          <w:kern w:val="0"/>
          <w:szCs w:val="72"/>
          <w:lang w:val="zh-TW"/>
        </w:rPr>
        <w:t>「</w:t>
      </w:r>
      <w:r w:rsidR="00B33726" w:rsidRPr="00567481">
        <w:rPr>
          <w:rFonts w:ascii="Times New Roman" w:hAnsi="Times New Roman" w:cs="Times New Roman"/>
          <w:bCs/>
          <w:kern w:val="0"/>
          <w:szCs w:val="72"/>
          <w:rPrChange w:id="1045" w:author="黃懷萱" w:date="2022-12-20T15:30:00Z">
            <w:rPr>
              <w:rFonts w:ascii="Times New Roman" w:hAnsi="Times New Roman" w:cs="Times New Roman"/>
              <w:bCs/>
              <w:kern w:val="0"/>
              <w:szCs w:val="72"/>
              <w:lang w:val="zh-TW"/>
            </w:rPr>
          </w:rPrChange>
        </w:rPr>
        <w:t>Swagger</w:t>
      </w:r>
      <w:r w:rsidR="00B33726">
        <w:rPr>
          <w:rFonts w:ascii="Times New Roman" w:hAnsi="Times New Roman" w:cs="Times New Roman"/>
          <w:bCs/>
          <w:kern w:val="0"/>
          <w:szCs w:val="72"/>
          <w:lang w:val="zh-TW"/>
        </w:rPr>
        <w:t>」</w:t>
      </w:r>
      <w:r w:rsidR="00567481" w:rsidRPr="00CC2C0A">
        <w:rPr>
          <w:rFonts w:ascii="Times New Roman" w:hAnsi="Times New Roman" w:cs="Times New Roman" w:hint="eastAsia"/>
          <w:bCs/>
          <w:kern w:val="0"/>
          <w:szCs w:val="72"/>
          <w:rPrChange w:id="1046" w:author="黃懷萱" w:date="2022-12-20T15:30:00Z">
            <w:rPr>
              <w:rFonts w:ascii="Times New Roman" w:hAnsi="Times New Roman" w:cs="Times New Roman" w:hint="eastAsia"/>
              <w:bCs/>
              <w:kern w:val="0"/>
              <w:szCs w:val="72"/>
              <w:lang w:val="zh-TW"/>
            </w:rPr>
          </w:rPrChange>
        </w:rPr>
        <w:t>，</w:t>
      </w:r>
      <w:r w:rsidR="00C41526">
        <w:rPr>
          <w:rFonts w:ascii="Times New Roman" w:hAnsi="Times New Roman" w:cs="Times New Roman" w:hint="eastAsia"/>
          <w:bCs/>
          <w:kern w:val="0"/>
          <w:szCs w:val="72"/>
        </w:rPr>
        <w:t>可藉由輸入金鑰</w:t>
      </w:r>
      <w:ins w:id="1047" w:author="黃懷萱" w:date="2022-12-20T15:52:00Z">
        <w:r w:rsidR="00162E12">
          <w:rPr>
            <w:rFonts w:ascii="Times New Roman" w:hAnsi="Times New Roman" w:cs="Times New Roman" w:hint="eastAsia"/>
            <w:bCs/>
            <w:kern w:val="0"/>
            <w:szCs w:val="72"/>
          </w:rPr>
          <w:t>並</w:t>
        </w:r>
      </w:ins>
      <w:del w:id="1048" w:author="黃懷萱" w:date="2022-12-20T15:52:00Z">
        <w:r w:rsidR="00C41526" w:rsidDel="00162E12">
          <w:rPr>
            <w:rFonts w:ascii="Times New Roman" w:hAnsi="Times New Roman" w:cs="Times New Roman" w:hint="eastAsia"/>
            <w:bCs/>
            <w:kern w:val="0"/>
            <w:szCs w:val="72"/>
          </w:rPr>
          <w:delText>與</w:delText>
        </w:r>
      </w:del>
      <w:r w:rsidR="00C41526">
        <w:rPr>
          <w:rFonts w:ascii="Times New Roman" w:hAnsi="Times New Roman" w:cs="Times New Roman" w:hint="eastAsia"/>
          <w:bCs/>
          <w:kern w:val="0"/>
          <w:szCs w:val="72"/>
        </w:rPr>
        <w:t>選定</w:t>
      </w:r>
      <w:r w:rsidR="00C41526">
        <w:rPr>
          <w:rFonts w:ascii="Times New Roman" w:hAnsi="Times New Roman" w:cs="Times New Roman" w:hint="eastAsia"/>
          <w:bCs/>
          <w:kern w:val="0"/>
          <w:szCs w:val="72"/>
        </w:rPr>
        <w:t>A</w:t>
      </w:r>
      <w:r w:rsidR="00C41526">
        <w:rPr>
          <w:rFonts w:ascii="Times New Roman" w:hAnsi="Times New Roman" w:cs="Times New Roman"/>
          <w:bCs/>
          <w:kern w:val="0"/>
          <w:szCs w:val="72"/>
        </w:rPr>
        <w:t>PI</w:t>
      </w:r>
      <w:ins w:id="1049" w:author="黃懷萱" w:date="2022-12-20T15:52:00Z">
        <w:r w:rsidR="00B510DD">
          <w:rPr>
            <w:rFonts w:ascii="Times New Roman" w:hAnsi="Times New Roman" w:cs="Times New Roman" w:hint="eastAsia"/>
            <w:bCs/>
            <w:kern w:val="0"/>
            <w:szCs w:val="72"/>
          </w:rPr>
          <w:t>後</w:t>
        </w:r>
      </w:ins>
      <w:del w:id="1050" w:author="黃懷萱" w:date="2022-12-20T15:52:00Z">
        <w:r w:rsidR="00C41526" w:rsidDel="00B510DD">
          <w:rPr>
            <w:rFonts w:ascii="Times New Roman" w:hAnsi="Times New Roman" w:cs="Times New Roman"/>
            <w:bCs/>
            <w:kern w:val="0"/>
            <w:szCs w:val="72"/>
          </w:rPr>
          <w:delText>並</w:delText>
        </w:r>
      </w:del>
      <w:r w:rsidR="00C41526">
        <w:rPr>
          <w:rFonts w:ascii="Times New Roman" w:hAnsi="Times New Roman" w:cs="Times New Roman"/>
          <w:bCs/>
          <w:kern w:val="0"/>
          <w:szCs w:val="72"/>
        </w:rPr>
        <w:t>輸入指定參數，按下</w:t>
      </w:r>
      <w:r w:rsidR="00C41526">
        <w:rPr>
          <w:rFonts w:ascii="Times New Roman" w:hAnsi="Times New Roman" w:cs="Times New Roman"/>
          <w:bCs/>
          <w:kern w:val="0"/>
          <w:szCs w:val="72"/>
        </w:rPr>
        <w:t>Execute</w:t>
      </w:r>
      <w:r w:rsidR="00C41526">
        <w:rPr>
          <w:rFonts w:ascii="Times New Roman" w:hAnsi="Times New Roman" w:cs="Times New Roman"/>
          <w:bCs/>
          <w:kern w:val="0"/>
          <w:szCs w:val="72"/>
        </w:rPr>
        <w:t>即可使用。</w:t>
      </w:r>
    </w:p>
    <w:p w14:paraId="30FC3A50" w14:textId="77777777" w:rsidR="00DC6EB5" w:rsidRDefault="00C41526" w:rsidP="00DC6EB5">
      <w:pPr>
        <w:keepNext/>
        <w:spacing w:line="240" w:lineRule="auto"/>
        <w:ind w:leftChars="-1" w:left="-3" w:firstLineChars="1" w:firstLine="3"/>
      </w:pPr>
      <w:r w:rsidRPr="00C41526">
        <w:rPr>
          <w:rFonts w:ascii="Times New Roman" w:hAnsi="Times New Roman" w:cs="Times New Roman"/>
          <w:noProof/>
        </w:rPr>
        <w:drawing>
          <wp:inline distT="0" distB="0" distL="0" distR="0" wp14:anchorId="29A397E3" wp14:editId="2FAF5D7B">
            <wp:extent cx="5278120" cy="216090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160905"/>
                    </a:xfrm>
                    <a:prstGeom prst="rect">
                      <a:avLst/>
                    </a:prstGeom>
                  </pic:spPr>
                </pic:pic>
              </a:graphicData>
            </a:graphic>
          </wp:inline>
        </w:drawing>
      </w:r>
    </w:p>
    <w:p w14:paraId="14BF8C80" w14:textId="008EE9EE" w:rsidR="00DC6EB5" w:rsidRPr="00DC6EB5" w:rsidRDefault="00DC6EB5" w:rsidP="003973C2">
      <w:pPr>
        <w:pStyle w:val="a4"/>
        <w:keepNext/>
        <w:framePr w:wrap="auto" w:vAnchor="margin" w:yAlign="inline"/>
        <w:rPr>
          <w:b w:val="0"/>
          <w:rPrChange w:id="1051" w:author="黃懷萱" w:date="2022-12-20T15:38:00Z">
            <w:rPr/>
          </w:rPrChange>
        </w:rPr>
      </w:pPr>
      <w:r w:rsidRPr="00DC6EB5">
        <w:rPr>
          <w:rFonts w:hint="eastAsia"/>
          <w:b w:val="0"/>
          <w:rPrChange w:id="1052" w:author="黃懷萱" w:date="2022-12-20T15:38:00Z">
            <w:rPr>
              <w:rFonts w:hint="eastAsia"/>
            </w:rPr>
          </w:rPrChange>
        </w:rPr>
        <w:t>圖</w:t>
      </w:r>
      <w:r w:rsidRPr="00DC6EB5">
        <w:rPr>
          <w:b w:val="0"/>
          <w:rPrChange w:id="1053" w:author="黃懷萱" w:date="2022-12-20T15:38:00Z">
            <w:rPr/>
          </w:rPrChange>
        </w:rPr>
        <w:t xml:space="preserve"> </w:t>
      </w:r>
      <w:ins w:id="1054" w:author="黃懷萱" w:date="2022-12-20T15:42:00Z">
        <w:r w:rsidR="003973C2">
          <w:rPr>
            <w:b w:val="0"/>
          </w:rPr>
          <w:fldChar w:fldCharType="begin"/>
        </w:r>
        <w:r w:rsidR="003973C2">
          <w:rPr>
            <w:b w:val="0"/>
          </w:rPr>
          <w:instrText xml:space="preserve"> STYLEREF  \s "</w:instrText>
        </w:r>
        <w:r w:rsidR="003973C2">
          <w:rPr>
            <w:b w:val="0"/>
          </w:rPr>
          <w:instrText>標題</w:instrText>
        </w:r>
        <w:r w:rsidR="003973C2">
          <w:rPr>
            <w:b w:val="0"/>
          </w:rPr>
          <w:instrText xml:space="preserve"> 1" </w:instrText>
        </w:r>
      </w:ins>
      <w:r w:rsidR="003973C2">
        <w:rPr>
          <w:b w:val="0"/>
        </w:rPr>
        <w:fldChar w:fldCharType="separate"/>
      </w:r>
      <w:r w:rsidR="003973C2">
        <w:rPr>
          <w:b w:val="0"/>
          <w:noProof/>
        </w:rPr>
        <w:t>3</w:t>
      </w:r>
      <w:ins w:id="1055" w:author="黃懷萱" w:date="2022-12-20T15:42:00Z">
        <w:r w:rsidR="003973C2">
          <w:rPr>
            <w:b w:val="0"/>
          </w:rPr>
          <w:fldChar w:fldCharType="end"/>
        </w:r>
      </w:ins>
      <w:del w:id="1056" w:author="黃懷萱" w:date="2022-12-20T15:42:00Z">
        <w:r w:rsidR="003333ED" w:rsidDel="003973C2">
          <w:rPr>
            <w:b w:val="0"/>
          </w:rPr>
          <w:fldChar w:fldCharType="begin"/>
        </w:r>
        <w:r w:rsidR="003333ED" w:rsidDel="003973C2">
          <w:rPr>
            <w:b w:val="0"/>
          </w:rPr>
          <w:delInstrText xml:space="preserve"> </w:delInstrText>
        </w:r>
        <w:r w:rsidR="003333ED" w:rsidDel="003973C2">
          <w:rPr>
            <w:rFonts w:hint="eastAsia"/>
            <w:b w:val="0"/>
          </w:rPr>
          <w:delInstrText>STYLEREF 2 \s</w:delInstrText>
        </w:r>
        <w:r w:rsidR="003333ED" w:rsidDel="003973C2">
          <w:rPr>
            <w:b w:val="0"/>
          </w:rPr>
          <w:delInstrText xml:space="preserve"> </w:delInstrText>
        </w:r>
        <w:r w:rsidR="003333ED" w:rsidDel="003973C2">
          <w:rPr>
            <w:b w:val="0"/>
          </w:rPr>
          <w:fldChar w:fldCharType="separate"/>
        </w:r>
        <w:r w:rsidR="003973C2" w:rsidDel="003973C2">
          <w:rPr>
            <w:b w:val="0"/>
            <w:noProof/>
          </w:rPr>
          <w:delText>0</w:delText>
        </w:r>
        <w:r w:rsidR="003333ED" w:rsidDel="003973C2">
          <w:rPr>
            <w:b w:val="0"/>
          </w:rPr>
          <w:fldChar w:fldCharType="end"/>
        </w:r>
      </w:del>
      <w:r w:rsidR="003333ED">
        <w:rPr>
          <w:b w:val="0"/>
        </w:rPr>
        <w:t>.</w:t>
      </w:r>
      <w:r w:rsidR="003333ED">
        <w:rPr>
          <w:b w:val="0"/>
        </w:rPr>
        <w:fldChar w:fldCharType="begin"/>
      </w:r>
      <w:r w:rsidR="003333ED">
        <w:rPr>
          <w:b w:val="0"/>
        </w:rPr>
        <w:instrText xml:space="preserve"> </w:instrText>
      </w:r>
      <w:r w:rsidR="003333ED">
        <w:rPr>
          <w:rFonts w:hint="eastAsia"/>
          <w:b w:val="0"/>
        </w:rPr>
        <w:instrText xml:space="preserve">SEQ </w:instrText>
      </w:r>
      <w:r w:rsidR="003333ED">
        <w:rPr>
          <w:rFonts w:hint="eastAsia"/>
          <w:b w:val="0"/>
        </w:rPr>
        <w:instrText>圖</w:instrText>
      </w:r>
      <w:r w:rsidR="003333ED">
        <w:rPr>
          <w:rFonts w:hint="eastAsia"/>
          <w:b w:val="0"/>
        </w:rPr>
        <w:instrText xml:space="preserve"> \* ARABIC \s 2</w:instrText>
      </w:r>
      <w:r w:rsidR="003333ED">
        <w:rPr>
          <w:b w:val="0"/>
        </w:rPr>
        <w:instrText xml:space="preserve"> </w:instrText>
      </w:r>
      <w:r w:rsidR="003333ED">
        <w:rPr>
          <w:b w:val="0"/>
        </w:rPr>
        <w:fldChar w:fldCharType="separate"/>
      </w:r>
      <w:r w:rsidR="003333ED">
        <w:rPr>
          <w:b w:val="0"/>
          <w:noProof/>
        </w:rPr>
        <w:t>1</w:t>
      </w:r>
      <w:r w:rsidR="003333ED">
        <w:rPr>
          <w:b w:val="0"/>
        </w:rPr>
        <w:fldChar w:fldCharType="end"/>
      </w:r>
      <w:r>
        <w:rPr>
          <w:b w:val="0"/>
        </w:rPr>
        <w:t xml:space="preserve"> </w:t>
      </w:r>
      <w:r>
        <w:rPr>
          <w:b w:val="0"/>
        </w:rPr>
        <w:t>中央氣象局開放資料平臺</w:t>
      </w:r>
      <w:r>
        <w:rPr>
          <w:b w:val="0"/>
        </w:rPr>
        <w:t>API</w:t>
      </w:r>
      <w:r>
        <w:rPr>
          <w:b w:val="0"/>
        </w:rPr>
        <w:t>畫面預覽</w:t>
      </w:r>
    </w:p>
    <w:p w14:paraId="60C9A403" w14:textId="1B806F35" w:rsidR="00C41526" w:rsidRPr="005E35C1" w:rsidRDefault="005E35C1" w:rsidP="00180B08">
      <w:pPr>
        <w:widowControl/>
        <w:spacing w:before="0" w:after="0" w:line="240" w:lineRule="auto"/>
        <w:ind w:firstLineChars="0" w:firstLine="0"/>
        <w:jc w:val="left"/>
      </w:pPr>
      <w:r>
        <w:br w:type="page"/>
      </w:r>
    </w:p>
    <w:p w14:paraId="23D9C5B2" w14:textId="11CE09E7" w:rsidR="00615A1B" w:rsidRDefault="00615A1B" w:rsidP="001A69EB">
      <w:pPr>
        <w:pStyle w:val="2"/>
        <w:spacing w:after="180"/>
        <w:ind w:leftChars="-1" w:left="-3" w:right="280" w:firstLineChars="1" w:firstLine="4"/>
        <w:rPr>
          <w:ins w:id="1057" w:author="黃懷萱" w:date="2022-12-20T15:46:00Z"/>
        </w:rPr>
      </w:pPr>
      <w:bookmarkStart w:id="1058" w:name="_Toc122481815"/>
      <w:r>
        <w:rPr>
          <w:rFonts w:hint="eastAsia"/>
        </w:rPr>
        <w:lastRenderedPageBreak/>
        <w:t>3.3</w:t>
      </w:r>
      <w:r>
        <w:rPr>
          <w:rFonts w:hint="eastAsia"/>
        </w:rPr>
        <w:t>、衣物推薦演算法</w:t>
      </w:r>
      <w:bookmarkEnd w:id="1058"/>
    </w:p>
    <w:p w14:paraId="285E9067" w14:textId="3EDDBD76" w:rsidR="0041273C" w:rsidRPr="0041273C" w:rsidRDefault="0041273C">
      <w:pPr>
        <w:pStyle w:val="a3"/>
        <w:numPr>
          <w:ilvl w:val="0"/>
          <w:numId w:val="54"/>
        </w:numPr>
        <w:ind w:leftChars="0" w:firstLineChars="0"/>
        <w:pPrChange w:id="1059" w:author="黃懷萱" w:date="2022-12-20T15:48:00Z">
          <w:pPr>
            <w:pStyle w:val="2"/>
            <w:spacing w:after="180"/>
            <w:ind w:leftChars="-1" w:left="-3" w:right="280" w:firstLineChars="1" w:firstLine="4"/>
          </w:pPr>
        </w:pPrChange>
      </w:pPr>
      <w:ins w:id="1060" w:author="黃懷萱" w:date="2022-12-20T15:48:00Z">
        <w:r>
          <w:rPr>
            <w:rFonts w:hint="eastAsia"/>
          </w:rPr>
          <w:t>功能需求</w:t>
        </w:r>
      </w:ins>
    </w:p>
    <w:p w14:paraId="5BAC95B4" w14:textId="401E9E3D" w:rsidR="00C25A83" w:rsidRPr="0041273C" w:rsidDel="0041273C" w:rsidRDefault="009226B7">
      <w:pPr>
        <w:pStyle w:val="afa"/>
        <w:ind w:firstLine="480"/>
        <w:rPr>
          <w:del w:id="1061" w:author="黃懷萱" w:date="2022-12-20T15:45:00Z"/>
          <w:rFonts w:ascii="Times New Roman" w:hAnsi="Times New Roman" w:cs="Times New Roman"/>
          <w:rPrChange w:id="1062" w:author="黃懷萱" w:date="2022-12-20T15:45:00Z">
            <w:rPr>
              <w:del w:id="1063" w:author="黃懷萱" w:date="2022-12-20T15:45:00Z"/>
            </w:rPr>
          </w:rPrChange>
        </w:rPr>
        <w:pPrChange w:id="1064" w:author="黃懷萱" w:date="2022-12-20T15:45:00Z">
          <w:pPr>
            <w:pStyle w:val="afa"/>
            <w:ind w:firstLineChars="1" w:firstLine="5"/>
          </w:pPr>
        </w:pPrChange>
      </w:pPr>
      <w:ins w:id="1065" w:author="黃懷萱" w:date="2022-12-20T15:48:00Z">
        <w:r>
          <w:rPr>
            <w:rFonts w:ascii="Times New Roman" w:hAnsi="Times New Roman" w:cs="Times New Roman" w:hint="eastAsia"/>
          </w:rPr>
          <w:t>當獲取天氣狀況等資訊後，</w:t>
        </w:r>
      </w:ins>
      <w:ins w:id="1066" w:author="黃懷萱" w:date="2022-12-20T15:49:00Z">
        <w:r>
          <w:rPr>
            <w:rFonts w:ascii="Times New Roman" w:hAnsi="Times New Roman" w:cs="Times New Roman" w:hint="eastAsia"/>
          </w:rPr>
          <w:t>衣物組合的各項參數與公式結合出的分數將會是推薦依據，進行排列組合後再呈現於使用者面前，因此</w:t>
        </w:r>
        <w:r w:rsidRPr="00755E67">
          <w:rPr>
            <w:rFonts w:ascii="Times New Roman" w:hAnsi="Times New Roman" w:cs="Times New Roman" w:hint="eastAsia"/>
            <w:b w:val="0"/>
            <w:i w:val="0"/>
            <w:color w:val="000000" w:themeColor="text1"/>
            <w:sz w:val="28"/>
            <w:u w:val="none"/>
          </w:rPr>
          <w:t>針對本研究計畫中的</w:t>
        </w:r>
        <w:r>
          <w:rPr>
            <w:rFonts w:ascii="Times New Roman" w:hAnsi="Times New Roman" w:cs="Times New Roman" w:hint="eastAsia"/>
          </w:rPr>
          <w:t>衣物推薦演算法</w:t>
        </w:r>
        <w:r w:rsidRPr="00755E67">
          <w:rPr>
            <w:rFonts w:ascii="Times New Roman" w:hAnsi="Times New Roman" w:cs="Times New Roman" w:hint="eastAsia"/>
            <w:b w:val="0"/>
            <w:i w:val="0"/>
            <w:color w:val="000000" w:themeColor="text1"/>
            <w:sz w:val="28"/>
            <w:u w:val="none"/>
          </w:rPr>
          <w:t>，計畫如表</w:t>
        </w:r>
        <w:r w:rsidRPr="00755E67">
          <w:rPr>
            <w:rFonts w:ascii="Times New Roman" w:hAnsi="Times New Roman" w:cs="Times New Roman" w:hint="eastAsia"/>
            <w:b w:val="0"/>
            <w:i w:val="0"/>
            <w:color w:val="000000" w:themeColor="text1"/>
            <w:sz w:val="28"/>
            <w:u w:val="none"/>
          </w:rPr>
          <w:t>3.</w:t>
        </w:r>
        <w:r>
          <w:rPr>
            <w:rFonts w:ascii="Times New Roman" w:hAnsi="Times New Roman" w:cs="Times New Roman" w:hint="eastAsia"/>
          </w:rPr>
          <w:t>5</w:t>
        </w:r>
        <w:r w:rsidRPr="00755E67">
          <w:rPr>
            <w:rFonts w:ascii="Times New Roman" w:hAnsi="Times New Roman" w:cs="Times New Roman" w:hint="eastAsia"/>
            <w:b w:val="0"/>
            <w:i w:val="0"/>
            <w:color w:val="000000" w:themeColor="text1"/>
            <w:sz w:val="28"/>
            <w:u w:val="none"/>
          </w:rPr>
          <w:t>與表</w:t>
        </w:r>
        <w:r w:rsidRPr="00755E67">
          <w:rPr>
            <w:rFonts w:ascii="Times New Roman" w:hAnsi="Times New Roman" w:cs="Times New Roman" w:hint="eastAsia"/>
            <w:b w:val="0"/>
            <w:i w:val="0"/>
            <w:color w:val="000000" w:themeColor="text1"/>
            <w:sz w:val="28"/>
            <w:u w:val="none"/>
          </w:rPr>
          <w:t>3.</w:t>
        </w:r>
        <w:r>
          <w:rPr>
            <w:rFonts w:ascii="Times New Roman" w:hAnsi="Times New Roman" w:cs="Times New Roman" w:hint="eastAsia"/>
          </w:rPr>
          <w:t>6</w:t>
        </w:r>
        <w:r w:rsidRPr="00755E67">
          <w:rPr>
            <w:rFonts w:ascii="Times New Roman" w:hAnsi="Times New Roman" w:cs="Times New Roman" w:hint="eastAsia"/>
            <w:b w:val="0"/>
            <w:i w:val="0"/>
            <w:color w:val="000000" w:themeColor="text1"/>
            <w:sz w:val="28"/>
            <w:u w:val="none"/>
          </w:rPr>
          <w:t>的功能性需求與非功能性需求，</w:t>
        </w:r>
        <w:r>
          <w:rPr>
            <w:rFonts w:ascii="Times New Roman" w:hAnsi="Times New Roman" w:cs="Times New Roman" w:hint="eastAsia"/>
          </w:rPr>
          <w:t>並對</w:t>
        </w:r>
        <w:r w:rsidRPr="00755E67">
          <w:rPr>
            <w:rFonts w:ascii="Times New Roman" w:hAnsi="Times New Roman" w:cs="Times New Roman" w:hint="eastAsia"/>
            <w:b w:val="0"/>
            <w:i w:val="0"/>
            <w:color w:val="000000" w:themeColor="text1"/>
            <w:sz w:val="28"/>
            <w:u w:val="none"/>
          </w:rPr>
          <w:t>這些功能查找相關功能方法並達成。</w:t>
        </w:r>
      </w:ins>
      <w:del w:id="1067" w:author="黃懷萱" w:date="2022-12-20T15:45:00Z">
        <w:r w:rsidR="00C25A83" w:rsidDel="0041273C">
          <w:rPr>
            <w:rFonts w:hint="eastAsia"/>
          </w:rPr>
          <w:delText>引文</w:delText>
        </w:r>
      </w:del>
    </w:p>
    <w:p w14:paraId="233D38CF" w14:textId="301F400D" w:rsidR="00FE0E2E" w:rsidDel="0041273C" w:rsidRDefault="00FE0E2E">
      <w:pPr>
        <w:pStyle w:val="a4"/>
        <w:keepNext/>
        <w:framePr w:wrap="around" w:hAnchor="page" w:x="4211" w:y="701"/>
        <w:ind w:firstLine="480"/>
        <w:rPr>
          <w:del w:id="1068" w:author="黃懷萱" w:date="2022-12-20T15:45:00Z"/>
        </w:rPr>
        <w:pPrChange w:id="1069" w:author="黃懷萱" w:date="2022-12-20T15:45:00Z">
          <w:pPr>
            <w:pStyle w:val="a4"/>
            <w:keepNext/>
            <w:framePr w:wrap="around" w:hAnchor="page" w:x="4211" w:y="701"/>
          </w:pPr>
        </w:pPrChange>
      </w:pPr>
      <w:del w:id="1070" w:author="黃懷萱" w:date="2022-12-20T15:45:00Z">
        <w:r w:rsidDel="0041273C">
          <w:rPr>
            <w:rFonts w:hint="eastAsia"/>
          </w:rPr>
          <w:delText>表</w:delText>
        </w:r>
        <w:r w:rsidDel="0041273C">
          <w:rPr>
            <w:rFonts w:hint="eastAsia"/>
          </w:rPr>
          <w:delText xml:space="preserve"> </w:delText>
        </w:r>
        <w:r w:rsidR="008E3E69" w:rsidDel="0041273C">
          <w:rPr>
            <w:b w:val="0"/>
          </w:rPr>
          <w:fldChar w:fldCharType="begin"/>
        </w:r>
        <w:r w:rsidR="008E3E69" w:rsidDel="0041273C">
          <w:delInstrText xml:space="preserve"> </w:delInstrText>
        </w:r>
        <w:r w:rsidR="008E3E69" w:rsidDel="0041273C">
          <w:rPr>
            <w:rFonts w:hint="eastAsia"/>
          </w:rPr>
          <w:delInstrText>STYLEREF 1 \s</w:delInstrText>
        </w:r>
        <w:r w:rsidR="008E3E69" w:rsidDel="0041273C">
          <w:delInstrText xml:space="preserve"> </w:delInstrText>
        </w:r>
        <w:r w:rsidR="008E3E69" w:rsidDel="0041273C">
          <w:rPr>
            <w:b w:val="0"/>
          </w:rPr>
          <w:fldChar w:fldCharType="separate"/>
        </w:r>
        <w:r w:rsidR="00E23DD0" w:rsidDel="0041273C">
          <w:rPr>
            <w:noProof/>
          </w:rPr>
          <w:delText>3</w:delText>
        </w:r>
        <w:r w:rsidR="008E3E69" w:rsidDel="0041273C">
          <w:rPr>
            <w:b w:val="0"/>
          </w:rPr>
          <w:fldChar w:fldCharType="end"/>
        </w:r>
        <w:r w:rsidR="008E3E69" w:rsidDel="0041273C">
          <w:delText>.</w:delText>
        </w:r>
        <w:r w:rsidR="008E3E69" w:rsidDel="0041273C">
          <w:rPr>
            <w:b w:val="0"/>
          </w:rPr>
          <w:fldChar w:fldCharType="begin"/>
        </w:r>
        <w:r w:rsidR="008E3E69" w:rsidDel="0041273C">
          <w:delInstrText xml:space="preserve"> </w:delInstrText>
        </w:r>
        <w:r w:rsidR="008E3E69" w:rsidDel="0041273C">
          <w:rPr>
            <w:rFonts w:hint="eastAsia"/>
          </w:rPr>
          <w:delInstrText xml:space="preserve">SEQ </w:delInstrText>
        </w:r>
        <w:r w:rsidR="008E3E69" w:rsidDel="0041273C">
          <w:rPr>
            <w:rFonts w:hint="eastAsia"/>
          </w:rPr>
          <w:delInstrText>表</w:delInstrText>
        </w:r>
        <w:r w:rsidR="008E3E69" w:rsidDel="0041273C">
          <w:rPr>
            <w:rFonts w:hint="eastAsia"/>
          </w:rPr>
          <w:delInstrText xml:space="preserve"> \* ARABIC \s 1</w:delInstrText>
        </w:r>
        <w:r w:rsidR="008E3E69" w:rsidDel="0041273C">
          <w:delInstrText xml:space="preserve"> </w:delInstrText>
        </w:r>
        <w:r w:rsidR="008E3E69" w:rsidDel="0041273C">
          <w:rPr>
            <w:b w:val="0"/>
          </w:rPr>
          <w:fldChar w:fldCharType="separate"/>
        </w:r>
        <w:r w:rsidR="00E23DD0" w:rsidDel="0041273C">
          <w:rPr>
            <w:noProof/>
          </w:rPr>
          <w:delText>5</w:delText>
        </w:r>
        <w:r w:rsidR="008E3E69" w:rsidDel="0041273C">
          <w:rPr>
            <w:b w:val="0"/>
          </w:rPr>
          <w:fldChar w:fldCharType="end"/>
        </w:r>
        <w:r w:rsidRPr="006132CF" w:rsidDel="0041273C">
          <w:rPr>
            <w:rFonts w:hint="eastAsia"/>
          </w:rPr>
          <w:delText>演算法功能性需求</w:delText>
        </w:r>
      </w:del>
    </w:p>
    <w:p w14:paraId="4B1E73F9" w14:textId="29FBBD0D" w:rsidR="00C25A83" w:rsidRDefault="00C25A83">
      <w:pPr>
        <w:ind w:firstLineChars="0" w:firstLine="480"/>
        <w:rPr>
          <w:ins w:id="1071" w:author="黃懷萱" w:date="2022-12-20T15:45:00Z"/>
        </w:rPr>
        <w:pPrChange w:id="1072" w:author="黃懷萱" w:date="2022-12-20T15:45:00Z">
          <w:pPr>
            <w:ind w:firstLineChars="71" w:firstLine="199"/>
          </w:pPr>
        </w:pPrChange>
      </w:pPr>
    </w:p>
    <w:p w14:paraId="39905FAF" w14:textId="7D1A777C" w:rsidR="0041273C" w:rsidRDefault="0041273C">
      <w:pPr>
        <w:pStyle w:val="a4"/>
        <w:keepNext/>
        <w:framePr w:wrap="auto" w:vAnchor="margin" w:yAlign="inline"/>
        <w:pPrChange w:id="1073" w:author="黃懷萱" w:date="2022-12-20T15:45:00Z">
          <w:pPr>
            <w:ind w:firstLine="560"/>
          </w:pPr>
        </w:pPrChange>
      </w:pPr>
      <w:bookmarkStart w:id="1074" w:name="_Hlk122452529"/>
      <w:ins w:id="1075" w:author="黃懷萱" w:date="2022-12-20T15:45:00Z">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sidRPr="006132CF">
          <w:rPr>
            <w:rFonts w:hint="eastAsia"/>
          </w:rPr>
          <w:t>演算法功能性需求</w:t>
        </w:r>
      </w:ins>
    </w:p>
    <w:tbl>
      <w:tblPr>
        <w:tblStyle w:val="4-1"/>
        <w:tblW w:w="0" w:type="auto"/>
        <w:tblLook w:val="04A0" w:firstRow="1" w:lastRow="0" w:firstColumn="1" w:lastColumn="0" w:noHBand="0" w:noVBand="1"/>
      </w:tblPr>
      <w:tblGrid>
        <w:gridCol w:w="1413"/>
        <w:gridCol w:w="6883"/>
      </w:tblGrid>
      <w:tr w:rsidR="00FE0E2E" w:rsidRPr="004F5113" w14:paraId="682AC699"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bookmarkEnd w:id="1074"/>
          <w:p w14:paraId="616E8680" w14:textId="77777777" w:rsidR="00FE0E2E" w:rsidRPr="004F5113" w:rsidRDefault="00FE0E2E" w:rsidP="00FE0E2E">
            <w:pPr>
              <w:pStyle w:val="af3"/>
            </w:pPr>
            <w:r>
              <w:rPr>
                <w:rFonts w:hint="eastAsia"/>
              </w:rPr>
              <w:t>Al</w:t>
            </w:r>
            <w:r>
              <w:t xml:space="preserve">gorithm </w:t>
            </w:r>
            <w:r w:rsidRPr="00F2183A">
              <w:t>functional requirement</w:t>
            </w:r>
          </w:p>
        </w:tc>
      </w:tr>
      <w:tr w:rsidR="00FE0E2E" w:rsidRPr="004F5113" w14:paraId="4EF10892"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C11C8AD" w14:textId="77777777" w:rsidR="00FE0E2E" w:rsidRPr="004F5113" w:rsidRDefault="00FE0E2E" w:rsidP="00FE0E2E">
            <w:pPr>
              <w:pStyle w:val="af3"/>
            </w:pPr>
            <w:r>
              <w:rPr>
                <w:rFonts w:hint="eastAsia"/>
              </w:rPr>
              <w:t>A</w:t>
            </w:r>
            <w:r>
              <w:t>GFR1</w:t>
            </w:r>
          </w:p>
        </w:tc>
        <w:tc>
          <w:tcPr>
            <w:tcW w:w="6883" w:type="dxa"/>
          </w:tcPr>
          <w:p w14:paraId="614C80AB" w14:textId="77777777" w:rsidR="00FE0E2E" w:rsidRPr="004F5113" w:rsidRDefault="00FE0E2E" w:rsidP="00FE0E2E">
            <w:pPr>
              <w:pStyle w:val="af3"/>
              <w:cnfStyle w:val="000000100000" w:firstRow="0" w:lastRow="0" w:firstColumn="0" w:lastColumn="0" w:oddVBand="0" w:evenVBand="0" w:oddHBand="1" w:evenHBand="0" w:firstRowFirstColumn="0" w:firstRowLastColumn="0" w:lastRowFirstColumn="0" w:lastRowLastColumn="0"/>
            </w:pPr>
            <w:r>
              <w:rPr>
                <w:rFonts w:hint="eastAsia"/>
              </w:rPr>
              <w:t>衣物推薦演算法</w:t>
            </w:r>
          </w:p>
        </w:tc>
      </w:tr>
      <w:tr w:rsidR="00FE0E2E" w:rsidRPr="004F5113" w14:paraId="350D64F2"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FE2AAD3" w14:textId="77777777" w:rsidR="00FE0E2E" w:rsidRPr="004F5113" w:rsidRDefault="00FE0E2E" w:rsidP="00FE0E2E">
            <w:pPr>
              <w:pStyle w:val="af3"/>
              <w:rPr>
                <w:rFonts w:cs="Times New Roman"/>
                <w:b w:val="0"/>
                <w:bCs/>
              </w:rPr>
            </w:pPr>
          </w:p>
        </w:tc>
        <w:tc>
          <w:tcPr>
            <w:tcW w:w="6883" w:type="dxa"/>
          </w:tcPr>
          <w:p w14:paraId="05C015B5" w14:textId="4F7606BE" w:rsidR="00FE0E2E" w:rsidRPr="00D15325" w:rsidRDefault="00FE0E2E" w:rsidP="00FE0E2E">
            <w:pPr>
              <w:pStyle w:val="af3"/>
              <w:cnfStyle w:val="000000000000" w:firstRow="0" w:lastRow="0" w:firstColumn="0" w:lastColumn="0" w:oddVBand="0" w:evenVBand="0" w:oddHBand="0" w:evenHBand="0" w:firstRowFirstColumn="0" w:firstRowLastColumn="0" w:lastRowFirstColumn="0" w:lastRowLastColumn="0"/>
            </w:pPr>
            <w:r>
              <w:rPr>
                <w:rFonts w:hint="eastAsia"/>
              </w:rPr>
              <w:t>演算法根據系統所取得之天氣資訊、使用者偏好度、衣物資訊等進行演算，推薦出數套(</w:t>
            </w:r>
            <w:ins w:id="1076" w:author="黃懷萱" w:date="2022-12-20T15:45:00Z">
              <w:r w:rsidR="009157CD">
                <w:rPr>
                  <w:rFonts w:hint="eastAsia"/>
                </w:rPr>
                <w:t>至多</w:t>
              </w:r>
            </w:ins>
            <w:del w:id="1077" w:author="黃懷萱" w:date="2022-12-20T15:45:00Z">
              <w:r w:rsidDel="009157CD">
                <w:rPr>
                  <w:rFonts w:hint="eastAsia"/>
                </w:rPr>
                <w:delText>4~</w:delText>
              </w:r>
            </w:del>
            <w:ins w:id="1078" w:author="黃懷萱" w:date="2022-12-20T15:45:00Z">
              <w:r w:rsidR="00C96FF6">
                <w:rPr>
                  <w:rFonts w:hint="eastAsia"/>
                </w:rPr>
                <w:t>20</w:t>
              </w:r>
              <w:r w:rsidR="009157CD">
                <w:rPr>
                  <w:rFonts w:hint="eastAsia"/>
                </w:rPr>
                <w:t>套</w:t>
              </w:r>
            </w:ins>
            <w:del w:id="1079" w:author="黃懷萱" w:date="2022-12-20T15:44:00Z">
              <w:r w:rsidDel="00C96FF6">
                <w:rPr>
                  <w:rFonts w:hint="eastAsia"/>
                </w:rPr>
                <w:delText>8</w:delText>
              </w:r>
            </w:del>
            <w:r>
              <w:rPr>
                <w:rFonts w:hint="eastAsia"/>
              </w:rPr>
              <w:t>)衣物組合。</w:t>
            </w:r>
          </w:p>
        </w:tc>
      </w:tr>
    </w:tbl>
    <w:p w14:paraId="2734AC69" w14:textId="77777777" w:rsidR="0041273C" w:rsidDel="0041273C" w:rsidRDefault="0041273C" w:rsidP="0041273C">
      <w:pPr>
        <w:pStyle w:val="a4"/>
        <w:keepNext/>
        <w:framePr w:wrap="auto" w:vAnchor="margin" w:yAlign="inline"/>
        <w:rPr>
          <w:del w:id="1080" w:author="黃懷萱" w:date="2022-12-20T15:46:00Z"/>
          <w:moveTo w:id="1081" w:author="黃懷萱" w:date="2022-12-20T15:46:00Z"/>
        </w:rPr>
      </w:pPr>
      <w:moveToRangeStart w:id="1082" w:author="黃懷萱" w:date="2022-12-20T15:46:00Z" w:name="move122443577"/>
      <w:moveTo w:id="1083" w:author="黃懷萱" w:date="2022-12-20T15:46:00Z">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r>
          <w:rPr>
            <w:noProof/>
          </w:rPr>
          <w:t>6</w:t>
        </w:r>
        <w:r>
          <w:rPr>
            <w:b w:val="0"/>
          </w:rPr>
          <w:fldChar w:fldCharType="end"/>
        </w:r>
        <w:r w:rsidRPr="00EE7870">
          <w:rPr>
            <w:rFonts w:hint="eastAsia"/>
          </w:rPr>
          <w:t>演算法非功能性需求</w:t>
        </w:r>
      </w:moveTo>
    </w:p>
    <w:p w14:paraId="57A42978" w14:textId="50C81095" w:rsidR="00FE0E2E" w:rsidDel="0041273C" w:rsidRDefault="00FE0E2E" w:rsidP="00FE0E2E">
      <w:pPr>
        <w:pStyle w:val="a4"/>
        <w:keepNext/>
        <w:framePr w:wrap="around" w:hAnchor="page" w:x="4183" w:y="41"/>
        <w:rPr>
          <w:moveFrom w:id="1084" w:author="黃懷萱" w:date="2022-12-20T15:46:00Z"/>
        </w:rPr>
      </w:pPr>
      <w:moveFromRangeStart w:id="1085" w:author="黃懷萱" w:date="2022-12-20T15:46:00Z" w:name="move122443577"/>
      <w:moveToRangeEnd w:id="1082"/>
      <w:moveFrom w:id="1086" w:author="黃懷萱" w:date="2022-12-20T15:46:00Z">
        <w:r w:rsidDel="0041273C">
          <w:rPr>
            <w:rFonts w:hint="eastAsia"/>
          </w:rPr>
          <w:t>表</w:t>
        </w:r>
        <w:r w:rsidDel="0041273C">
          <w:rPr>
            <w:rFonts w:hint="eastAsia"/>
          </w:rPr>
          <w:t xml:space="preserve"> </w:t>
        </w:r>
        <w:r w:rsidR="008E3E69" w:rsidDel="0041273C">
          <w:rPr>
            <w:b w:val="0"/>
          </w:rPr>
          <w:fldChar w:fldCharType="begin"/>
        </w:r>
        <w:r w:rsidR="008E3E69" w:rsidDel="0041273C">
          <w:instrText xml:space="preserve"> </w:instrText>
        </w:r>
        <w:r w:rsidR="008E3E69" w:rsidDel="0041273C">
          <w:rPr>
            <w:rFonts w:hint="eastAsia"/>
          </w:rPr>
          <w:instrText>STYLEREF 1 \s</w:instrText>
        </w:r>
        <w:r w:rsidR="008E3E69" w:rsidDel="0041273C">
          <w:instrText xml:space="preserve"> </w:instrText>
        </w:r>
        <w:r w:rsidR="008E3E69" w:rsidDel="0041273C">
          <w:rPr>
            <w:b w:val="0"/>
          </w:rPr>
          <w:fldChar w:fldCharType="separate"/>
        </w:r>
        <w:r w:rsidR="00E23DD0" w:rsidDel="0041273C">
          <w:rPr>
            <w:noProof/>
          </w:rPr>
          <w:t>3</w:t>
        </w:r>
        <w:r w:rsidR="008E3E69" w:rsidDel="0041273C">
          <w:rPr>
            <w:b w:val="0"/>
          </w:rPr>
          <w:fldChar w:fldCharType="end"/>
        </w:r>
        <w:r w:rsidR="008E3E69" w:rsidDel="0041273C">
          <w:t>.</w:t>
        </w:r>
        <w:r w:rsidR="008E3E69" w:rsidDel="0041273C">
          <w:rPr>
            <w:b w:val="0"/>
          </w:rPr>
          <w:fldChar w:fldCharType="begin"/>
        </w:r>
        <w:r w:rsidR="008E3E69" w:rsidDel="0041273C">
          <w:instrText xml:space="preserve"> </w:instrText>
        </w:r>
        <w:r w:rsidR="008E3E69" w:rsidDel="0041273C">
          <w:rPr>
            <w:rFonts w:hint="eastAsia"/>
          </w:rPr>
          <w:instrText xml:space="preserve">SEQ </w:instrText>
        </w:r>
        <w:r w:rsidR="008E3E69" w:rsidDel="0041273C">
          <w:rPr>
            <w:rFonts w:hint="eastAsia"/>
          </w:rPr>
          <w:instrText>表</w:instrText>
        </w:r>
        <w:r w:rsidR="008E3E69" w:rsidDel="0041273C">
          <w:rPr>
            <w:rFonts w:hint="eastAsia"/>
          </w:rPr>
          <w:instrText xml:space="preserve"> \* ARABIC \s 1</w:instrText>
        </w:r>
        <w:r w:rsidR="008E3E69" w:rsidDel="0041273C">
          <w:instrText xml:space="preserve"> </w:instrText>
        </w:r>
        <w:r w:rsidR="008E3E69" w:rsidDel="0041273C">
          <w:rPr>
            <w:b w:val="0"/>
          </w:rPr>
          <w:fldChar w:fldCharType="separate"/>
        </w:r>
        <w:r w:rsidR="00E23DD0" w:rsidDel="0041273C">
          <w:rPr>
            <w:noProof/>
          </w:rPr>
          <w:t>6</w:t>
        </w:r>
        <w:r w:rsidR="008E3E69" w:rsidDel="0041273C">
          <w:rPr>
            <w:b w:val="0"/>
          </w:rPr>
          <w:fldChar w:fldCharType="end"/>
        </w:r>
        <w:r w:rsidRPr="00EE7870" w:rsidDel="0041273C">
          <w:rPr>
            <w:rFonts w:hint="eastAsia"/>
          </w:rPr>
          <w:t>演算法非功能性需求</w:t>
        </w:r>
      </w:moveFrom>
    </w:p>
    <w:moveFromRangeEnd w:id="1085"/>
    <w:p w14:paraId="56283212" w14:textId="77777777" w:rsidR="00FE0E2E" w:rsidRPr="0041273C" w:rsidRDefault="00FE0E2E">
      <w:pPr>
        <w:pStyle w:val="a4"/>
        <w:keepNext/>
        <w:framePr w:wrap="auto" w:vAnchor="margin" w:yAlign="inline"/>
        <w:pPrChange w:id="1087" w:author="黃懷萱" w:date="2022-12-20T15:46:00Z">
          <w:pPr>
            <w:pStyle w:val="af3"/>
          </w:pPr>
        </w:pPrChange>
      </w:pPr>
    </w:p>
    <w:tbl>
      <w:tblPr>
        <w:tblStyle w:val="4-1"/>
        <w:tblW w:w="0" w:type="auto"/>
        <w:tblLook w:val="04A0" w:firstRow="1" w:lastRow="0" w:firstColumn="1" w:lastColumn="0" w:noHBand="0" w:noVBand="1"/>
      </w:tblPr>
      <w:tblGrid>
        <w:gridCol w:w="1413"/>
        <w:gridCol w:w="6883"/>
      </w:tblGrid>
      <w:tr w:rsidR="00FE0E2E" w:rsidRPr="00FE0E2E" w14:paraId="3EC85097"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520FAF63" w14:textId="77777777" w:rsidR="00FE0E2E" w:rsidRPr="00FE0E2E" w:rsidRDefault="00FE0E2E" w:rsidP="00FE0E2E">
            <w:pPr>
              <w:pStyle w:val="af3"/>
              <w:rPr>
                <w:lang w:val="en-US"/>
              </w:rPr>
            </w:pPr>
            <w:r w:rsidRPr="00FE0E2E">
              <w:rPr>
                <w:rFonts w:hint="eastAsia"/>
                <w:lang w:val="en-US"/>
              </w:rPr>
              <w:t>Al</w:t>
            </w:r>
            <w:r w:rsidRPr="00FE0E2E">
              <w:rPr>
                <w:lang w:val="en-US"/>
              </w:rPr>
              <w:t>gorithm non-functional requirement</w:t>
            </w:r>
          </w:p>
        </w:tc>
      </w:tr>
      <w:tr w:rsidR="00FE0E2E" w:rsidRPr="004F5113" w14:paraId="1AEB1EEF"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5C892B7" w14:textId="77777777" w:rsidR="00FE0E2E" w:rsidRPr="004F5113" w:rsidRDefault="00FE0E2E" w:rsidP="00FE0E2E">
            <w:pPr>
              <w:pStyle w:val="af3"/>
            </w:pPr>
            <w:r>
              <w:rPr>
                <w:rFonts w:hint="eastAsia"/>
              </w:rPr>
              <w:t>A</w:t>
            </w:r>
            <w:r>
              <w:t>GNFR1</w:t>
            </w:r>
          </w:p>
        </w:tc>
        <w:tc>
          <w:tcPr>
            <w:tcW w:w="6883" w:type="dxa"/>
          </w:tcPr>
          <w:p w14:paraId="1AB13280" w14:textId="77777777" w:rsidR="00FE0E2E" w:rsidRPr="004F5113" w:rsidRDefault="00FE0E2E" w:rsidP="00FE0E2E">
            <w:pPr>
              <w:pStyle w:val="af3"/>
              <w:cnfStyle w:val="000000100000" w:firstRow="0" w:lastRow="0" w:firstColumn="0" w:lastColumn="0" w:oddVBand="0" w:evenVBand="0" w:oddHBand="1" w:evenHBand="0" w:firstRowFirstColumn="0" w:firstRowLastColumn="0" w:lastRowFirstColumn="0" w:lastRowLastColumn="0"/>
            </w:pPr>
            <w:r>
              <w:rPr>
                <w:rFonts w:hint="eastAsia"/>
              </w:rPr>
              <w:t>執行速度</w:t>
            </w:r>
          </w:p>
        </w:tc>
      </w:tr>
      <w:tr w:rsidR="00FE0E2E" w:rsidRPr="004F5113" w14:paraId="57990AC8"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90E86C6" w14:textId="77777777" w:rsidR="00FE0E2E" w:rsidRPr="004F5113" w:rsidRDefault="00FE0E2E" w:rsidP="00FE0E2E">
            <w:pPr>
              <w:pStyle w:val="af3"/>
              <w:rPr>
                <w:rFonts w:cs="Times New Roman"/>
                <w:b w:val="0"/>
                <w:bCs/>
              </w:rPr>
            </w:pPr>
          </w:p>
        </w:tc>
        <w:tc>
          <w:tcPr>
            <w:tcW w:w="6883" w:type="dxa"/>
          </w:tcPr>
          <w:p w14:paraId="4D552C80" w14:textId="77777777" w:rsidR="00FE0E2E" w:rsidRPr="004F5113" w:rsidRDefault="00FE0E2E" w:rsidP="00FE0E2E">
            <w:pPr>
              <w:pStyle w:val="af3"/>
              <w:cnfStyle w:val="000000000000" w:firstRow="0" w:lastRow="0" w:firstColumn="0" w:lastColumn="0" w:oddVBand="0" w:evenVBand="0" w:oddHBand="0" w:evenHBand="0" w:firstRowFirstColumn="0" w:firstRowLastColumn="0" w:lastRowFirstColumn="0" w:lastRowLastColumn="0"/>
            </w:pPr>
            <w:r>
              <w:rPr>
                <w:rFonts w:hint="eastAsia"/>
              </w:rPr>
              <w:t>需在規定秒數內執行完畢</w:t>
            </w:r>
          </w:p>
        </w:tc>
      </w:tr>
    </w:tbl>
    <w:p w14:paraId="41433627" w14:textId="7E4DB6D2" w:rsidR="00502233" w:rsidRDefault="00502233" w:rsidP="00502233">
      <w:pPr>
        <w:pStyle w:val="a3"/>
        <w:ind w:leftChars="0" w:firstLineChars="0" w:firstLine="0"/>
      </w:pPr>
    </w:p>
    <w:p w14:paraId="02D346BF" w14:textId="0FC18651" w:rsidR="00502233" w:rsidRDefault="00502233">
      <w:pPr>
        <w:widowControl/>
        <w:spacing w:before="0" w:after="0" w:line="240" w:lineRule="auto"/>
        <w:ind w:firstLineChars="0" w:firstLine="0"/>
        <w:jc w:val="left"/>
        <w:pPrChange w:id="1088" w:author="黃懷萱" w:date="2022-12-20T16:14:00Z">
          <w:pPr>
            <w:pStyle w:val="a3"/>
            <w:numPr>
              <w:numId w:val="54"/>
            </w:numPr>
            <w:ind w:leftChars="0" w:firstLineChars="0" w:hanging="480"/>
          </w:pPr>
        </w:pPrChange>
      </w:pPr>
      <w:r>
        <w:br w:type="page"/>
      </w:r>
    </w:p>
    <w:p w14:paraId="2C2760A6" w14:textId="60ABFE2F" w:rsidR="0041273C" w:rsidRPr="0041273C" w:rsidRDefault="0041273C" w:rsidP="0041273C">
      <w:pPr>
        <w:pStyle w:val="a3"/>
        <w:numPr>
          <w:ilvl w:val="0"/>
          <w:numId w:val="54"/>
        </w:numPr>
        <w:ind w:leftChars="0" w:firstLineChars="0"/>
      </w:pPr>
      <w:r>
        <w:rPr>
          <w:rFonts w:hint="eastAsia"/>
        </w:rPr>
        <w:lastRenderedPageBreak/>
        <w:t>文獻探討</w:t>
      </w:r>
    </w:p>
    <w:p w14:paraId="34B55BBE" w14:textId="63D659A3" w:rsidR="00FE0E2E" w:rsidRDefault="005B1A7E" w:rsidP="002F5275">
      <w:pPr>
        <w:ind w:firstLineChars="0" w:firstLine="480"/>
        <w:rPr>
          <w:rFonts w:ascii="標楷體" w:hAnsi="標楷體"/>
          <w:szCs w:val="24"/>
        </w:rPr>
      </w:pPr>
      <w:r>
        <w:rPr>
          <w:rFonts w:ascii="Times New Roman" w:hAnsi="Times New Roman" w:cs="Times New Roman" w:hint="eastAsia"/>
        </w:rPr>
        <w:t>關於天氣推薦演算法其一參考根據是</w:t>
      </w:r>
      <w:r w:rsidR="00977BC6">
        <w:rPr>
          <w:rFonts w:ascii="Times New Roman" w:hAnsi="Times New Roman" w:cs="Times New Roman" w:hint="eastAsia"/>
        </w:rPr>
        <w:t>由</w:t>
      </w:r>
      <w:r>
        <w:rPr>
          <w:rFonts w:ascii="Times New Roman" w:hAnsi="Times New Roman" w:cs="Times New Roman" w:hint="eastAsia"/>
        </w:rPr>
        <w:t>「</w:t>
      </w:r>
      <w:r w:rsidRPr="005B1A7E">
        <w:rPr>
          <w:rFonts w:ascii="Times New Roman" w:hAnsi="Times New Roman" w:cs="Times New Roman" w:hint="eastAsia"/>
        </w:rPr>
        <w:t>室內溫度、濕度與風速對</w:t>
      </w:r>
      <w:r w:rsidRPr="005B1A7E">
        <w:rPr>
          <w:rFonts w:ascii="Times New Roman" w:hAnsi="Times New Roman" w:cs="Times New Roman" w:hint="eastAsia"/>
        </w:rPr>
        <w:t xml:space="preserve"> 29~60 </w:t>
      </w:r>
      <w:r w:rsidRPr="005B1A7E">
        <w:rPr>
          <w:rFonts w:ascii="Times New Roman" w:hAnsi="Times New Roman" w:cs="Times New Roman" w:hint="eastAsia"/>
        </w:rPr>
        <w:t>歲人員感知與舒適度之研究</w:t>
      </w:r>
      <w:r>
        <w:rPr>
          <w:rFonts w:ascii="Times New Roman" w:hAnsi="Times New Roman" w:cs="Times New Roman" w:hint="eastAsia"/>
        </w:rPr>
        <w:t>」</w:t>
      </w:r>
      <w:r w:rsidR="00502233">
        <w:rPr>
          <w:rFonts w:ascii="Times New Roman" w:hAnsi="Times New Roman" w:cs="Times New Roman" w:hint="eastAsia"/>
        </w:rPr>
        <w:t xml:space="preserve"> </w:t>
      </w:r>
      <w:r w:rsidR="00502233">
        <w:rPr>
          <w:rFonts w:ascii="標楷體" w:hAnsi="標楷體" w:hint="eastAsia"/>
          <w:szCs w:val="24"/>
        </w:rPr>
        <w:t>(</w:t>
      </w:r>
      <w:r w:rsidR="00977BC6" w:rsidRPr="00977BC6">
        <w:rPr>
          <w:rFonts w:ascii="標楷體" w:hAnsi="標楷體" w:hint="eastAsia"/>
          <w:color w:val="auto"/>
          <w:szCs w:val="24"/>
          <w:rPrChange w:id="1089" w:author="黃懷萱" w:date="2022-12-20T16:10:00Z">
            <w:rPr>
              <w:rFonts w:ascii="標楷體" w:hAnsi="標楷體" w:hint="eastAsia"/>
              <w:color w:val="FF0000"/>
              <w:szCs w:val="24"/>
            </w:rPr>
          </w:rPrChange>
        </w:rPr>
        <w:t>張慧君</w:t>
      </w:r>
      <w:r w:rsidR="00977BC6" w:rsidRPr="00977BC6">
        <w:rPr>
          <w:rFonts w:ascii="標楷體" w:hAnsi="標楷體"/>
          <w:color w:val="auto"/>
          <w:szCs w:val="24"/>
          <w:rPrChange w:id="1090" w:author="黃懷萱" w:date="2022-12-20T16:10:00Z">
            <w:rPr>
              <w:rFonts w:ascii="標楷體" w:hAnsi="標楷體"/>
              <w:color w:val="FF0000"/>
              <w:szCs w:val="24"/>
            </w:rPr>
          </w:rPrChange>
        </w:rPr>
        <w:t>, 2010</w:t>
      </w:r>
      <w:ins w:id="1091" w:author="黃懷萱" w:date="2022-12-21T01:03:00Z">
        <w:r w:rsidR="00216219">
          <w:rPr>
            <w:rFonts w:ascii="標楷體" w:hAnsi="標楷體" w:hint="eastAsia"/>
            <w:szCs w:val="24"/>
          </w:rPr>
          <w:t>)</w:t>
        </w:r>
      </w:ins>
      <w:del w:id="1092" w:author="黃懷萱" w:date="2022-12-21T01:03:00Z">
        <w:r w:rsidR="00977BC6" w:rsidRPr="00FB06F4" w:rsidDel="00216219">
          <w:rPr>
            <w:rFonts w:ascii="標楷體" w:hAnsi="標楷體" w:hint="eastAsia"/>
            <w:szCs w:val="24"/>
          </w:rPr>
          <w:delText>）</w:delText>
        </w:r>
      </w:del>
      <w:r w:rsidR="00BA20E5">
        <w:rPr>
          <w:rFonts w:ascii="標楷體" w:hAnsi="標楷體" w:hint="eastAsia"/>
          <w:szCs w:val="24"/>
        </w:rPr>
        <w:t>的研究結果，對人體於環境之舒適度最重要的</w:t>
      </w:r>
      <w:r w:rsidR="00502233">
        <w:rPr>
          <w:rFonts w:ascii="標楷體" w:hAnsi="標楷體" w:hint="eastAsia"/>
          <w:szCs w:val="24"/>
        </w:rPr>
        <w:t>三項</w:t>
      </w:r>
      <w:r w:rsidR="00BA20E5">
        <w:rPr>
          <w:rFonts w:ascii="標楷體" w:hAnsi="標楷體" w:hint="eastAsia"/>
          <w:szCs w:val="24"/>
        </w:rPr>
        <w:t>參數為「溫度」</w:t>
      </w:r>
      <w:r w:rsidR="00502233">
        <w:rPr>
          <w:rFonts w:ascii="標楷體" w:hAnsi="標楷體" w:hint="eastAsia"/>
          <w:szCs w:val="24"/>
        </w:rPr>
        <w:t>、</w:t>
      </w:r>
      <w:r w:rsidR="00BA20E5">
        <w:rPr>
          <w:rFonts w:ascii="標楷體" w:hAnsi="標楷體" w:hint="eastAsia"/>
          <w:szCs w:val="24"/>
        </w:rPr>
        <w:t>「濕度」</w:t>
      </w:r>
      <w:r w:rsidR="00502233">
        <w:rPr>
          <w:rFonts w:ascii="標楷體" w:hAnsi="標楷體" w:hint="eastAsia"/>
          <w:szCs w:val="24"/>
        </w:rPr>
        <w:t>與「</w:t>
      </w:r>
      <w:r w:rsidR="00BA20E5">
        <w:rPr>
          <w:rFonts w:ascii="標楷體" w:hAnsi="標楷體" w:hint="eastAsia"/>
          <w:szCs w:val="24"/>
        </w:rPr>
        <w:t>氣流</w:t>
      </w:r>
      <w:r w:rsidR="00502233">
        <w:rPr>
          <w:rFonts w:ascii="標楷體" w:hAnsi="標楷體" w:hint="eastAsia"/>
          <w:szCs w:val="24"/>
        </w:rPr>
        <w:t>」</w:t>
      </w:r>
      <w:r w:rsidR="00BA20E5">
        <w:rPr>
          <w:rFonts w:ascii="標楷體" w:hAnsi="標楷體" w:hint="eastAsia"/>
          <w:szCs w:val="24"/>
        </w:rPr>
        <w:t>（意旨風速）</w:t>
      </w:r>
      <w:r w:rsidR="00D41C96">
        <w:rPr>
          <w:rFonts w:ascii="標楷體" w:hAnsi="標楷體" w:hint="eastAsia"/>
          <w:szCs w:val="24"/>
        </w:rPr>
        <w:t>，其中的權重比如下圖，作為天氣推薦演算法的公式參考項目的其中之一</w:t>
      </w:r>
      <w:r w:rsidR="00502233">
        <w:rPr>
          <w:rFonts w:ascii="標楷體" w:hAnsi="標楷體" w:hint="eastAsia"/>
          <w:szCs w:val="24"/>
        </w:rPr>
        <w:t>。</w:t>
      </w:r>
    </w:p>
    <w:p w14:paraId="21F722FA" w14:textId="012D35C2" w:rsidR="00502233" w:rsidRDefault="00502233" w:rsidP="00502233">
      <w:pPr>
        <w:keepNext/>
        <w:spacing w:line="240" w:lineRule="auto"/>
        <w:ind w:firstLineChars="0" w:firstLine="482"/>
        <w:jc w:val="center"/>
      </w:pPr>
      <w:r w:rsidRPr="00502233">
        <w:rPr>
          <w:rFonts w:ascii="標楷體" w:hAnsi="標楷體"/>
          <w:noProof/>
          <w:szCs w:val="24"/>
        </w:rPr>
        <w:drawing>
          <wp:inline distT="0" distB="0" distL="0" distR="0" wp14:anchorId="5899F399" wp14:editId="3DE11962">
            <wp:extent cx="3995914" cy="2311400"/>
            <wp:effectExtent l="0" t="0" r="508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9311" cy="2313365"/>
                    </a:xfrm>
                    <a:prstGeom prst="rect">
                      <a:avLst/>
                    </a:prstGeom>
                  </pic:spPr>
                </pic:pic>
              </a:graphicData>
            </a:graphic>
          </wp:inline>
        </w:drawing>
      </w:r>
    </w:p>
    <w:p w14:paraId="05280CC7" w14:textId="20D7EDF7" w:rsidR="00502233" w:rsidRDefault="00502233" w:rsidP="00502233">
      <w:pPr>
        <w:pStyle w:val="a4"/>
        <w:framePr w:wrap="auto" w:vAnchor="margin" w:yAlign="inline"/>
        <w:rPr>
          <w:rFonts w:ascii="標楷體" w:hAnsi="標楷體"/>
          <w:szCs w:val="24"/>
        </w:rPr>
      </w:pPr>
      <w:r>
        <w:rPr>
          <w:rFonts w:hint="eastAsia"/>
        </w:rPr>
        <w:t>圖</w:t>
      </w:r>
      <w:r>
        <w:rPr>
          <w:rFonts w:hint="eastAsia"/>
        </w:rPr>
        <w:t xml:space="preserve"> </w:t>
      </w:r>
      <w:ins w:id="1093" w:author="黃懷萱" w:date="2022-12-21T02:13:00Z">
        <w:r w:rsidR="0060223F">
          <w:fldChar w:fldCharType="begin"/>
        </w:r>
        <w:r w:rsidR="0060223F">
          <w:instrText xml:space="preserve"> </w:instrText>
        </w:r>
        <w:r w:rsidR="0060223F">
          <w:rPr>
            <w:rFonts w:hint="eastAsia"/>
          </w:rPr>
          <w:instrText>STYLEREF 1 \s</w:instrText>
        </w:r>
        <w:r w:rsidR="0060223F">
          <w:instrText xml:space="preserve"> </w:instrText>
        </w:r>
      </w:ins>
      <w:r w:rsidR="0060223F">
        <w:fldChar w:fldCharType="separate"/>
      </w:r>
      <w:r w:rsidR="0060223F">
        <w:rPr>
          <w:noProof/>
        </w:rPr>
        <w:t>3</w:t>
      </w:r>
      <w:ins w:id="1094" w:author="黃懷萱" w:date="2022-12-21T02:13:00Z">
        <w:r w:rsidR="0060223F">
          <w:fldChar w:fldCharType="end"/>
        </w:r>
        <w:r w:rsidR="0060223F">
          <w:t>.</w:t>
        </w:r>
        <w:r w:rsidR="0060223F">
          <w:fldChar w:fldCharType="begin"/>
        </w:r>
        <w:r w:rsidR="0060223F">
          <w:instrText xml:space="preserve"> </w:instrText>
        </w:r>
        <w:r w:rsidR="0060223F">
          <w:rPr>
            <w:rFonts w:hint="eastAsia"/>
          </w:rPr>
          <w:instrText xml:space="preserve">SEQ </w:instrText>
        </w:r>
        <w:r w:rsidR="0060223F">
          <w:rPr>
            <w:rFonts w:hint="eastAsia"/>
          </w:rPr>
          <w:instrText>圖</w:instrText>
        </w:r>
        <w:r w:rsidR="0060223F">
          <w:rPr>
            <w:rFonts w:hint="eastAsia"/>
          </w:rPr>
          <w:instrText xml:space="preserve"> \* ARABIC \s 1</w:instrText>
        </w:r>
        <w:r w:rsidR="0060223F">
          <w:instrText xml:space="preserve"> </w:instrText>
        </w:r>
      </w:ins>
      <w:r w:rsidR="0060223F">
        <w:fldChar w:fldCharType="separate"/>
      </w:r>
      <w:ins w:id="1095" w:author="黃懷萱" w:date="2022-12-21T02:13:00Z">
        <w:r w:rsidR="0060223F">
          <w:rPr>
            <w:noProof/>
          </w:rPr>
          <w:t>2</w:t>
        </w:r>
        <w:r w:rsidR="0060223F">
          <w:fldChar w:fldCharType="end"/>
        </w:r>
      </w:ins>
      <w:del w:id="1096" w:author="黃懷萱" w:date="2022-12-21T02:13:00Z">
        <w:r w:rsidDel="0060223F">
          <w:fldChar w:fldCharType="begin"/>
        </w:r>
        <w:r w:rsidDel="0060223F">
          <w:delInstrText xml:space="preserve"> </w:delInstrText>
        </w:r>
        <w:r w:rsidDel="0060223F">
          <w:rPr>
            <w:rFonts w:hint="eastAsia"/>
          </w:rPr>
          <w:delInstrText>STYLEREF 1 \s</w:delInstrText>
        </w:r>
        <w:r w:rsidDel="0060223F">
          <w:delInstrText xml:space="preserve"> </w:delInstrText>
        </w:r>
        <w:r w:rsidDel="0060223F">
          <w:fldChar w:fldCharType="separate"/>
        </w:r>
        <w:r w:rsidDel="0060223F">
          <w:rPr>
            <w:noProof/>
          </w:rPr>
          <w:delText>3</w:delText>
        </w:r>
        <w:r w:rsidDel="0060223F">
          <w:fldChar w:fldCharType="end"/>
        </w:r>
        <w:r w:rsidDel="0060223F">
          <w:delText>.</w:delText>
        </w:r>
        <w:r w:rsidDel="0060223F">
          <w:fldChar w:fldCharType="begin"/>
        </w:r>
        <w:r w:rsidDel="0060223F">
          <w:delInstrText xml:space="preserve"> </w:delInstrText>
        </w:r>
        <w:r w:rsidDel="0060223F">
          <w:rPr>
            <w:rFonts w:hint="eastAsia"/>
          </w:rPr>
          <w:delInstrText xml:space="preserve">SEQ </w:delInstrText>
        </w:r>
        <w:r w:rsidDel="0060223F">
          <w:rPr>
            <w:rFonts w:hint="eastAsia"/>
          </w:rPr>
          <w:delInstrText>圖</w:delInstrText>
        </w:r>
        <w:r w:rsidDel="0060223F">
          <w:rPr>
            <w:rFonts w:hint="eastAsia"/>
          </w:rPr>
          <w:delInstrText xml:space="preserve"> \* ARABIC \s 1</w:delInstrText>
        </w:r>
        <w:r w:rsidDel="0060223F">
          <w:delInstrText xml:space="preserve"> </w:delInstrText>
        </w:r>
        <w:r w:rsidDel="0060223F">
          <w:fldChar w:fldCharType="separate"/>
        </w:r>
        <w:r w:rsidDel="0060223F">
          <w:rPr>
            <w:noProof/>
          </w:rPr>
          <w:delText>2</w:delText>
        </w:r>
        <w:r w:rsidDel="0060223F">
          <w:fldChar w:fldCharType="end"/>
        </w:r>
      </w:del>
      <w:r>
        <w:rPr>
          <w:rFonts w:hint="eastAsia"/>
        </w:rPr>
        <w:t xml:space="preserve"> </w:t>
      </w:r>
      <w:r>
        <w:rPr>
          <w:rFonts w:hint="eastAsia"/>
        </w:rPr>
        <w:t>人體與</w:t>
      </w:r>
      <w:r w:rsidRPr="00502233">
        <w:rPr>
          <w:rFonts w:hint="eastAsia"/>
        </w:rPr>
        <w:t>各因子影響比重比較表</w:t>
      </w:r>
      <w:r>
        <w:rPr>
          <w:rFonts w:hint="eastAsia"/>
        </w:rPr>
        <w:t>(</w:t>
      </w:r>
      <w:r w:rsidRPr="00502233">
        <w:rPr>
          <w:rFonts w:hint="eastAsia"/>
          <w:rPrChange w:id="1097" w:author="黃懷萱" w:date="2022-12-20T16:15:00Z">
            <w:rPr>
              <w:rFonts w:ascii="標楷體" w:hAnsi="標楷體" w:hint="eastAsia"/>
              <w:color w:val="auto"/>
              <w:szCs w:val="24"/>
            </w:rPr>
          </w:rPrChange>
        </w:rPr>
        <w:t>張慧君</w:t>
      </w:r>
      <w:r w:rsidRPr="00502233">
        <w:rPr>
          <w:rPrChange w:id="1098" w:author="黃懷萱" w:date="2022-12-20T16:15:00Z">
            <w:rPr>
              <w:rFonts w:ascii="標楷體" w:hAnsi="標楷體"/>
              <w:color w:val="auto"/>
              <w:szCs w:val="24"/>
            </w:rPr>
          </w:rPrChange>
        </w:rPr>
        <w:t>, 2010</w:t>
      </w:r>
      <w:r>
        <w:rPr>
          <w:rFonts w:hint="eastAsia"/>
        </w:rPr>
        <w:t>)</w:t>
      </w:r>
    </w:p>
    <w:p w14:paraId="7AB0494F" w14:textId="04B18386" w:rsidR="00276DFE" w:rsidRDefault="00CA519A" w:rsidP="00276DFE">
      <w:pPr>
        <w:ind w:firstLineChars="0" w:firstLine="480"/>
        <w:rPr>
          <w:rFonts w:ascii="Times New Roman" w:hAnsi="Times New Roman" w:cs="Times New Roman"/>
        </w:rPr>
      </w:pPr>
      <w:r>
        <w:rPr>
          <w:rFonts w:ascii="Times New Roman" w:hAnsi="Times New Roman" w:cs="Times New Roman" w:hint="eastAsia"/>
        </w:rPr>
        <w:t>於天氣推薦演算的第二參考</w:t>
      </w:r>
      <w:r w:rsidR="00276DFE">
        <w:rPr>
          <w:rFonts w:ascii="Times New Roman" w:hAnsi="Times New Roman" w:cs="Times New Roman" w:hint="eastAsia"/>
        </w:rPr>
        <w:t>由湖北省氣象局於該官方網站上的氣象科普中所發布的「溫度和濕度：影響人體舒適度的最大</w:t>
      </w:r>
      <w:r w:rsidR="00276DFE">
        <w:rPr>
          <w:rFonts w:ascii="Times New Roman" w:hAnsi="Times New Roman" w:cs="Times New Roman" w:hint="eastAsia"/>
        </w:rPr>
        <w:t>CP</w:t>
      </w:r>
      <w:r w:rsidR="00276DFE">
        <w:rPr>
          <w:rFonts w:ascii="Times New Roman" w:hAnsi="Times New Roman" w:cs="Times New Roman" w:hint="eastAsia"/>
        </w:rPr>
        <w:t>」</w:t>
      </w:r>
      <w:r w:rsidR="00276DFE">
        <w:rPr>
          <w:rFonts w:ascii="Times New Roman" w:hAnsi="Times New Roman" w:cs="Times New Roman" w:hint="eastAsia"/>
        </w:rPr>
        <w:t>(</w:t>
      </w:r>
      <w:r w:rsidR="00276DFE">
        <w:rPr>
          <w:rFonts w:ascii="Times New Roman" w:hAnsi="Times New Roman" w:cs="Times New Roman" w:hint="eastAsia"/>
        </w:rPr>
        <w:t>湖北省氣象局</w:t>
      </w:r>
      <w:r w:rsidR="00276DFE">
        <w:rPr>
          <w:rFonts w:ascii="Times New Roman" w:hAnsi="Times New Roman" w:cs="Times New Roman" w:hint="eastAsia"/>
        </w:rPr>
        <w:t>,</w:t>
      </w:r>
      <w:r w:rsidR="00276DFE">
        <w:rPr>
          <w:rFonts w:ascii="Times New Roman" w:hAnsi="Times New Roman" w:cs="Times New Roman"/>
        </w:rPr>
        <w:t xml:space="preserve"> 2019-07-30 </w:t>
      </w:r>
      <w:r w:rsidR="00276DFE">
        <w:rPr>
          <w:rFonts w:ascii="Times New Roman" w:hAnsi="Times New Roman" w:cs="Times New Roman" w:hint="eastAsia"/>
        </w:rPr>
        <w:t>)</w:t>
      </w:r>
      <w:r w:rsidR="00276DFE">
        <w:rPr>
          <w:rFonts w:ascii="Times New Roman" w:hAnsi="Times New Roman" w:cs="Times New Roman" w:hint="eastAsia"/>
        </w:rPr>
        <w:t>的一文中有提到，溫度至</w:t>
      </w:r>
      <w:r w:rsidR="00276DFE">
        <w:rPr>
          <w:rFonts w:ascii="Times New Roman" w:hAnsi="Times New Roman" w:cs="Times New Roman" w:hint="eastAsia"/>
        </w:rPr>
        <w:t>17</w:t>
      </w:r>
      <w:r w:rsidR="00276DFE" w:rsidRPr="00276DFE">
        <w:rPr>
          <w:rFonts w:ascii="Times New Roman" w:hAnsi="Times New Roman" w:cs="Times New Roman" w:hint="eastAsia"/>
        </w:rPr>
        <w:t>℃</w:t>
      </w:r>
      <w:r w:rsidR="00276DFE">
        <w:rPr>
          <w:rFonts w:ascii="Times New Roman" w:hAnsi="Times New Roman" w:cs="Times New Roman" w:hint="eastAsia"/>
        </w:rPr>
        <w:t>~25</w:t>
      </w:r>
      <w:r w:rsidR="00276DFE" w:rsidRPr="00276DFE">
        <w:rPr>
          <w:rFonts w:ascii="Times New Roman" w:hAnsi="Times New Roman" w:cs="Times New Roman" w:hint="eastAsia"/>
        </w:rPr>
        <w:t>℃</w:t>
      </w:r>
      <w:r w:rsidR="00276DFE">
        <w:rPr>
          <w:rFonts w:ascii="Times New Roman" w:hAnsi="Times New Roman" w:cs="Times New Roman" w:hint="eastAsia"/>
        </w:rPr>
        <w:t>，濕度落在</w:t>
      </w:r>
      <w:r w:rsidR="00276DFE">
        <w:rPr>
          <w:rFonts w:ascii="Times New Roman" w:hAnsi="Times New Roman" w:cs="Times New Roman" w:hint="eastAsia"/>
        </w:rPr>
        <w:t>30%~60%</w:t>
      </w:r>
      <w:r w:rsidR="00276DFE">
        <w:rPr>
          <w:rFonts w:ascii="Times New Roman" w:hAnsi="Times New Roman" w:cs="Times New Roman" w:hint="eastAsia"/>
        </w:rPr>
        <w:t>，風速</w:t>
      </w:r>
      <w:r w:rsidR="00276DFE">
        <w:rPr>
          <w:rFonts w:ascii="Times New Roman" w:hAnsi="Times New Roman" w:cs="Times New Roman" w:hint="eastAsia"/>
        </w:rPr>
        <w:t>2m/</w:t>
      </w:r>
      <w:r w:rsidR="00276DFE">
        <w:rPr>
          <w:rFonts w:ascii="Times New Roman" w:hAnsi="Times New Roman" w:cs="Times New Roman"/>
        </w:rPr>
        <w:t>s ~ 4m/s</w:t>
      </w:r>
      <w:r w:rsidR="00276DFE">
        <w:rPr>
          <w:rFonts w:ascii="Times New Roman" w:hAnsi="Times New Roman" w:cs="Times New Roman" w:hint="eastAsia"/>
        </w:rPr>
        <w:t>為人體最適合的溫度區間，而超出適合濕度區間段時，會因為</w:t>
      </w:r>
      <w:r w:rsidR="00276DFE" w:rsidRPr="00276DFE">
        <w:rPr>
          <w:rFonts w:ascii="Times New Roman" w:hAnsi="Times New Roman" w:cs="Times New Roman" w:hint="eastAsia"/>
        </w:rPr>
        <w:t>身體無法有效排出熱能，容易導致體溫過高</w:t>
      </w:r>
      <w:r w:rsidR="00276DFE">
        <w:rPr>
          <w:rFonts w:ascii="Times New Roman" w:hAnsi="Times New Roman" w:cs="Times New Roman" w:hint="eastAsia"/>
        </w:rPr>
        <w:t>等不好影響。</w:t>
      </w:r>
    </w:p>
    <w:p w14:paraId="290F69A6" w14:textId="1CF96B9D" w:rsidR="00C75B4E" w:rsidRDefault="00C75B4E" w:rsidP="00276DFE">
      <w:pPr>
        <w:ind w:firstLineChars="0" w:firstLine="480"/>
        <w:rPr>
          <w:rFonts w:ascii="Times New Roman" w:hAnsi="Times New Roman" w:cs="Times New Roman"/>
        </w:rPr>
      </w:pPr>
      <w:r>
        <w:rPr>
          <w:rFonts w:ascii="Times New Roman" w:hAnsi="Times New Roman" w:cs="Times New Roman" w:hint="eastAsia"/>
        </w:rPr>
        <w:t>天氣推薦演算法的最後一項參考依據是由近期網路興起的「</w:t>
      </w:r>
      <w:r>
        <w:rPr>
          <w:rFonts w:ascii="Times New Roman" w:hAnsi="Times New Roman" w:cs="Times New Roman" w:hint="eastAsia"/>
        </w:rPr>
        <w:t>26</w:t>
      </w:r>
      <w:r>
        <w:rPr>
          <w:rFonts w:ascii="Times New Roman" w:hAnsi="Times New Roman" w:cs="Times New Roman" w:hint="eastAsia"/>
        </w:rPr>
        <w:t>度穿衣法則」作為計算公式的參考依據，</w:t>
      </w:r>
      <w:r w:rsidR="005F00FD" w:rsidRPr="005F00FD">
        <w:rPr>
          <w:rFonts w:ascii="Times New Roman" w:hAnsi="Times New Roman" w:cs="Times New Roman" w:hint="eastAsia"/>
        </w:rPr>
        <w:t>是台灣</w:t>
      </w:r>
      <w:r w:rsidR="005F00FD">
        <w:rPr>
          <w:rFonts w:ascii="Times New Roman" w:hAnsi="Times New Roman" w:cs="Times New Roman" w:hint="eastAsia"/>
        </w:rPr>
        <w:t>於</w:t>
      </w:r>
      <w:r w:rsidR="005F00FD">
        <w:rPr>
          <w:rFonts w:ascii="Times New Roman" w:hAnsi="Times New Roman" w:cs="Times New Roman" w:hint="eastAsia"/>
        </w:rPr>
        <w:t>2022</w:t>
      </w:r>
      <w:r w:rsidR="005F00FD">
        <w:rPr>
          <w:rFonts w:ascii="Times New Roman" w:hAnsi="Times New Roman" w:cs="Times New Roman" w:hint="eastAsia"/>
        </w:rPr>
        <w:t>年開始</w:t>
      </w:r>
      <w:r w:rsidR="005F00FD" w:rsidRPr="005F00FD">
        <w:rPr>
          <w:rFonts w:ascii="Times New Roman" w:hAnsi="Times New Roman" w:cs="Times New Roman" w:hint="eastAsia"/>
        </w:rPr>
        <w:t>流行的一套穿衣法則，由於人體最舒適的</w:t>
      </w:r>
      <w:r w:rsidR="005F00FD">
        <w:rPr>
          <w:rFonts w:ascii="Times New Roman" w:hAnsi="Times New Roman" w:cs="Times New Roman" w:hint="eastAsia"/>
        </w:rPr>
        <w:t>平均</w:t>
      </w:r>
      <w:r w:rsidR="005F00FD" w:rsidRPr="005F00FD">
        <w:rPr>
          <w:rFonts w:ascii="Times New Roman" w:hAnsi="Times New Roman" w:cs="Times New Roman" w:hint="eastAsia"/>
        </w:rPr>
        <w:t>溫度是</w:t>
      </w:r>
      <w:r w:rsidR="005F00FD" w:rsidRPr="005F00FD">
        <w:rPr>
          <w:rFonts w:ascii="Times New Roman" w:hAnsi="Times New Roman" w:cs="Times New Roman"/>
        </w:rPr>
        <w:t>26°C</w:t>
      </w:r>
      <w:r w:rsidR="005F00FD" w:rsidRPr="005F00FD">
        <w:rPr>
          <w:rFonts w:ascii="Times New Roman" w:hAnsi="Times New Roman" w:cs="Times New Roman" w:hint="eastAsia"/>
        </w:rPr>
        <w:t>，因此會以這個溫</w:t>
      </w:r>
      <w:r w:rsidR="005F00FD" w:rsidRPr="005F00FD">
        <w:rPr>
          <w:rFonts w:ascii="Times New Roman" w:hAnsi="Times New Roman" w:cs="Times New Roman" w:hint="eastAsia"/>
        </w:rPr>
        <w:lastRenderedPageBreak/>
        <w:t>度作為基準，透過計算法來搭配出適合當天天氣的穿搭</w:t>
      </w:r>
      <w:r w:rsidR="005F00FD">
        <w:rPr>
          <w:rFonts w:ascii="Times New Roman" w:hAnsi="Times New Roman" w:cs="Times New Roman" w:hint="eastAsia"/>
        </w:rPr>
        <w:t>，</w:t>
      </w:r>
      <w:r w:rsidR="005F00FD" w:rsidRPr="005F00FD">
        <w:rPr>
          <w:rFonts w:ascii="Times New Roman" w:hAnsi="Times New Roman" w:cs="Times New Roman" w:hint="eastAsia"/>
        </w:rPr>
        <w:t>這個計法的公式就是</w:t>
      </w:r>
      <w:r w:rsidR="005F00FD" w:rsidRPr="005F00FD">
        <w:rPr>
          <w:rFonts w:ascii="Times New Roman" w:hAnsi="Times New Roman" w:cs="Times New Roman"/>
        </w:rPr>
        <w:t xml:space="preserve"> 26°C</w:t>
      </w:r>
      <w:r w:rsidR="0095349F">
        <w:rPr>
          <w:rFonts w:ascii="Times New Roman" w:hAnsi="Times New Roman" w:cs="Times New Roman" w:hint="eastAsia"/>
        </w:rPr>
        <w:t>－</w:t>
      </w:r>
      <w:r w:rsidR="005F00FD" w:rsidRPr="005F00FD">
        <w:rPr>
          <w:rFonts w:ascii="Times New Roman" w:hAnsi="Times New Roman" w:cs="Times New Roman" w:hint="eastAsia"/>
        </w:rPr>
        <w:t>當天的氣溫</w:t>
      </w:r>
      <w:r w:rsidR="0095349F">
        <w:rPr>
          <w:rFonts w:ascii="Times New Roman" w:hAnsi="Times New Roman" w:cs="Times New Roman" w:hint="eastAsia"/>
        </w:rPr>
        <w:t>＝</w:t>
      </w:r>
      <w:r w:rsidR="005F00FD" w:rsidRPr="005F00FD">
        <w:rPr>
          <w:rFonts w:ascii="Times New Roman" w:hAnsi="Times New Roman" w:cs="Times New Roman" w:hint="eastAsia"/>
        </w:rPr>
        <w:t>所需的衣服溫度</w:t>
      </w:r>
      <w:r w:rsidR="005F00FD" w:rsidRPr="005F00FD">
        <w:rPr>
          <w:rFonts w:ascii="Times New Roman" w:hAnsi="Times New Roman" w:cs="Times New Roman"/>
        </w:rPr>
        <w:t xml:space="preserve"> </w:t>
      </w:r>
      <w:r w:rsidR="005F00FD" w:rsidRPr="005F00FD">
        <w:rPr>
          <w:rFonts w:ascii="Times New Roman" w:hAnsi="Times New Roman" w:cs="Times New Roman" w:hint="eastAsia"/>
        </w:rPr>
        <w:t>，以</w:t>
      </w:r>
      <w:r w:rsidR="005F00FD" w:rsidRPr="005F00FD">
        <w:rPr>
          <w:rFonts w:ascii="Times New Roman" w:hAnsi="Times New Roman" w:cs="Times New Roman"/>
        </w:rPr>
        <w:t>20°C</w:t>
      </w:r>
      <w:r w:rsidR="005F00FD" w:rsidRPr="005F00FD">
        <w:rPr>
          <w:rFonts w:ascii="Times New Roman" w:hAnsi="Times New Roman" w:cs="Times New Roman" w:hint="eastAsia"/>
        </w:rPr>
        <w:t>的天氣為例，</w:t>
      </w:r>
      <w:r w:rsidR="005F00FD" w:rsidRPr="005F00FD">
        <w:rPr>
          <w:rFonts w:ascii="Times New Roman" w:hAnsi="Times New Roman" w:cs="Times New Roman"/>
        </w:rPr>
        <w:t>26°C</w:t>
      </w:r>
      <w:r w:rsidR="005F00FD" w:rsidRPr="005F00FD">
        <w:rPr>
          <w:rFonts w:ascii="Times New Roman" w:hAnsi="Times New Roman" w:cs="Times New Roman" w:hint="eastAsia"/>
        </w:rPr>
        <w:t>減去</w:t>
      </w:r>
      <w:r w:rsidR="005F00FD" w:rsidRPr="005F00FD">
        <w:rPr>
          <w:rFonts w:ascii="Times New Roman" w:hAnsi="Times New Roman" w:cs="Times New Roman"/>
        </w:rPr>
        <w:t>20°C</w:t>
      </w:r>
      <w:r w:rsidR="005F00FD" w:rsidRPr="005F00FD">
        <w:rPr>
          <w:rFonts w:ascii="Times New Roman" w:hAnsi="Times New Roman" w:cs="Times New Roman" w:hint="eastAsia"/>
        </w:rPr>
        <w:t>，當天身上所需的衣服就是</w:t>
      </w:r>
      <w:r w:rsidR="005F00FD" w:rsidRPr="005F00FD">
        <w:rPr>
          <w:rFonts w:ascii="Times New Roman" w:hAnsi="Times New Roman" w:cs="Times New Roman"/>
        </w:rPr>
        <w:t>6°C</w:t>
      </w:r>
      <w:r w:rsidR="005F00FD" w:rsidRPr="005F00FD">
        <w:rPr>
          <w:rFonts w:ascii="Times New Roman" w:hAnsi="Times New Roman" w:cs="Times New Roman" w:hint="eastAsia"/>
        </w:rPr>
        <w:t>，這時候就根據衣服各自的參考溫度來選擇適合的衣服。</w:t>
      </w:r>
    </w:p>
    <w:p w14:paraId="27A2293F" w14:textId="06D6A689" w:rsidR="00CA5FA6" w:rsidRPr="00CA5FA6" w:rsidRDefault="00CA5FA6" w:rsidP="00CA5FA6">
      <w:pPr>
        <w:pStyle w:val="a4"/>
        <w:keepNext/>
        <w:framePr w:wrap="auto" w:vAnchor="margin" w:yAlign="inline"/>
        <w:rPr>
          <w:rPrChange w:id="1099" w:author="黃懷萱" w:date="2022-12-20T18:15:00Z">
            <w:rPr>
              <w:rFonts w:ascii="Times New Roman" w:hAnsi="Times New Roman" w:cs="Times New Roman"/>
            </w:rPr>
          </w:rPrChange>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ins w:id="1100" w:author="黃懷萱" w:date="2022-12-21T02:02:00Z">
        <w:r w:rsidR="00EB107B">
          <w:rPr>
            <w:noProof/>
          </w:rPr>
          <w:t>7</w:t>
        </w:r>
      </w:ins>
      <w:del w:id="1101" w:author="黃懷萱" w:date="2022-12-20T18:15:00Z">
        <w:r w:rsidDel="00CA5FA6">
          <w:rPr>
            <w:noProof/>
          </w:rPr>
          <w:delText>5</w:delText>
        </w:r>
      </w:del>
      <w:r>
        <w:fldChar w:fldCharType="end"/>
      </w:r>
      <w:ins w:id="1102" w:author="黃懷萱" w:date="2022-12-20T18:15:00Z">
        <w:r w:rsidR="00810478">
          <w:rPr>
            <w:rFonts w:hint="eastAsia"/>
          </w:rPr>
          <w:t>衣物與衣物代表溫度表</w:t>
        </w:r>
      </w:ins>
      <w:del w:id="1103" w:author="黃懷萱" w:date="2022-12-20T18:15:00Z">
        <w:r w:rsidRPr="006132CF" w:rsidDel="00810478">
          <w:rPr>
            <w:rFonts w:hint="eastAsia"/>
          </w:rPr>
          <w:delText>演算法功能性需求</w:delText>
        </w:r>
      </w:del>
    </w:p>
    <w:tbl>
      <w:tblPr>
        <w:tblStyle w:val="af1"/>
        <w:tblW w:w="0" w:type="auto"/>
        <w:tblInd w:w="0" w:type="dxa"/>
        <w:tblLook w:val="04A0" w:firstRow="1" w:lastRow="0" w:firstColumn="1" w:lastColumn="0" w:noHBand="0" w:noVBand="1"/>
      </w:tblPr>
      <w:tblGrid>
        <w:gridCol w:w="4151"/>
        <w:gridCol w:w="4151"/>
        <w:tblGridChange w:id="1104">
          <w:tblGrid>
            <w:gridCol w:w="4151"/>
            <w:gridCol w:w="4151"/>
          </w:tblGrid>
        </w:tblGridChange>
      </w:tblGrid>
      <w:tr w:rsidR="004321D3" w14:paraId="1DC0F137" w14:textId="77777777" w:rsidTr="004321D3">
        <w:tc>
          <w:tcPr>
            <w:tcW w:w="4151" w:type="dxa"/>
          </w:tcPr>
          <w:p w14:paraId="2A11E58E" w14:textId="2B6D78A8" w:rsidR="004321D3" w:rsidRPr="00654278" w:rsidRDefault="004321D3">
            <w:pPr>
              <w:spacing w:before="0" w:after="0" w:line="240" w:lineRule="auto"/>
              <w:ind w:firstLineChars="0" w:firstLine="0"/>
              <w:jc w:val="center"/>
              <w:rPr>
                <w:rFonts w:ascii="Times New Roman" w:hAnsi="Times New Roman" w:cs="Arial"/>
                <w:color w:val="auto"/>
                <w:szCs w:val="24"/>
                <w:rPrChange w:id="1105" w:author="黃懷萱" w:date="2022-12-20T18:17:00Z">
                  <w:rPr>
                    <w:rFonts w:ascii="Times New Roman" w:hAnsi="Times New Roman" w:cs="Times New Roman"/>
                  </w:rPr>
                </w:rPrChange>
              </w:rPr>
              <w:pPrChange w:id="1106" w:author="黃懷萱" w:date="2022-12-20T18:17:00Z">
                <w:pPr>
                  <w:ind w:firstLineChars="0" w:firstLine="0"/>
                </w:pPr>
              </w:pPrChange>
            </w:pPr>
            <w:r w:rsidRPr="00654278">
              <w:rPr>
                <w:rFonts w:ascii="Times New Roman" w:hAnsi="Times New Roman" w:cs="Arial" w:hint="eastAsia"/>
                <w:color w:val="auto"/>
                <w:szCs w:val="24"/>
                <w:rPrChange w:id="1107" w:author="黃懷萱" w:date="2022-12-20T18:17:00Z">
                  <w:rPr>
                    <w:rFonts w:ascii="Times New Roman" w:hAnsi="Times New Roman" w:cs="Times New Roman" w:hint="eastAsia"/>
                  </w:rPr>
                </w:rPrChange>
              </w:rPr>
              <w:t>衣物種類</w:t>
            </w:r>
          </w:p>
        </w:tc>
        <w:tc>
          <w:tcPr>
            <w:tcW w:w="4151" w:type="dxa"/>
          </w:tcPr>
          <w:p w14:paraId="0BA03FEC" w14:textId="3CD17E6E" w:rsidR="004321D3" w:rsidRPr="00654278" w:rsidRDefault="004321D3">
            <w:pPr>
              <w:spacing w:before="0" w:after="0" w:line="240" w:lineRule="auto"/>
              <w:ind w:firstLineChars="0" w:firstLine="0"/>
              <w:jc w:val="center"/>
              <w:rPr>
                <w:rFonts w:ascii="Times New Roman" w:hAnsi="Times New Roman" w:cs="Arial"/>
                <w:color w:val="auto"/>
                <w:szCs w:val="24"/>
                <w:rPrChange w:id="1108" w:author="黃懷萱" w:date="2022-12-20T18:17:00Z">
                  <w:rPr>
                    <w:rFonts w:ascii="Times New Roman" w:hAnsi="Times New Roman" w:cs="Times New Roman"/>
                  </w:rPr>
                </w:rPrChange>
              </w:rPr>
              <w:pPrChange w:id="1109" w:author="黃懷萱" w:date="2022-12-20T18:17:00Z">
                <w:pPr>
                  <w:ind w:firstLineChars="0" w:firstLine="0"/>
                </w:pPr>
              </w:pPrChange>
            </w:pPr>
            <w:r w:rsidRPr="00654278">
              <w:rPr>
                <w:rFonts w:ascii="Times New Roman" w:hAnsi="Times New Roman" w:cs="Arial" w:hint="eastAsia"/>
                <w:color w:val="auto"/>
                <w:szCs w:val="24"/>
                <w:rPrChange w:id="1110" w:author="黃懷萱" w:date="2022-12-20T18:17:00Z">
                  <w:rPr>
                    <w:rFonts w:ascii="Times New Roman" w:hAnsi="Times New Roman" w:cs="Times New Roman" w:hint="eastAsia"/>
                  </w:rPr>
                </w:rPrChange>
              </w:rPr>
              <w:t>衣物代表溫度</w:t>
            </w:r>
          </w:p>
        </w:tc>
      </w:tr>
      <w:tr w:rsidR="002D6FB9" w14:paraId="05F1E25F" w14:textId="77777777" w:rsidTr="004321D3">
        <w:tc>
          <w:tcPr>
            <w:tcW w:w="4151" w:type="dxa"/>
          </w:tcPr>
          <w:p w14:paraId="45242469" w14:textId="17DDACDD" w:rsidR="002D6FB9" w:rsidRPr="00654278" w:rsidRDefault="002D6FB9">
            <w:pPr>
              <w:spacing w:before="0" w:after="0" w:line="240" w:lineRule="auto"/>
              <w:ind w:firstLineChars="0" w:firstLine="0"/>
              <w:jc w:val="center"/>
              <w:rPr>
                <w:rFonts w:ascii="Times New Roman" w:hAnsi="Times New Roman" w:cs="Arial"/>
                <w:color w:val="auto"/>
                <w:szCs w:val="24"/>
                <w:rPrChange w:id="1111" w:author="黃懷萱" w:date="2022-12-20T18:17:00Z">
                  <w:rPr>
                    <w:rFonts w:ascii="Times New Roman" w:hAnsi="Times New Roman" w:cs="Times New Roman"/>
                  </w:rPr>
                </w:rPrChange>
              </w:rPr>
              <w:pPrChange w:id="1112" w:author="黃懷萱" w:date="2022-12-20T18:17:00Z">
                <w:pPr>
                  <w:ind w:firstLineChars="0" w:firstLine="0"/>
                </w:pPr>
              </w:pPrChange>
            </w:pPr>
            <w:r w:rsidRPr="00654278">
              <w:rPr>
                <w:rFonts w:ascii="Times New Roman" w:hAnsi="Times New Roman" w:cs="Arial" w:hint="eastAsia"/>
                <w:color w:val="auto"/>
                <w:szCs w:val="24"/>
                <w:rPrChange w:id="1113" w:author="黃懷萱" w:date="2022-12-20T18:17:00Z">
                  <w:rPr>
                    <w:rFonts w:ascii="Segoe UI" w:hAnsi="Segoe UI" w:cs="Segoe UI" w:hint="eastAsia"/>
                    <w:color w:val="000000"/>
                    <w:spacing w:val="4"/>
                    <w:sz w:val="27"/>
                    <w:szCs w:val="27"/>
                    <w:shd w:val="clear" w:color="auto" w:fill="FFFFFF"/>
                  </w:rPr>
                </w:rPrChange>
              </w:rPr>
              <w:t>長</w:t>
            </w:r>
            <w:r w:rsidRPr="00654278">
              <w:rPr>
                <w:rFonts w:ascii="Times New Roman" w:hAnsi="Times New Roman" w:cs="Arial"/>
                <w:color w:val="auto"/>
                <w:szCs w:val="24"/>
                <w:rPrChange w:id="1114" w:author="黃懷萱" w:date="2022-12-20T18:17:00Z">
                  <w:rPr>
                    <w:rFonts w:ascii="Segoe UI" w:hAnsi="Segoe UI" w:cs="Segoe UI"/>
                    <w:color w:val="000000"/>
                    <w:spacing w:val="4"/>
                    <w:sz w:val="27"/>
                    <w:szCs w:val="27"/>
                    <w:shd w:val="clear" w:color="auto" w:fill="FFFFFF"/>
                  </w:rPr>
                </w:rPrChange>
              </w:rPr>
              <w:t>T</w:t>
            </w:r>
            <w:r w:rsidRPr="00654278">
              <w:rPr>
                <w:rFonts w:ascii="Times New Roman" w:hAnsi="Times New Roman" w:cs="Arial" w:hint="eastAsia"/>
                <w:color w:val="auto"/>
                <w:szCs w:val="24"/>
                <w:rPrChange w:id="1115" w:author="黃懷萱" w:date="2022-12-20T18:17:00Z">
                  <w:rPr>
                    <w:rFonts w:ascii="Segoe UI" w:hAnsi="Segoe UI" w:cs="Segoe UI" w:hint="eastAsia"/>
                    <w:color w:val="000000"/>
                    <w:spacing w:val="4"/>
                    <w:sz w:val="27"/>
                    <w:szCs w:val="27"/>
                    <w:shd w:val="clear" w:color="auto" w:fill="FFFFFF"/>
                  </w:rPr>
                </w:rPrChange>
              </w:rPr>
              <w:t>恤</w:t>
            </w:r>
            <w:r w:rsidRPr="00654278">
              <w:rPr>
                <w:rFonts w:ascii="Times New Roman" w:hAnsi="Times New Roman" w:cs="Arial" w:hint="eastAsia"/>
                <w:color w:val="auto"/>
                <w:szCs w:val="24"/>
                <w:rPrChange w:id="1116" w:author="黃懷萱" w:date="2022-12-20T18:17:00Z">
                  <w:rPr>
                    <w:rFonts w:ascii="Times New Roman" w:hAnsi="Times New Roman" w:cs="Times New Roman" w:hint="eastAsia"/>
                  </w:rPr>
                </w:rPrChange>
              </w:rPr>
              <w:t>／</w:t>
            </w:r>
            <w:r w:rsidRPr="00654278">
              <w:rPr>
                <w:rFonts w:ascii="Times New Roman" w:hAnsi="Times New Roman" w:cs="Arial" w:hint="eastAsia"/>
                <w:color w:val="auto"/>
                <w:szCs w:val="24"/>
                <w:rPrChange w:id="1117" w:author="黃懷萱" w:date="2022-12-20T18:17:00Z">
                  <w:rPr>
                    <w:rFonts w:ascii="Segoe UI" w:hAnsi="Segoe UI" w:cs="Segoe UI" w:hint="eastAsia"/>
                    <w:color w:val="000000"/>
                    <w:spacing w:val="4"/>
                    <w:sz w:val="27"/>
                    <w:szCs w:val="27"/>
                    <w:shd w:val="clear" w:color="auto" w:fill="FFFFFF"/>
                  </w:rPr>
                </w:rPrChange>
              </w:rPr>
              <w:t>長褲</w:t>
            </w:r>
            <w:r w:rsidRPr="00654278">
              <w:rPr>
                <w:rFonts w:ascii="Times New Roman" w:hAnsi="Times New Roman" w:cs="Arial" w:hint="eastAsia"/>
                <w:color w:val="auto"/>
                <w:szCs w:val="24"/>
                <w:rPrChange w:id="1118" w:author="黃懷萱" w:date="2022-12-20T18:17:00Z">
                  <w:rPr>
                    <w:rFonts w:ascii="Times New Roman" w:hAnsi="Times New Roman" w:cs="Times New Roman" w:hint="eastAsia"/>
                  </w:rPr>
                </w:rPrChange>
              </w:rPr>
              <w:t>／</w:t>
            </w:r>
            <w:r w:rsidRPr="00654278">
              <w:rPr>
                <w:rFonts w:ascii="Times New Roman" w:hAnsi="Times New Roman" w:cs="Arial" w:hint="eastAsia"/>
                <w:color w:val="auto"/>
                <w:szCs w:val="24"/>
                <w:rPrChange w:id="1119" w:author="黃懷萱" w:date="2022-12-20T18:17:00Z">
                  <w:rPr>
                    <w:rFonts w:ascii="Segoe UI" w:hAnsi="Segoe UI" w:cs="Segoe UI" w:hint="eastAsia"/>
                    <w:color w:val="000000"/>
                    <w:spacing w:val="4"/>
                    <w:sz w:val="27"/>
                    <w:szCs w:val="27"/>
                    <w:shd w:val="clear" w:color="auto" w:fill="FFFFFF"/>
                  </w:rPr>
                </w:rPrChange>
              </w:rPr>
              <w:t>百褶裙</w:t>
            </w:r>
          </w:p>
        </w:tc>
        <w:tc>
          <w:tcPr>
            <w:tcW w:w="4151" w:type="dxa"/>
          </w:tcPr>
          <w:p w14:paraId="1695A544" w14:textId="5318DCDC" w:rsidR="002D6FB9" w:rsidRPr="00654278" w:rsidRDefault="00CC2551">
            <w:pPr>
              <w:spacing w:before="0" w:after="0" w:line="240" w:lineRule="auto"/>
              <w:ind w:firstLineChars="0" w:firstLine="0"/>
              <w:jc w:val="center"/>
              <w:rPr>
                <w:rFonts w:ascii="Times New Roman" w:hAnsi="Times New Roman" w:cs="Arial"/>
                <w:color w:val="auto"/>
                <w:szCs w:val="24"/>
                <w:rPrChange w:id="1120" w:author="黃懷萱" w:date="2022-12-20T18:17:00Z">
                  <w:rPr>
                    <w:rFonts w:ascii="Times New Roman" w:hAnsi="Times New Roman" w:cs="Times New Roman"/>
                  </w:rPr>
                </w:rPrChange>
              </w:rPr>
              <w:pPrChange w:id="1121" w:author="黃懷萱" w:date="2022-12-20T18:17:00Z">
                <w:pPr>
                  <w:ind w:firstLineChars="0" w:firstLine="0"/>
                </w:pPr>
              </w:pPrChange>
            </w:pPr>
            <w:r w:rsidRPr="00654278">
              <w:rPr>
                <w:rFonts w:ascii="Times New Roman" w:hAnsi="Times New Roman" w:cs="Arial"/>
                <w:color w:val="auto"/>
                <w:szCs w:val="24"/>
                <w:rPrChange w:id="1122" w:author="黃懷萱" w:date="2022-12-20T18:17:00Z">
                  <w:rPr>
                    <w:rFonts w:ascii="Segoe UI" w:hAnsi="Segoe UI" w:cs="Segoe UI"/>
                    <w:color w:val="000000"/>
                    <w:spacing w:val="4"/>
                    <w:sz w:val="27"/>
                    <w:szCs w:val="27"/>
                    <w:shd w:val="clear" w:color="auto" w:fill="FFFFFF"/>
                  </w:rPr>
                </w:rPrChange>
              </w:rPr>
              <w:t>1°C</w:t>
            </w:r>
          </w:p>
        </w:tc>
      </w:tr>
      <w:tr w:rsidR="00CC2551" w14:paraId="430CC26F" w14:textId="77777777" w:rsidTr="004321D3">
        <w:tc>
          <w:tcPr>
            <w:tcW w:w="4151" w:type="dxa"/>
          </w:tcPr>
          <w:p w14:paraId="76688D9E" w14:textId="0A6362CD" w:rsidR="00CC2551" w:rsidRPr="00654278" w:rsidRDefault="00CC2551">
            <w:pPr>
              <w:spacing w:before="0" w:after="0" w:line="240" w:lineRule="auto"/>
              <w:ind w:firstLineChars="0" w:firstLine="0"/>
              <w:jc w:val="center"/>
              <w:rPr>
                <w:rFonts w:ascii="Times New Roman" w:hAnsi="Times New Roman" w:cs="Arial"/>
                <w:color w:val="auto"/>
                <w:szCs w:val="24"/>
                <w:rPrChange w:id="1123" w:author="黃懷萱" w:date="2022-12-20T18:17:00Z">
                  <w:rPr>
                    <w:rFonts w:ascii="Times New Roman" w:hAnsi="Times New Roman" w:cs="Times New Roman"/>
                  </w:rPr>
                </w:rPrChange>
              </w:rPr>
              <w:pPrChange w:id="1124" w:author="黃懷萱" w:date="2022-12-20T18:17:00Z">
                <w:pPr>
                  <w:ind w:firstLineChars="0" w:firstLine="0"/>
                </w:pPr>
              </w:pPrChange>
            </w:pPr>
            <w:r w:rsidRPr="00654278">
              <w:rPr>
                <w:rFonts w:ascii="Times New Roman" w:hAnsi="Times New Roman" w:cs="Arial" w:hint="eastAsia"/>
                <w:color w:val="auto"/>
                <w:szCs w:val="24"/>
                <w:rPrChange w:id="1125" w:author="黃懷萱" w:date="2022-12-20T18:17:00Z">
                  <w:rPr>
                    <w:rFonts w:ascii="Segoe UI" w:hAnsi="Segoe UI" w:cs="Segoe UI" w:hint="eastAsia"/>
                    <w:color w:val="000000"/>
                    <w:spacing w:val="4"/>
                    <w:sz w:val="27"/>
                    <w:szCs w:val="27"/>
                    <w:shd w:val="clear" w:color="auto" w:fill="FFFFFF"/>
                  </w:rPr>
                </w:rPrChange>
              </w:rPr>
              <w:t>襯衫／高領</w:t>
            </w:r>
          </w:p>
        </w:tc>
        <w:tc>
          <w:tcPr>
            <w:tcW w:w="4151" w:type="dxa"/>
          </w:tcPr>
          <w:p w14:paraId="240DDE10" w14:textId="38C9D574" w:rsidR="00CC2551" w:rsidRPr="00654278" w:rsidRDefault="00CC2551">
            <w:pPr>
              <w:spacing w:before="0" w:after="0" w:line="240" w:lineRule="auto"/>
              <w:ind w:firstLineChars="0" w:firstLine="0"/>
              <w:jc w:val="center"/>
              <w:rPr>
                <w:rFonts w:ascii="Times New Roman" w:hAnsi="Times New Roman" w:cs="Arial"/>
                <w:color w:val="auto"/>
                <w:szCs w:val="24"/>
                <w:rPrChange w:id="1126" w:author="黃懷萱" w:date="2022-12-20T18:17:00Z">
                  <w:rPr>
                    <w:rFonts w:ascii="Times New Roman" w:hAnsi="Times New Roman" w:cs="Times New Roman"/>
                  </w:rPr>
                </w:rPrChange>
              </w:rPr>
              <w:pPrChange w:id="1127" w:author="黃懷萱" w:date="2022-12-20T18:17:00Z">
                <w:pPr>
                  <w:ind w:firstLineChars="0" w:firstLine="0"/>
                </w:pPr>
              </w:pPrChange>
            </w:pPr>
            <w:r w:rsidRPr="00654278">
              <w:rPr>
                <w:rFonts w:ascii="Times New Roman" w:hAnsi="Times New Roman" w:cs="Arial"/>
                <w:color w:val="auto"/>
                <w:szCs w:val="24"/>
                <w:rPrChange w:id="1128" w:author="黃懷萱" w:date="2022-12-20T18:17:00Z">
                  <w:rPr>
                    <w:rFonts w:ascii="Times New Roman" w:hAnsi="Times New Roman" w:cs="Times New Roman"/>
                  </w:rPr>
                </w:rPrChange>
              </w:rPr>
              <w:t>2°C</w:t>
            </w:r>
          </w:p>
        </w:tc>
      </w:tr>
      <w:tr w:rsidR="00CC2551" w14:paraId="65AFBD94" w14:textId="77777777" w:rsidTr="004321D3">
        <w:tc>
          <w:tcPr>
            <w:tcW w:w="4151" w:type="dxa"/>
          </w:tcPr>
          <w:p w14:paraId="2F5474F5" w14:textId="32AE66FD" w:rsidR="00CC2551" w:rsidRPr="00654278" w:rsidRDefault="00CC2551">
            <w:pPr>
              <w:spacing w:before="0" w:after="0" w:line="240" w:lineRule="auto"/>
              <w:ind w:firstLineChars="0" w:firstLine="0"/>
              <w:jc w:val="center"/>
              <w:rPr>
                <w:rFonts w:ascii="Times New Roman" w:hAnsi="Times New Roman" w:cs="Arial"/>
                <w:color w:val="auto"/>
                <w:szCs w:val="24"/>
                <w:rPrChange w:id="1129" w:author="黃懷萱" w:date="2022-12-20T18:17:00Z">
                  <w:rPr>
                    <w:rFonts w:ascii="Segoe UI" w:hAnsi="Segoe UI" w:cs="Segoe UI"/>
                    <w:color w:val="000000"/>
                    <w:spacing w:val="4"/>
                    <w:sz w:val="27"/>
                    <w:szCs w:val="27"/>
                    <w:shd w:val="clear" w:color="auto" w:fill="FFFFFF"/>
                  </w:rPr>
                </w:rPrChange>
              </w:rPr>
              <w:pPrChange w:id="1130" w:author="黃懷萱" w:date="2022-12-20T18:17:00Z">
                <w:pPr>
                  <w:ind w:firstLineChars="0" w:firstLine="0"/>
                </w:pPr>
              </w:pPrChange>
            </w:pPr>
            <w:r w:rsidRPr="00654278">
              <w:rPr>
                <w:rFonts w:ascii="Times New Roman" w:hAnsi="Times New Roman" w:cs="Arial" w:hint="eastAsia"/>
                <w:color w:val="auto"/>
                <w:szCs w:val="24"/>
                <w:rPrChange w:id="1131" w:author="黃懷萱" w:date="2022-12-20T18:17:00Z">
                  <w:rPr>
                    <w:rFonts w:ascii="Segoe UI" w:hAnsi="Segoe UI" w:cs="Segoe UI" w:hint="eastAsia"/>
                    <w:color w:val="000000"/>
                    <w:spacing w:val="4"/>
                    <w:sz w:val="27"/>
                    <w:szCs w:val="27"/>
                    <w:shd w:val="clear" w:color="auto" w:fill="FFFFFF"/>
                  </w:rPr>
                </w:rPrChange>
              </w:rPr>
              <w:t>針織衫</w:t>
            </w:r>
            <w:r w:rsidRPr="00654278">
              <w:rPr>
                <w:rFonts w:ascii="Times New Roman" w:hAnsi="Times New Roman" w:cs="Arial"/>
                <w:color w:val="auto"/>
                <w:szCs w:val="24"/>
                <w:rPrChange w:id="1132" w:author="黃懷萱" w:date="2022-12-20T18:17:00Z">
                  <w:rPr>
                    <w:rFonts w:ascii="Segoe UI" w:hAnsi="Segoe UI" w:cs="Segoe UI"/>
                    <w:color w:val="000000"/>
                    <w:spacing w:val="4"/>
                    <w:sz w:val="27"/>
                    <w:szCs w:val="27"/>
                    <w:shd w:val="clear" w:color="auto" w:fill="FFFFFF"/>
                  </w:rPr>
                </w:rPrChange>
              </w:rPr>
              <w:t>/</w:t>
            </w:r>
            <w:r w:rsidRPr="00654278">
              <w:rPr>
                <w:rFonts w:ascii="Times New Roman" w:hAnsi="Times New Roman" w:cs="Arial" w:hint="eastAsia"/>
                <w:color w:val="auto"/>
                <w:szCs w:val="24"/>
                <w:rPrChange w:id="1133" w:author="黃懷萱" w:date="2022-12-20T18:17:00Z">
                  <w:rPr>
                    <w:rFonts w:ascii="Segoe UI" w:hAnsi="Segoe UI" w:cs="Segoe UI" w:hint="eastAsia"/>
                    <w:color w:val="000000"/>
                    <w:spacing w:val="4"/>
                    <w:sz w:val="27"/>
                    <w:szCs w:val="27"/>
                    <w:shd w:val="clear" w:color="auto" w:fill="FFFFFF"/>
                  </w:rPr>
                </w:rPrChange>
              </w:rPr>
              <w:t>毛絨背心</w:t>
            </w:r>
          </w:p>
        </w:tc>
        <w:tc>
          <w:tcPr>
            <w:tcW w:w="4151" w:type="dxa"/>
          </w:tcPr>
          <w:p w14:paraId="5617AF5F" w14:textId="163B2FBC" w:rsidR="00CC2551" w:rsidRPr="00654278" w:rsidRDefault="00CC2551">
            <w:pPr>
              <w:spacing w:before="0" w:after="0" w:line="240" w:lineRule="auto"/>
              <w:ind w:firstLineChars="0" w:firstLine="0"/>
              <w:jc w:val="center"/>
              <w:rPr>
                <w:rFonts w:ascii="Times New Roman" w:hAnsi="Times New Roman" w:cs="Arial"/>
                <w:color w:val="auto"/>
                <w:szCs w:val="24"/>
                <w:rPrChange w:id="1134" w:author="黃懷萱" w:date="2022-12-20T18:17:00Z">
                  <w:rPr>
                    <w:rFonts w:ascii="Times New Roman" w:hAnsi="Times New Roman" w:cs="Times New Roman"/>
                  </w:rPr>
                </w:rPrChange>
              </w:rPr>
              <w:pPrChange w:id="1135" w:author="黃懷萱" w:date="2022-12-20T18:17:00Z">
                <w:pPr>
                  <w:ind w:firstLineChars="0" w:firstLine="0"/>
                </w:pPr>
              </w:pPrChange>
            </w:pPr>
            <w:r w:rsidRPr="00654278">
              <w:rPr>
                <w:rFonts w:ascii="Times New Roman" w:hAnsi="Times New Roman" w:cs="Arial"/>
                <w:color w:val="auto"/>
                <w:szCs w:val="24"/>
                <w:rPrChange w:id="1136" w:author="黃懷萱" w:date="2022-12-20T18:17:00Z">
                  <w:rPr>
                    <w:rFonts w:ascii="Times New Roman" w:hAnsi="Times New Roman" w:cs="Times New Roman"/>
                  </w:rPr>
                </w:rPrChange>
              </w:rPr>
              <w:t>3°C</w:t>
            </w:r>
          </w:p>
        </w:tc>
      </w:tr>
      <w:tr w:rsidR="00CC2551" w14:paraId="03929069" w14:textId="77777777" w:rsidTr="004321D3">
        <w:tc>
          <w:tcPr>
            <w:tcW w:w="4151" w:type="dxa"/>
          </w:tcPr>
          <w:p w14:paraId="2D448B0F" w14:textId="0EE092C6" w:rsidR="00CC2551" w:rsidRPr="00654278" w:rsidRDefault="00CC2551">
            <w:pPr>
              <w:spacing w:before="0" w:after="0" w:line="240" w:lineRule="auto"/>
              <w:ind w:firstLineChars="0" w:firstLine="0"/>
              <w:jc w:val="center"/>
              <w:rPr>
                <w:rFonts w:ascii="Times New Roman" w:hAnsi="Times New Roman" w:cs="Arial"/>
                <w:color w:val="auto"/>
                <w:szCs w:val="24"/>
                <w:rPrChange w:id="1137" w:author="黃懷萱" w:date="2022-12-20T18:17:00Z">
                  <w:rPr>
                    <w:rFonts w:ascii="Segoe UI" w:hAnsi="Segoe UI" w:cs="Segoe UI"/>
                    <w:color w:val="000000"/>
                    <w:spacing w:val="4"/>
                    <w:sz w:val="27"/>
                    <w:szCs w:val="27"/>
                    <w:shd w:val="clear" w:color="auto" w:fill="FFFFFF"/>
                  </w:rPr>
                </w:rPrChange>
              </w:rPr>
              <w:pPrChange w:id="1138" w:author="黃懷萱" w:date="2022-12-20T18:17:00Z">
                <w:pPr>
                  <w:ind w:firstLineChars="0" w:firstLine="0"/>
                </w:pPr>
              </w:pPrChange>
            </w:pPr>
            <w:r w:rsidRPr="00654278">
              <w:rPr>
                <w:rFonts w:ascii="Times New Roman" w:hAnsi="Times New Roman" w:cs="Arial" w:hint="eastAsia"/>
                <w:color w:val="auto"/>
                <w:szCs w:val="24"/>
                <w:rPrChange w:id="1139" w:author="黃懷萱" w:date="2022-12-20T18:17:00Z">
                  <w:rPr>
                    <w:rFonts w:ascii="Segoe UI" w:hAnsi="Segoe UI" w:cs="Segoe UI" w:hint="eastAsia"/>
                    <w:color w:val="000000"/>
                    <w:spacing w:val="4"/>
                    <w:sz w:val="27"/>
                    <w:szCs w:val="27"/>
                    <w:shd w:val="clear" w:color="auto" w:fill="FFFFFF"/>
                  </w:rPr>
                </w:rPrChange>
              </w:rPr>
              <w:t>薄毛衣／薄帽</w:t>
            </w:r>
            <w:r w:rsidRPr="00654278">
              <w:rPr>
                <w:rFonts w:ascii="Times New Roman" w:hAnsi="Times New Roman" w:cs="Arial"/>
                <w:color w:val="auto"/>
                <w:szCs w:val="24"/>
                <w:rPrChange w:id="1140" w:author="黃懷萱" w:date="2022-12-20T18:17:00Z">
                  <w:rPr>
                    <w:rFonts w:ascii="Segoe UI" w:hAnsi="Segoe UI" w:cs="Segoe UI"/>
                    <w:color w:val="000000"/>
                    <w:spacing w:val="4"/>
                    <w:sz w:val="27"/>
                    <w:szCs w:val="27"/>
                    <w:shd w:val="clear" w:color="auto" w:fill="FFFFFF"/>
                  </w:rPr>
                </w:rPrChange>
              </w:rPr>
              <w:t>T</w:t>
            </w:r>
          </w:p>
        </w:tc>
        <w:tc>
          <w:tcPr>
            <w:tcW w:w="4151" w:type="dxa"/>
          </w:tcPr>
          <w:p w14:paraId="39977C91" w14:textId="152A8769" w:rsidR="00CC2551" w:rsidRPr="00654278" w:rsidRDefault="00CC2551">
            <w:pPr>
              <w:spacing w:before="0" w:after="0" w:line="240" w:lineRule="auto"/>
              <w:ind w:firstLineChars="0" w:firstLine="0"/>
              <w:jc w:val="center"/>
              <w:rPr>
                <w:rFonts w:ascii="Times New Roman" w:hAnsi="Times New Roman" w:cs="Arial"/>
                <w:color w:val="auto"/>
                <w:szCs w:val="24"/>
                <w:rPrChange w:id="1141" w:author="黃懷萱" w:date="2022-12-20T18:17:00Z">
                  <w:rPr>
                    <w:rFonts w:ascii="Times New Roman" w:hAnsi="Times New Roman" w:cs="Times New Roman"/>
                  </w:rPr>
                </w:rPrChange>
              </w:rPr>
              <w:pPrChange w:id="1142" w:author="黃懷萱" w:date="2022-12-20T18:17:00Z">
                <w:pPr>
                  <w:ind w:firstLineChars="0" w:firstLine="0"/>
                </w:pPr>
              </w:pPrChange>
            </w:pPr>
            <w:r w:rsidRPr="00654278">
              <w:rPr>
                <w:rFonts w:ascii="Times New Roman" w:hAnsi="Times New Roman" w:cs="Arial"/>
                <w:color w:val="auto"/>
                <w:szCs w:val="24"/>
                <w:rPrChange w:id="1143" w:author="黃懷萱" w:date="2022-12-20T18:17:00Z">
                  <w:rPr>
                    <w:rFonts w:ascii="Times New Roman" w:hAnsi="Times New Roman" w:cs="Times New Roman"/>
                  </w:rPr>
                </w:rPrChange>
              </w:rPr>
              <w:t>3°C</w:t>
            </w:r>
          </w:p>
        </w:tc>
      </w:tr>
      <w:tr w:rsidR="00CC2551" w14:paraId="362763A9" w14:textId="77777777" w:rsidTr="004321D3">
        <w:tc>
          <w:tcPr>
            <w:tcW w:w="4151" w:type="dxa"/>
          </w:tcPr>
          <w:p w14:paraId="32A0A034" w14:textId="56881B5B" w:rsidR="00CC2551" w:rsidRPr="00654278" w:rsidRDefault="00CC2551">
            <w:pPr>
              <w:spacing w:before="0" w:after="0" w:line="240" w:lineRule="auto"/>
              <w:ind w:firstLineChars="0" w:firstLine="0"/>
              <w:jc w:val="center"/>
              <w:rPr>
                <w:rFonts w:ascii="Times New Roman" w:hAnsi="Times New Roman" w:cs="Arial"/>
                <w:color w:val="auto"/>
                <w:szCs w:val="24"/>
                <w:rPrChange w:id="1144" w:author="黃懷萱" w:date="2022-12-20T18:17:00Z">
                  <w:rPr>
                    <w:rFonts w:ascii="Segoe UI" w:hAnsi="Segoe UI" w:cs="Segoe UI"/>
                    <w:color w:val="000000"/>
                    <w:spacing w:val="4"/>
                    <w:sz w:val="27"/>
                    <w:szCs w:val="27"/>
                    <w:shd w:val="clear" w:color="auto" w:fill="FFFFFF"/>
                  </w:rPr>
                </w:rPrChange>
              </w:rPr>
              <w:pPrChange w:id="1145" w:author="黃懷萱" w:date="2022-12-20T18:17:00Z">
                <w:pPr>
                  <w:ind w:firstLineChars="0" w:firstLine="0"/>
                </w:pPr>
              </w:pPrChange>
            </w:pPr>
            <w:r w:rsidRPr="00654278">
              <w:rPr>
                <w:rFonts w:ascii="Times New Roman" w:hAnsi="Times New Roman" w:cs="Arial" w:hint="eastAsia"/>
                <w:color w:val="auto"/>
                <w:szCs w:val="24"/>
                <w:rPrChange w:id="1146" w:author="黃懷萱" w:date="2022-12-20T18:17:00Z">
                  <w:rPr>
                    <w:rFonts w:ascii="Segoe UI" w:hAnsi="Segoe UI" w:cs="Segoe UI" w:hint="eastAsia"/>
                    <w:color w:val="000000"/>
                    <w:spacing w:val="4"/>
                    <w:sz w:val="27"/>
                    <w:szCs w:val="27"/>
                    <w:shd w:val="clear" w:color="auto" w:fill="FFFFFF"/>
                  </w:rPr>
                </w:rPrChange>
              </w:rPr>
              <w:t>西裝外套</w:t>
            </w:r>
          </w:p>
        </w:tc>
        <w:tc>
          <w:tcPr>
            <w:tcW w:w="4151" w:type="dxa"/>
          </w:tcPr>
          <w:p w14:paraId="572EB6CB" w14:textId="020D3DEB" w:rsidR="00CC2551" w:rsidRPr="00654278" w:rsidRDefault="00CC2551">
            <w:pPr>
              <w:spacing w:before="0" w:after="0" w:line="240" w:lineRule="auto"/>
              <w:ind w:firstLineChars="0" w:firstLine="0"/>
              <w:jc w:val="center"/>
              <w:rPr>
                <w:rFonts w:ascii="Times New Roman" w:hAnsi="Times New Roman" w:cs="Arial"/>
                <w:color w:val="auto"/>
                <w:szCs w:val="24"/>
                <w:rPrChange w:id="1147" w:author="黃懷萱" w:date="2022-12-20T18:17:00Z">
                  <w:rPr>
                    <w:rFonts w:ascii="Times New Roman" w:hAnsi="Times New Roman" w:cs="Times New Roman"/>
                  </w:rPr>
                </w:rPrChange>
              </w:rPr>
              <w:pPrChange w:id="1148" w:author="黃懷萱" w:date="2022-12-20T18:17:00Z">
                <w:pPr>
                  <w:ind w:firstLineChars="0" w:firstLine="0"/>
                </w:pPr>
              </w:pPrChange>
            </w:pPr>
            <w:r w:rsidRPr="00654278">
              <w:rPr>
                <w:rFonts w:ascii="Times New Roman" w:hAnsi="Times New Roman" w:cs="Arial"/>
                <w:color w:val="auto"/>
                <w:szCs w:val="24"/>
                <w:rPrChange w:id="1149" w:author="黃懷萱" w:date="2022-12-20T18:17:00Z">
                  <w:rPr>
                    <w:rFonts w:ascii="Times New Roman" w:hAnsi="Times New Roman" w:cs="Times New Roman"/>
                  </w:rPr>
                </w:rPrChange>
              </w:rPr>
              <w:t>4°C</w:t>
            </w:r>
          </w:p>
        </w:tc>
      </w:tr>
      <w:tr w:rsidR="00CC2551" w14:paraId="27179163" w14:textId="77777777" w:rsidTr="004321D3">
        <w:tc>
          <w:tcPr>
            <w:tcW w:w="4151" w:type="dxa"/>
          </w:tcPr>
          <w:p w14:paraId="1FCE8776" w14:textId="24A1AC11" w:rsidR="00CC2551" w:rsidRPr="00654278" w:rsidRDefault="00CC2551">
            <w:pPr>
              <w:spacing w:before="0" w:after="0" w:line="240" w:lineRule="auto"/>
              <w:ind w:firstLineChars="0" w:firstLine="0"/>
              <w:jc w:val="center"/>
              <w:rPr>
                <w:rFonts w:ascii="Times New Roman" w:hAnsi="Times New Roman" w:cs="Arial"/>
                <w:color w:val="auto"/>
                <w:szCs w:val="24"/>
                <w:rPrChange w:id="1150" w:author="黃懷萱" w:date="2022-12-20T18:17:00Z">
                  <w:rPr>
                    <w:rFonts w:ascii="Segoe UI" w:hAnsi="Segoe UI" w:cs="Segoe UI"/>
                    <w:color w:val="000000"/>
                    <w:spacing w:val="4"/>
                    <w:sz w:val="27"/>
                    <w:szCs w:val="27"/>
                    <w:shd w:val="clear" w:color="auto" w:fill="FFFFFF"/>
                  </w:rPr>
                </w:rPrChange>
              </w:rPr>
              <w:pPrChange w:id="1151" w:author="黃懷萱" w:date="2022-12-20T18:17:00Z">
                <w:pPr>
                  <w:ind w:firstLineChars="0" w:firstLine="0"/>
                </w:pPr>
              </w:pPrChange>
            </w:pPr>
            <w:r w:rsidRPr="00654278">
              <w:rPr>
                <w:rFonts w:ascii="Times New Roman" w:hAnsi="Times New Roman" w:cs="Arial" w:hint="eastAsia"/>
                <w:color w:val="auto"/>
                <w:szCs w:val="24"/>
                <w:rPrChange w:id="1152" w:author="黃懷萱" w:date="2022-12-20T18:17:00Z">
                  <w:rPr>
                    <w:rFonts w:ascii="Segoe UI" w:hAnsi="Segoe UI" w:cs="Segoe UI" w:hint="eastAsia"/>
                    <w:color w:val="000000"/>
                    <w:spacing w:val="4"/>
                    <w:sz w:val="27"/>
                    <w:szCs w:val="27"/>
                    <w:shd w:val="clear" w:color="auto" w:fill="FFFFFF"/>
                  </w:rPr>
                </w:rPrChange>
              </w:rPr>
              <w:t>毛帽／圍巾／厚毛衣</w:t>
            </w:r>
          </w:p>
        </w:tc>
        <w:tc>
          <w:tcPr>
            <w:tcW w:w="4151" w:type="dxa"/>
          </w:tcPr>
          <w:p w14:paraId="512F853F" w14:textId="4F397139" w:rsidR="00CC2551" w:rsidRPr="00654278" w:rsidRDefault="007800D1">
            <w:pPr>
              <w:spacing w:before="0" w:after="0" w:line="240" w:lineRule="auto"/>
              <w:ind w:firstLineChars="0" w:firstLine="0"/>
              <w:jc w:val="center"/>
              <w:rPr>
                <w:rFonts w:ascii="Times New Roman" w:hAnsi="Times New Roman" w:cs="Arial"/>
                <w:color w:val="auto"/>
                <w:szCs w:val="24"/>
                <w:rPrChange w:id="1153" w:author="黃懷萱" w:date="2022-12-20T18:17:00Z">
                  <w:rPr>
                    <w:rFonts w:ascii="Times New Roman" w:hAnsi="Times New Roman" w:cs="Times New Roman"/>
                  </w:rPr>
                </w:rPrChange>
              </w:rPr>
              <w:pPrChange w:id="1154" w:author="黃懷萱" w:date="2022-12-20T18:17:00Z">
                <w:pPr>
                  <w:ind w:firstLineChars="0" w:firstLine="0"/>
                </w:pPr>
              </w:pPrChange>
            </w:pPr>
            <w:r w:rsidRPr="00654278">
              <w:rPr>
                <w:rFonts w:ascii="Times New Roman" w:hAnsi="Times New Roman" w:cs="Arial"/>
                <w:color w:val="auto"/>
                <w:szCs w:val="24"/>
                <w:rPrChange w:id="1155" w:author="黃懷萱" w:date="2022-12-20T18:17:00Z">
                  <w:rPr>
                    <w:rFonts w:ascii="Times New Roman" w:hAnsi="Times New Roman" w:cs="Times New Roman"/>
                  </w:rPr>
                </w:rPrChange>
              </w:rPr>
              <w:t>4</w:t>
            </w:r>
            <w:r w:rsidR="00CC2551" w:rsidRPr="00654278">
              <w:rPr>
                <w:rFonts w:ascii="Times New Roman" w:hAnsi="Times New Roman" w:cs="Arial"/>
                <w:color w:val="auto"/>
                <w:szCs w:val="24"/>
                <w:rPrChange w:id="1156" w:author="黃懷萱" w:date="2022-12-20T18:17:00Z">
                  <w:rPr>
                    <w:rFonts w:ascii="Times New Roman" w:hAnsi="Times New Roman" w:cs="Times New Roman"/>
                  </w:rPr>
                </w:rPrChange>
              </w:rPr>
              <w:t>°C</w:t>
            </w:r>
          </w:p>
        </w:tc>
      </w:tr>
      <w:tr w:rsidR="00CC2551" w14:paraId="3DDC973F" w14:textId="77777777" w:rsidTr="004321D3">
        <w:tc>
          <w:tcPr>
            <w:tcW w:w="4151" w:type="dxa"/>
          </w:tcPr>
          <w:p w14:paraId="1510732A" w14:textId="345F9FA5" w:rsidR="00CC2551" w:rsidRPr="00654278" w:rsidRDefault="00CC2551">
            <w:pPr>
              <w:spacing w:before="0" w:after="0" w:line="240" w:lineRule="auto"/>
              <w:ind w:firstLineChars="0" w:firstLine="0"/>
              <w:jc w:val="center"/>
              <w:rPr>
                <w:rFonts w:ascii="Times New Roman" w:hAnsi="Times New Roman" w:cs="Arial"/>
                <w:color w:val="auto"/>
                <w:szCs w:val="24"/>
                <w:rPrChange w:id="1157" w:author="黃懷萱" w:date="2022-12-20T18:17:00Z">
                  <w:rPr>
                    <w:rFonts w:ascii="Segoe UI" w:hAnsi="Segoe UI" w:cs="Segoe UI"/>
                    <w:color w:val="000000"/>
                    <w:spacing w:val="4"/>
                    <w:sz w:val="27"/>
                    <w:szCs w:val="27"/>
                    <w:shd w:val="clear" w:color="auto" w:fill="FFFFFF"/>
                  </w:rPr>
                </w:rPrChange>
              </w:rPr>
              <w:pPrChange w:id="1158" w:author="黃懷萱" w:date="2022-12-20T18:17:00Z">
                <w:pPr>
                  <w:ind w:firstLineChars="0" w:firstLine="0"/>
                </w:pPr>
              </w:pPrChange>
            </w:pPr>
            <w:r w:rsidRPr="00654278">
              <w:rPr>
                <w:rFonts w:ascii="Times New Roman" w:hAnsi="Times New Roman" w:cs="Arial" w:hint="eastAsia"/>
                <w:color w:val="auto"/>
                <w:szCs w:val="24"/>
                <w:rPrChange w:id="1159" w:author="黃懷萱" w:date="2022-12-20T18:17:00Z">
                  <w:rPr>
                    <w:rFonts w:ascii="Segoe UI" w:hAnsi="Segoe UI" w:cs="Segoe UI" w:hint="eastAsia"/>
                    <w:color w:val="000000"/>
                    <w:spacing w:val="4"/>
                    <w:sz w:val="27"/>
                    <w:szCs w:val="27"/>
                    <w:shd w:val="clear" w:color="auto" w:fill="FFFFFF"/>
                  </w:rPr>
                </w:rPrChange>
              </w:rPr>
              <w:t>風衣</w:t>
            </w:r>
          </w:p>
        </w:tc>
        <w:tc>
          <w:tcPr>
            <w:tcW w:w="4151" w:type="dxa"/>
          </w:tcPr>
          <w:p w14:paraId="331EC0F0" w14:textId="7DCA1D94" w:rsidR="00CC2551" w:rsidRPr="00654278" w:rsidRDefault="007800D1">
            <w:pPr>
              <w:spacing w:before="0" w:after="0" w:line="240" w:lineRule="auto"/>
              <w:ind w:firstLineChars="0" w:firstLine="0"/>
              <w:jc w:val="center"/>
              <w:rPr>
                <w:rFonts w:ascii="Times New Roman" w:hAnsi="Times New Roman" w:cs="Arial"/>
                <w:color w:val="auto"/>
                <w:szCs w:val="24"/>
                <w:rPrChange w:id="1160" w:author="黃懷萱" w:date="2022-12-20T18:17:00Z">
                  <w:rPr>
                    <w:rFonts w:ascii="Times New Roman" w:hAnsi="Times New Roman" w:cs="Times New Roman"/>
                  </w:rPr>
                </w:rPrChange>
              </w:rPr>
              <w:pPrChange w:id="1161" w:author="黃懷萱" w:date="2022-12-20T18:17:00Z">
                <w:pPr>
                  <w:ind w:firstLineChars="0" w:firstLine="0"/>
                </w:pPr>
              </w:pPrChange>
            </w:pPr>
            <w:r w:rsidRPr="00654278">
              <w:rPr>
                <w:rFonts w:ascii="Times New Roman" w:hAnsi="Times New Roman" w:cs="Arial"/>
                <w:color w:val="auto"/>
                <w:szCs w:val="24"/>
                <w:rPrChange w:id="1162" w:author="黃懷萱" w:date="2022-12-20T18:17:00Z">
                  <w:rPr>
                    <w:rFonts w:ascii="Times New Roman" w:hAnsi="Times New Roman" w:cs="Times New Roman"/>
                  </w:rPr>
                </w:rPrChange>
              </w:rPr>
              <w:t>5</w:t>
            </w:r>
            <w:r w:rsidR="00CC2551" w:rsidRPr="00654278">
              <w:rPr>
                <w:rFonts w:ascii="Times New Roman" w:hAnsi="Times New Roman" w:cs="Arial"/>
                <w:color w:val="auto"/>
                <w:szCs w:val="24"/>
                <w:rPrChange w:id="1163" w:author="黃懷萱" w:date="2022-12-20T18:17:00Z">
                  <w:rPr>
                    <w:rFonts w:ascii="Times New Roman" w:hAnsi="Times New Roman" w:cs="Times New Roman"/>
                  </w:rPr>
                </w:rPrChange>
              </w:rPr>
              <w:t>°C</w:t>
            </w:r>
          </w:p>
        </w:tc>
      </w:tr>
      <w:tr w:rsidR="00CC2551" w14:paraId="37797D02" w14:textId="77777777" w:rsidTr="004321D3">
        <w:tc>
          <w:tcPr>
            <w:tcW w:w="4151" w:type="dxa"/>
          </w:tcPr>
          <w:p w14:paraId="55D6C2A4" w14:textId="500DB15E" w:rsidR="00CC2551" w:rsidRPr="00654278" w:rsidRDefault="00CC2551">
            <w:pPr>
              <w:spacing w:before="0" w:after="0" w:line="240" w:lineRule="auto"/>
              <w:ind w:firstLineChars="0" w:firstLine="0"/>
              <w:jc w:val="center"/>
              <w:rPr>
                <w:rFonts w:ascii="Times New Roman" w:hAnsi="Times New Roman" w:cs="Arial"/>
                <w:color w:val="auto"/>
                <w:szCs w:val="24"/>
                <w:rPrChange w:id="1164" w:author="黃懷萱" w:date="2022-12-20T18:17:00Z">
                  <w:rPr>
                    <w:rFonts w:ascii="Segoe UI" w:hAnsi="Segoe UI" w:cs="Segoe UI"/>
                    <w:color w:val="000000"/>
                    <w:spacing w:val="4"/>
                    <w:sz w:val="27"/>
                    <w:szCs w:val="27"/>
                    <w:shd w:val="clear" w:color="auto" w:fill="FFFFFF"/>
                  </w:rPr>
                </w:rPrChange>
              </w:rPr>
              <w:pPrChange w:id="1165" w:author="黃懷萱" w:date="2022-12-20T18:17:00Z">
                <w:pPr>
                  <w:ind w:firstLineChars="0" w:firstLine="0"/>
                </w:pPr>
              </w:pPrChange>
            </w:pPr>
            <w:r w:rsidRPr="00654278">
              <w:rPr>
                <w:rFonts w:ascii="Times New Roman" w:hAnsi="Times New Roman" w:cs="Arial" w:hint="eastAsia"/>
                <w:color w:val="auto"/>
                <w:szCs w:val="24"/>
                <w:rPrChange w:id="1166" w:author="黃懷萱" w:date="2022-12-20T18:17:00Z">
                  <w:rPr>
                    <w:rFonts w:ascii="Segoe UI" w:hAnsi="Segoe UI" w:cs="Segoe UI" w:hint="eastAsia"/>
                    <w:color w:val="000000"/>
                    <w:spacing w:val="4"/>
                    <w:sz w:val="27"/>
                    <w:szCs w:val="27"/>
                    <w:shd w:val="clear" w:color="auto" w:fill="FFFFFF"/>
                  </w:rPr>
                </w:rPrChange>
              </w:rPr>
              <w:t>高領厚毛衣／厚帽</w:t>
            </w:r>
            <w:r w:rsidRPr="00654278">
              <w:rPr>
                <w:rFonts w:ascii="Times New Roman" w:hAnsi="Times New Roman" w:cs="Arial"/>
                <w:color w:val="auto"/>
                <w:szCs w:val="24"/>
                <w:rPrChange w:id="1167" w:author="黃懷萱" w:date="2022-12-20T18:17:00Z">
                  <w:rPr>
                    <w:rFonts w:ascii="Segoe UI" w:hAnsi="Segoe UI" w:cs="Segoe UI"/>
                    <w:color w:val="000000"/>
                    <w:spacing w:val="4"/>
                    <w:sz w:val="27"/>
                    <w:szCs w:val="27"/>
                    <w:shd w:val="clear" w:color="auto" w:fill="FFFFFF"/>
                  </w:rPr>
                </w:rPrChange>
              </w:rPr>
              <w:t>T</w:t>
            </w:r>
          </w:p>
        </w:tc>
        <w:tc>
          <w:tcPr>
            <w:tcW w:w="4151" w:type="dxa"/>
          </w:tcPr>
          <w:p w14:paraId="2AF5EC5D" w14:textId="6CB1898C" w:rsidR="00CC2551" w:rsidRPr="00654278" w:rsidRDefault="007800D1">
            <w:pPr>
              <w:spacing w:before="0" w:after="0" w:line="240" w:lineRule="auto"/>
              <w:ind w:firstLineChars="0" w:firstLine="0"/>
              <w:jc w:val="center"/>
              <w:rPr>
                <w:rFonts w:ascii="Times New Roman" w:hAnsi="Times New Roman" w:cs="Arial"/>
                <w:color w:val="auto"/>
                <w:szCs w:val="24"/>
                <w:rPrChange w:id="1168" w:author="黃懷萱" w:date="2022-12-20T18:17:00Z">
                  <w:rPr>
                    <w:rFonts w:ascii="Times New Roman" w:hAnsi="Times New Roman" w:cs="Times New Roman"/>
                  </w:rPr>
                </w:rPrChange>
              </w:rPr>
              <w:pPrChange w:id="1169" w:author="黃懷萱" w:date="2022-12-20T18:17:00Z">
                <w:pPr>
                  <w:ind w:firstLineChars="0" w:firstLine="0"/>
                </w:pPr>
              </w:pPrChange>
            </w:pPr>
            <w:r w:rsidRPr="00654278">
              <w:rPr>
                <w:rFonts w:ascii="Times New Roman" w:hAnsi="Times New Roman" w:cs="Arial"/>
                <w:color w:val="auto"/>
                <w:szCs w:val="24"/>
                <w:rPrChange w:id="1170" w:author="黃懷萱" w:date="2022-12-20T18:17:00Z">
                  <w:rPr>
                    <w:rFonts w:ascii="Times New Roman" w:hAnsi="Times New Roman" w:cs="Times New Roman"/>
                  </w:rPr>
                </w:rPrChange>
              </w:rPr>
              <w:t>5</w:t>
            </w:r>
            <w:r w:rsidR="00CC2551" w:rsidRPr="00654278">
              <w:rPr>
                <w:rFonts w:ascii="Times New Roman" w:hAnsi="Times New Roman" w:cs="Arial"/>
                <w:color w:val="auto"/>
                <w:szCs w:val="24"/>
                <w:rPrChange w:id="1171" w:author="黃懷萱" w:date="2022-12-20T18:17:00Z">
                  <w:rPr>
                    <w:rFonts w:ascii="Times New Roman" w:hAnsi="Times New Roman" w:cs="Times New Roman"/>
                  </w:rPr>
                </w:rPrChange>
              </w:rPr>
              <w:t>°C</w:t>
            </w:r>
          </w:p>
        </w:tc>
      </w:tr>
      <w:tr w:rsidR="00CC2551" w14:paraId="18550F63" w14:textId="77777777" w:rsidTr="004321D3">
        <w:tc>
          <w:tcPr>
            <w:tcW w:w="4151" w:type="dxa"/>
          </w:tcPr>
          <w:p w14:paraId="259641AA" w14:textId="6CA525D9" w:rsidR="00CC2551" w:rsidRPr="00654278" w:rsidRDefault="00CC2551">
            <w:pPr>
              <w:spacing w:before="0" w:after="0" w:line="240" w:lineRule="auto"/>
              <w:ind w:firstLineChars="0" w:firstLine="0"/>
              <w:jc w:val="center"/>
              <w:rPr>
                <w:rFonts w:ascii="Times New Roman" w:hAnsi="Times New Roman" w:cs="Arial"/>
                <w:color w:val="auto"/>
                <w:szCs w:val="24"/>
                <w:rPrChange w:id="1172" w:author="黃懷萱" w:date="2022-12-20T18:17:00Z">
                  <w:rPr>
                    <w:rFonts w:ascii="Segoe UI" w:hAnsi="Segoe UI" w:cs="Segoe UI"/>
                    <w:color w:val="000000"/>
                    <w:spacing w:val="4"/>
                    <w:sz w:val="27"/>
                    <w:szCs w:val="27"/>
                    <w:shd w:val="clear" w:color="auto" w:fill="FFFFFF"/>
                  </w:rPr>
                </w:rPrChange>
              </w:rPr>
              <w:pPrChange w:id="1173" w:author="黃懷萱" w:date="2022-12-20T18:17:00Z">
                <w:pPr>
                  <w:ind w:firstLineChars="0" w:firstLine="0"/>
                </w:pPr>
              </w:pPrChange>
            </w:pPr>
            <w:r w:rsidRPr="00654278">
              <w:rPr>
                <w:rFonts w:ascii="Times New Roman" w:hAnsi="Times New Roman" w:cs="Arial"/>
                <w:color w:val="auto"/>
                <w:szCs w:val="24"/>
                <w:rPrChange w:id="1174" w:author="黃懷萱" w:date="2022-12-20T18:17:00Z">
                  <w:rPr>
                    <w:rFonts w:ascii="Segoe UI" w:hAnsi="Segoe UI" w:cs="Segoe UI"/>
                    <w:color w:val="000000"/>
                    <w:spacing w:val="4"/>
                    <w:sz w:val="27"/>
                    <w:szCs w:val="27"/>
                    <w:shd w:val="clear" w:color="auto" w:fill="FFFFFF"/>
                  </w:rPr>
                </w:rPrChange>
              </w:rPr>
              <w:t> </w:t>
            </w:r>
            <w:r w:rsidRPr="00654278">
              <w:rPr>
                <w:rFonts w:ascii="Times New Roman" w:hAnsi="Times New Roman" w:cs="Arial" w:hint="eastAsia"/>
                <w:color w:val="auto"/>
                <w:szCs w:val="24"/>
                <w:rPrChange w:id="1175" w:author="黃懷萱" w:date="2022-12-20T18:17:00Z">
                  <w:rPr>
                    <w:rFonts w:ascii="Segoe UI" w:hAnsi="Segoe UI" w:cs="Segoe UI" w:hint="eastAsia"/>
                    <w:color w:val="000000"/>
                    <w:spacing w:val="4"/>
                    <w:sz w:val="27"/>
                    <w:szCs w:val="27"/>
                    <w:shd w:val="clear" w:color="auto" w:fill="FFFFFF"/>
                  </w:rPr>
                </w:rPrChange>
              </w:rPr>
              <w:t>發熱衣／輕薄羽絨服</w:t>
            </w:r>
          </w:p>
        </w:tc>
        <w:tc>
          <w:tcPr>
            <w:tcW w:w="4151" w:type="dxa"/>
          </w:tcPr>
          <w:p w14:paraId="1061F086" w14:textId="35EBE67C" w:rsidR="00CC2551" w:rsidRPr="00654278" w:rsidRDefault="007800D1">
            <w:pPr>
              <w:spacing w:before="0" w:after="0" w:line="240" w:lineRule="auto"/>
              <w:ind w:firstLineChars="0" w:firstLine="0"/>
              <w:jc w:val="center"/>
              <w:rPr>
                <w:rFonts w:ascii="Times New Roman" w:hAnsi="Times New Roman" w:cs="Arial"/>
                <w:color w:val="auto"/>
                <w:szCs w:val="24"/>
                <w:rPrChange w:id="1176" w:author="黃懷萱" w:date="2022-12-20T18:17:00Z">
                  <w:rPr>
                    <w:rFonts w:ascii="Times New Roman" w:hAnsi="Times New Roman" w:cs="Times New Roman"/>
                  </w:rPr>
                </w:rPrChange>
              </w:rPr>
              <w:pPrChange w:id="1177" w:author="黃懷萱" w:date="2022-12-20T18:17:00Z">
                <w:pPr>
                  <w:ind w:firstLineChars="0" w:firstLine="0"/>
                </w:pPr>
              </w:pPrChange>
            </w:pPr>
            <w:r w:rsidRPr="00654278">
              <w:rPr>
                <w:rFonts w:ascii="Times New Roman" w:hAnsi="Times New Roman" w:cs="Arial"/>
                <w:color w:val="auto"/>
                <w:szCs w:val="24"/>
                <w:rPrChange w:id="1178" w:author="黃懷萱" w:date="2022-12-20T18:17:00Z">
                  <w:rPr>
                    <w:rFonts w:ascii="Times New Roman" w:hAnsi="Times New Roman" w:cs="Times New Roman"/>
                  </w:rPr>
                </w:rPrChange>
              </w:rPr>
              <w:t>6</w:t>
            </w:r>
            <w:r w:rsidR="00CC2551" w:rsidRPr="00654278">
              <w:rPr>
                <w:rFonts w:ascii="Times New Roman" w:hAnsi="Times New Roman" w:cs="Arial"/>
                <w:color w:val="auto"/>
                <w:szCs w:val="24"/>
                <w:rPrChange w:id="1179" w:author="黃懷萱" w:date="2022-12-20T18:17:00Z">
                  <w:rPr>
                    <w:rFonts w:ascii="Times New Roman" w:hAnsi="Times New Roman" w:cs="Times New Roman"/>
                  </w:rPr>
                </w:rPrChange>
              </w:rPr>
              <w:t>°C</w:t>
            </w:r>
          </w:p>
        </w:tc>
      </w:tr>
      <w:tr w:rsidR="00CC2551" w14:paraId="322D88D6" w14:textId="77777777" w:rsidTr="004321D3">
        <w:tc>
          <w:tcPr>
            <w:tcW w:w="4151" w:type="dxa"/>
          </w:tcPr>
          <w:p w14:paraId="4FB4FF3E" w14:textId="66F242FA" w:rsidR="00CC2551" w:rsidRPr="00654278" w:rsidRDefault="00CC2551">
            <w:pPr>
              <w:spacing w:before="0" w:after="0" w:line="240" w:lineRule="auto"/>
              <w:ind w:firstLineChars="0" w:firstLine="0"/>
              <w:jc w:val="center"/>
              <w:rPr>
                <w:rFonts w:ascii="Times New Roman" w:hAnsi="Times New Roman" w:cs="Arial"/>
                <w:color w:val="auto"/>
                <w:szCs w:val="24"/>
                <w:rPrChange w:id="1180" w:author="黃懷萱" w:date="2022-12-20T18:17:00Z">
                  <w:rPr>
                    <w:rFonts w:ascii="Segoe UI" w:hAnsi="Segoe UI" w:cs="Segoe UI"/>
                    <w:color w:val="000000"/>
                    <w:spacing w:val="4"/>
                    <w:sz w:val="27"/>
                    <w:szCs w:val="27"/>
                    <w:shd w:val="clear" w:color="auto" w:fill="FFFFFF"/>
                  </w:rPr>
                </w:rPrChange>
              </w:rPr>
              <w:pPrChange w:id="1181" w:author="黃懷萱" w:date="2022-12-20T18:17:00Z">
                <w:pPr>
                  <w:ind w:firstLineChars="0" w:firstLine="0"/>
                </w:pPr>
              </w:pPrChange>
            </w:pPr>
            <w:r w:rsidRPr="00654278">
              <w:rPr>
                <w:rFonts w:ascii="Times New Roman" w:hAnsi="Times New Roman" w:cs="Arial" w:hint="eastAsia"/>
                <w:color w:val="auto"/>
                <w:szCs w:val="24"/>
                <w:rPrChange w:id="1182" w:author="黃懷萱" w:date="2022-12-20T18:17:00Z">
                  <w:rPr>
                    <w:rFonts w:ascii="Segoe UI" w:hAnsi="Segoe UI" w:cs="Segoe UI" w:hint="eastAsia"/>
                    <w:color w:val="000000"/>
                    <w:spacing w:val="4"/>
                    <w:sz w:val="27"/>
                    <w:szCs w:val="27"/>
                    <w:shd w:val="clear" w:color="auto" w:fill="FFFFFF"/>
                  </w:rPr>
                </w:rPrChange>
              </w:rPr>
              <w:t>毛大衣</w:t>
            </w:r>
          </w:p>
        </w:tc>
        <w:tc>
          <w:tcPr>
            <w:tcW w:w="4151" w:type="dxa"/>
          </w:tcPr>
          <w:p w14:paraId="6DB0C975" w14:textId="141FF66F" w:rsidR="00CC2551" w:rsidRPr="00654278" w:rsidRDefault="007800D1">
            <w:pPr>
              <w:spacing w:before="0" w:after="0" w:line="240" w:lineRule="auto"/>
              <w:ind w:firstLineChars="0" w:firstLine="0"/>
              <w:jc w:val="center"/>
              <w:rPr>
                <w:rFonts w:ascii="Times New Roman" w:hAnsi="Times New Roman" w:cs="Arial"/>
                <w:color w:val="auto"/>
                <w:szCs w:val="24"/>
                <w:rPrChange w:id="1183" w:author="黃懷萱" w:date="2022-12-20T18:17:00Z">
                  <w:rPr>
                    <w:rFonts w:ascii="Times New Roman" w:hAnsi="Times New Roman" w:cs="Times New Roman"/>
                  </w:rPr>
                </w:rPrChange>
              </w:rPr>
              <w:pPrChange w:id="1184" w:author="黃懷萱" w:date="2022-12-20T18:17:00Z">
                <w:pPr>
                  <w:ind w:firstLineChars="0" w:firstLine="0"/>
                </w:pPr>
              </w:pPrChange>
            </w:pPr>
            <w:r w:rsidRPr="00654278">
              <w:rPr>
                <w:rFonts w:ascii="Times New Roman" w:hAnsi="Times New Roman" w:cs="Arial"/>
                <w:color w:val="auto"/>
                <w:szCs w:val="24"/>
                <w:rPrChange w:id="1185" w:author="黃懷萱" w:date="2022-12-20T18:17:00Z">
                  <w:rPr>
                    <w:rFonts w:ascii="Times New Roman" w:hAnsi="Times New Roman" w:cs="Times New Roman"/>
                  </w:rPr>
                </w:rPrChange>
              </w:rPr>
              <w:t>7</w:t>
            </w:r>
            <w:r w:rsidR="00CC2551" w:rsidRPr="00654278">
              <w:rPr>
                <w:rFonts w:ascii="Times New Roman" w:hAnsi="Times New Roman" w:cs="Arial"/>
                <w:color w:val="auto"/>
                <w:szCs w:val="24"/>
                <w:rPrChange w:id="1186" w:author="黃懷萱" w:date="2022-12-20T18:17:00Z">
                  <w:rPr>
                    <w:rFonts w:ascii="Times New Roman" w:hAnsi="Times New Roman" w:cs="Times New Roman"/>
                  </w:rPr>
                </w:rPrChange>
              </w:rPr>
              <w:t>°C</w:t>
            </w:r>
          </w:p>
        </w:tc>
      </w:tr>
      <w:tr w:rsidR="00CC2551" w14:paraId="1BB5B649" w14:textId="77777777" w:rsidTr="00654278">
        <w:tblPrEx>
          <w:tblW w:w="0" w:type="auto"/>
          <w:tblInd w:w="0" w:type="dxa"/>
          <w:tblPrExChange w:id="1187" w:author="黃懷萱" w:date="2022-12-20T18:18:00Z">
            <w:tblPrEx>
              <w:tblW w:w="0" w:type="auto"/>
              <w:tblInd w:w="0" w:type="dxa"/>
            </w:tblPrEx>
          </w:tblPrExChange>
        </w:tblPrEx>
        <w:trPr>
          <w:trHeight w:val="556"/>
        </w:trPr>
        <w:tc>
          <w:tcPr>
            <w:tcW w:w="4151" w:type="dxa"/>
            <w:tcPrChange w:id="1188" w:author="黃懷萱" w:date="2022-12-20T18:18:00Z">
              <w:tcPr>
                <w:tcW w:w="4151" w:type="dxa"/>
              </w:tcPr>
            </w:tcPrChange>
          </w:tcPr>
          <w:p w14:paraId="7FC48A69" w14:textId="140ACD29" w:rsidR="00CC2551" w:rsidRPr="00654278" w:rsidRDefault="00CC2551">
            <w:pPr>
              <w:spacing w:before="0" w:after="0" w:line="240" w:lineRule="auto"/>
              <w:ind w:firstLineChars="0" w:firstLine="0"/>
              <w:jc w:val="center"/>
              <w:rPr>
                <w:rFonts w:ascii="Times New Roman" w:hAnsi="Times New Roman" w:cs="Arial"/>
                <w:color w:val="auto"/>
                <w:szCs w:val="24"/>
                <w:rPrChange w:id="1189" w:author="黃懷萱" w:date="2022-12-20T18:17:00Z">
                  <w:rPr>
                    <w:rFonts w:ascii="Segoe UI" w:hAnsi="Segoe UI" w:cs="Segoe UI"/>
                    <w:color w:val="000000"/>
                    <w:spacing w:val="4"/>
                    <w:sz w:val="27"/>
                    <w:szCs w:val="27"/>
                    <w:shd w:val="clear" w:color="auto" w:fill="FFFFFF"/>
                  </w:rPr>
                </w:rPrChange>
              </w:rPr>
              <w:pPrChange w:id="1190" w:author="黃懷萱" w:date="2022-12-20T18:17:00Z">
                <w:pPr>
                  <w:ind w:firstLineChars="0" w:firstLine="0"/>
                </w:pPr>
              </w:pPrChange>
            </w:pPr>
            <w:r w:rsidRPr="00654278">
              <w:rPr>
                <w:rFonts w:ascii="Times New Roman" w:hAnsi="Times New Roman" w:cs="Arial" w:hint="eastAsia"/>
                <w:color w:val="auto"/>
                <w:szCs w:val="24"/>
                <w:rPrChange w:id="1191" w:author="黃懷萱" w:date="2022-12-20T18:17:00Z">
                  <w:rPr>
                    <w:rFonts w:ascii="Segoe UI" w:hAnsi="Segoe UI" w:cs="Segoe UI" w:hint="eastAsia"/>
                    <w:color w:val="000000"/>
                    <w:spacing w:val="4"/>
                    <w:sz w:val="27"/>
                    <w:szCs w:val="27"/>
                    <w:shd w:val="clear" w:color="auto" w:fill="FFFFFF"/>
                  </w:rPr>
                </w:rPrChange>
              </w:rPr>
              <w:t>羽絨服</w:t>
            </w:r>
          </w:p>
        </w:tc>
        <w:tc>
          <w:tcPr>
            <w:tcW w:w="4151" w:type="dxa"/>
            <w:tcPrChange w:id="1192" w:author="黃懷萱" w:date="2022-12-20T18:18:00Z">
              <w:tcPr>
                <w:tcW w:w="4151" w:type="dxa"/>
              </w:tcPr>
            </w:tcPrChange>
          </w:tcPr>
          <w:p w14:paraId="31FEEC23" w14:textId="63A1E1DE" w:rsidR="00CC2551" w:rsidRPr="00654278" w:rsidRDefault="007800D1">
            <w:pPr>
              <w:spacing w:before="0" w:after="0" w:line="240" w:lineRule="auto"/>
              <w:ind w:firstLineChars="0" w:firstLine="0"/>
              <w:jc w:val="center"/>
              <w:rPr>
                <w:rFonts w:ascii="Times New Roman" w:hAnsi="Times New Roman" w:cs="Arial"/>
                <w:color w:val="auto"/>
                <w:szCs w:val="24"/>
                <w:rPrChange w:id="1193" w:author="黃懷萱" w:date="2022-12-20T18:17:00Z">
                  <w:rPr>
                    <w:rFonts w:ascii="Times New Roman" w:hAnsi="Times New Roman" w:cs="Times New Roman"/>
                  </w:rPr>
                </w:rPrChange>
              </w:rPr>
              <w:pPrChange w:id="1194" w:author="黃懷萱" w:date="2022-12-20T18:17:00Z">
                <w:pPr>
                  <w:ind w:firstLineChars="0" w:firstLine="0"/>
                </w:pPr>
              </w:pPrChange>
            </w:pPr>
            <w:r w:rsidRPr="00654278">
              <w:rPr>
                <w:rFonts w:ascii="Times New Roman" w:hAnsi="Times New Roman" w:cs="Arial"/>
                <w:color w:val="auto"/>
                <w:szCs w:val="24"/>
                <w:rPrChange w:id="1195" w:author="黃懷萱" w:date="2022-12-20T18:17:00Z">
                  <w:rPr>
                    <w:rFonts w:ascii="Times New Roman" w:hAnsi="Times New Roman" w:cs="Times New Roman"/>
                  </w:rPr>
                </w:rPrChange>
              </w:rPr>
              <w:t>9</w:t>
            </w:r>
            <w:r w:rsidR="00CC2551" w:rsidRPr="00654278">
              <w:rPr>
                <w:rFonts w:ascii="Times New Roman" w:hAnsi="Times New Roman" w:cs="Arial"/>
                <w:color w:val="auto"/>
                <w:szCs w:val="24"/>
                <w:rPrChange w:id="1196" w:author="黃懷萱" w:date="2022-12-20T18:17:00Z">
                  <w:rPr>
                    <w:rFonts w:ascii="Times New Roman" w:hAnsi="Times New Roman" w:cs="Times New Roman"/>
                  </w:rPr>
                </w:rPrChange>
              </w:rPr>
              <w:t>°C</w:t>
            </w:r>
          </w:p>
        </w:tc>
      </w:tr>
    </w:tbl>
    <w:p w14:paraId="4699B17C" w14:textId="77777777" w:rsidR="004321D3" w:rsidRPr="00276DFE" w:rsidRDefault="004321D3">
      <w:pPr>
        <w:ind w:firstLineChars="0"/>
        <w:rPr>
          <w:rFonts w:ascii="Times New Roman" w:hAnsi="Times New Roman" w:cs="Times New Roman"/>
          <w:rPrChange w:id="1197" w:author="黃懷萱" w:date="2022-12-20T16:24:00Z">
            <w:rPr>
              <w:rFonts w:ascii="標楷體" w:hAnsi="標楷體"/>
              <w:szCs w:val="24"/>
            </w:rPr>
          </w:rPrChange>
        </w:rPr>
        <w:pPrChange w:id="1198" w:author="黃懷萱" w:date="2022-12-20T18:18:00Z">
          <w:pPr>
            <w:ind w:firstLineChars="0" w:firstLine="480"/>
          </w:pPr>
        </w:pPrChange>
      </w:pPr>
    </w:p>
    <w:p w14:paraId="74D651FA" w14:textId="1A331C95" w:rsidR="00502233" w:rsidDel="00C75B4E" w:rsidRDefault="00502233">
      <w:pPr>
        <w:ind w:firstLineChars="0"/>
        <w:rPr>
          <w:del w:id="1199" w:author="黃懷萱" w:date="2022-12-20T16:33:00Z"/>
        </w:rPr>
        <w:pPrChange w:id="1200" w:author="黃懷萱" w:date="2022-12-20T16:17:00Z">
          <w:pPr>
            <w:ind w:firstLine="560"/>
          </w:pPr>
        </w:pPrChange>
      </w:pPr>
    </w:p>
    <w:p w14:paraId="752A2163" w14:textId="660FC9CA" w:rsidR="00FE0E2E" w:rsidDel="00C75B4E" w:rsidRDefault="001902BA" w:rsidP="001902BA">
      <w:pPr>
        <w:pStyle w:val="afa"/>
        <w:ind w:firstLineChars="1" w:firstLine="5"/>
        <w:rPr>
          <w:del w:id="1201" w:author="黃懷萱" w:date="2022-12-20T16:33:00Z"/>
        </w:rPr>
      </w:pPr>
      <w:del w:id="1202" w:author="黃懷萱" w:date="2022-12-20T16:33:00Z">
        <w:r w:rsidDel="00C75B4E">
          <w:rPr>
            <w:rFonts w:hint="eastAsia"/>
          </w:rPr>
          <w:delText>內容</w:delText>
        </w:r>
      </w:del>
    </w:p>
    <w:p w14:paraId="17BE310B" w14:textId="3A8C340F" w:rsidR="00C25A83" w:rsidRPr="00FE0E2E" w:rsidRDefault="00FE0E2E" w:rsidP="00FE0E2E">
      <w:pPr>
        <w:widowControl/>
        <w:spacing w:before="0" w:after="0" w:line="240" w:lineRule="auto"/>
        <w:ind w:firstLineChars="0" w:firstLine="0"/>
        <w:jc w:val="left"/>
      </w:pPr>
      <w:r>
        <w:br w:type="page"/>
      </w:r>
    </w:p>
    <w:p w14:paraId="336B2128" w14:textId="29138397" w:rsidR="001902BA" w:rsidRDefault="00615A1B" w:rsidP="0042095D">
      <w:pPr>
        <w:pStyle w:val="2"/>
        <w:spacing w:after="180"/>
        <w:ind w:leftChars="-1" w:left="-3" w:right="280" w:firstLineChars="1" w:firstLine="4"/>
        <w:rPr>
          <w:ins w:id="1203" w:author="黃懷萱" w:date="2022-12-20T18:27:00Z"/>
        </w:rPr>
      </w:pPr>
      <w:bookmarkStart w:id="1204" w:name="_Toc122481816"/>
      <w:r>
        <w:rPr>
          <w:rFonts w:hint="eastAsia"/>
        </w:rPr>
        <w:lastRenderedPageBreak/>
        <w:t>3.4</w:t>
      </w:r>
      <w:r>
        <w:rPr>
          <w:rFonts w:hint="eastAsia"/>
        </w:rPr>
        <w:t>、資料庫架設</w:t>
      </w:r>
      <w:bookmarkEnd w:id="1204"/>
    </w:p>
    <w:p w14:paraId="2116E8F7" w14:textId="77777777" w:rsidR="005E715C" w:rsidRPr="0041273C" w:rsidRDefault="005E715C">
      <w:pPr>
        <w:pStyle w:val="a3"/>
        <w:numPr>
          <w:ilvl w:val="0"/>
          <w:numId w:val="59"/>
        </w:numPr>
        <w:ind w:leftChars="0" w:firstLineChars="0"/>
        <w:rPr>
          <w:ins w:id="1205" w:author="黃懷萱" w:date="2022-12-20T18:28:00Z"/>
        </w:rPr>
        <w:pPrChange w:id="1206" w:author="黃懷萱" w:date="2022-12-20T18:28:00Z">
          <w:pPr>
            <w:pStyle w:val="a3"/>
            <w:numPr>
              <w:numId w:val="54"/>
            </w:numPr>
            <w:ind w:leftChars="0" w:firstLineChars="0" w:hanging="480"/>
          </w:pPr>
        </w:pPrChange>
      </w:pPr>
      <w:ins w:id="1207" w:author="黃懷萱" w:date="2022-12-20T18:28:00Z">
        <w:r>
          <w:rPr>
            <w:rFonts w:hint="eastAsia"/>
          </w:rPr>
          <w:t>功能需求</w:t>
        </w:r>
      </w:ins>
    </w:p>
    <w:p w14:paraId="6CABF811" w14:textId="41AB8D83" w:rsidR="005E715C" w:rsidRDefault="005E715C" w:rsidP="00C13C79">
      <w:pPr>
        <w:ind w:firstLineChars="0" w:firstLine="480"/>
        <w:rPr>
          <w:ins w:id="1208" w:author="黃懷萱" w:date="2022-12-20T18:36:00Z"/>
          <w:rFonts w:ascii="Times New Roman" w:hAnsi="Times New Roman" w:cs="Times New Roman"/>
        </w:rPr>
      </w:pPr>
      <w:ins w:id="1209" w:author="黃懷萱" w:date="2022-12-20T18:29:00Z">
        <w:r>
          <w:rPr>
            <w:rFonts w:ascii="Times New Roman" w:hAnsi="Times New Roman" w:cs="Times New Roman" w:hint="eastAsia"/>
          </w:rPr>
          <w:t>在使用的過程中會有各項資料需要進行儲存的動作</w:t>
        </w:r>
        <w:r w:rsidRPr="005E715C">
          <w:rPr>
            <w:rFonts w:ascii="Times New Roman" w:hAnsi="Times New Roman" w:cs="Times New Roman" w:hint="eastAsia"/>
            <w:rPrChange w:id="1210" w:author="黃懷萱" w:date="2022-12-20T18:29:00Z">
              <w:rPr>
                <w:rFonts w:hint="eastAsia"/>
              </w:rPr>
            </w:rPrChange>
          </w:rPr>
          <w:t>，</w:t>
        </w:r>
      </w:ins>
      <w:ins w:id="1211" w:author="黃懷萱" w:date="2022-12-20T18:30:00Z">
        <w:r>
          <w:rPr>
            <w:rFonts w:ascii="Times New Roman" w:hAnsi="Times New Roman" w:cs="Times New Roman" w:hint="eastAsia"/>
          </w:rPr>
          <w:t>需要有一資料庫架設系統可以為衣物、使用者喜好度、地區等資料進行儲存的動作，</w:t>
        </w:r>
      </w:ins>
      <w:ins w:id="1212" w:author="黃懷萱" w:date="2022-12-20T18:29:00Z">
        <w:r w:rsidRPr="005E715C">
          <w:rPr>
            <w:rFonts w:ascii="Times New Roman" w:hAnsi="Times New Roman" w:cs="Times New Roman" w:hint="eastAsia"/>
            <w:rPrChange w:id="1213" w:author="黃懷萱" w:date="2022-12-20T18:29:00Z">
              <w:rPr>
                <w:rFonts w:hint="eastAsia"/>
              </w:rPr>
            </w:rPrChange>
          </w:rPr>
          <w:t>因此針對本研究計畫中的</w:t>
        </w:r>
        <w:r>
          <w:rPr>
            <w:rFonts w:ascii="Times New Roman" w:hAnsi="Times New Roman" w:cs="Times New Roman" w:hint="eastAsia"/>
          </w:rPr>
          <w:t>資料庫架設上</w:t>
        </w:r>
        <w:r w:rsidRPr="005E715C">
          <w:rPr>
            <w:rFonts w:ascii="Times New Roman" w:hAnsi="Times New Roman" w:cs="Times New Roman" w:hint="eastAsia"/>
            <w:rPrChange w:id="1214" w:author="黃懷萱" w:date="2022-12-20T18:29:00Z">
              <w:rPr>
                <w:rFonts w:hint="eastAsia"/>
              </w:rPr>
            </w:rPrChange>
          </w:rPr>
          <w:t>，計畫如表</w:t>
        </w:r>
        <w:r w:rsidRPr="005E715C">
          <w:rPr>
            <w:rFonts w:ascii="Times New Roman" w:hAnsi="Times New Roman" w:cs="Times New Roman"/>
            <w:rPrChange w:id="1215" w:author="黃懷萱" w:date="2022-12-20T18:29:00Z">
              <w:rPr/>
            </w:rPrChange>
          </w:rPr>
          <w:t>3.</w:t>
        </w:r>
      </w:ins>
      <w:ins w:id="1216" w:author="黃懷萱" w:date="2022-12-21T02:02:00Z">
        <w:r w:rsidR="002F4D55">
          <w:rPr>
            <w:rFonts w:ascii="Times New Roman" w:hAnsi="Times New Roman" w:cs="Times New Roman" w:hint="eastAsia"/>
          </w:rPr>
          <w:t>8</w:t>
        </w:r>
      </w:ins>
      <w:ins w:id="1217" w:author="黃懷萱" w:date="2022-12-20T18:29:00Z">
        <w:r w:rsidRPr="005E715C">
          <w:rPr>
            <w:rFonts w:ascii="Times New Roman" w:hAnsi="Times New Roman" w:cs="Times New Roman" w:hint="eastAsia"/>
            <w:rPrChange w:id="1218" w:author="黃懷萱" w:date="2022-12-20T18:29:00Z">
              <w:rPr>
                <w:rFonts w:hint="eastAsia"/>
              </w:rPr>
            </w:rPrChange>
          </w:rPr>
          <w:t>與表</w:t>
        </w:r>
        <w:r w:rsidRPr="005E715C">
          <w:rPr>
            <w:rFonts w:ascii="Times New Roman" w:hAnsi="Times New Roman" w:cs="Times New Roman"/>
            <w:rPrChange w:id="1219" w:author="黃懷萱" w:date="2022-12-20T18:29:00Z">
              <w:rPr/>
            </w:rPrChange>
          </w:rPr>
          <w:t>3</w:t>
        </w:r>
      </w:ins>
      <w:ins w:id="1220" w:author="黃懷萱" w:date="2022-12-21T02:02:00Z">
        <w:r w:rsidR="002F4D55">
          <w:rPr>
            <w:rFonts w:ascii="Times New Roman" w:hAnsi="Times New Roman" w:cs="Times New Roman" w:hint="eastAsia"/>
          </w:rPr>
          <w:t>.9</w:t>
        </w:r>
      </w:ins>
      <w:ins w:id="1221" w:author="黃懷萱" w:date="2022-12-20T18:29:00Z">
        <w:r w:rsidRPr="005E715C">
          <w:rPr>
            <w:rFonts w:ascii="Times New Roman" w:hAnsi="Times New Roman" w:cs="Times New Roman" w:hint="eastAsia"/>
            <w:rPrChange w:id="1222" w:author="黃懷萱" w:date="2022-12-20T18:29:00Z">
              <w:rPr>
                <w:rFonts w:hint="eastAsia"/>
              </w:rPr>
            </w:rPrChange>
          </w:rPr>
          <w:t>的功能性需求與非功能性需求，並對這些功能查找相關功能方法並達成。</w:t>
        </w:r>
      </w:ins>
    </w:p>
    <w:p w14:paraId="0CFD68CE" w14:textId="69FC4961" w:rsidR="003F1A79" w:rsidDel="005A10FF" w:rsidRDefault="003F1A79" w:rsidP="00C91550">
      <w:pPr>
        <w:pStyle w:val="a4"/>
        <w:keepNext/>
        <w:framePr w:wrap="auto" w:vAnchor="margin" w:yAlign="inline"/>
        <w:rPr>
          <w:del w:id="1223" w:author="黃懷萱" w:date="2022-12-20T18:25:00Z"/>
        </w:rPr>
        <w:pPrChange w:id="1224" w:author="黃懷萱" w:date="2022-12-21T01:02:00Z">
          <w:pPr>
            <w:pStyle w:val="a4"/>
            <w:keepNext/>
            <w:framePr w:wrap="auto" w:vAnchor="margin" w:yAlign="inline"/>
          </w:pPr>
        </w:pPrChange>
      </w:pPr>
      <w:r>
        <w:rPr>
          <w:rFonts w:hint="eastAsia"/>
        </w:rPr>
        <w:t>表</w:t>
      </w:r>
      <w:r>
        <w:rPr>
          <w:rFonts w:hint="eastAsia"/>
        </w:rPr>
        <w:t xml:space="preserve"> </w:t>
      </w:r>
      <w:r>
        <w:rPr>
          <w:b w:val="0"/>
        </w:rPr>
        <w:fldChar w:fldCharType="begin"/>
      </w:r>
      <w:r>
        <w:instrText xml:space="preserve"> </w:instrText>
      </w:r>
      <w:r>
        <w:rPr>
          <w:rFonts w:hint="eastAsia"/>
        </w:rPr>
        <w:instrText>STYLEREF 1 \s</w:instrText>
      </w:r>
      <w:r>
        <w:instrText xml:space="preserve"> </w:instrText>
      </w:r>
      <w:r>
        <w:rPr>
          <w:b w:val="0"/>
        </w:rPr>
        <w:fldChar w:fldCharType="separate"/>
      </w:r>
      <w:r>
        <w:rPr>
          <w:noProof/>
        </w:rPr>
        <w:t>3</w:t>
      </w:r>
      <w:r>
        <w:rPr>
          <w:b w:val="0"/>
        </w:rPr>
        <w:fldChar w:fldCharType="end"/>
      </w:r>
      <w:r>
        <w:t>.</w:t>
      </w:r>
      <w:r>
        <w:rPr>
          <w:b w:val="0"/>
        </w:rP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Pr>
          <w:b w:val="0"/>
        </w:rPr>
        <w:fldChar w:fldCharType="separate"/>
      </w:r>
      <w:ins w:id="1225" w:author="黃懷萱" w:date="2022-12-21T02:02:00Z">
        <w:r w:rsidR="00EB107B">
          <w:rPr>
            <w:noProof/>
          </w:rPr>
          <w:t>8</w:t>
        </w:r>
      </w:ins>
      <w:del w:id="1226" w:author="黃懷萱" w:date="2022-12-21T02:02:00Z">
        <w:r w:rsidDel="00EB107B">
          <w:rPr>
            <w:noProof/>
          </w:rPr>
          <w:delText>7</w:delText>
        </w:r>
      </w:del>
      <w:r>
        <w:rPr>
          <w:b w:val="0"/>
        </w:rPr>
        <w:fldChar w:fldCharType="end"/>
      </w:r>
      <w:r w:rsidRPr="00463393">
        <w:rPr>
          <w:rFonts w:hint="eastAsia"/>
        </w:rPr>
        <w:t>資料庫與傳輸功能性需求</w:t>
      </w:r>
    </w:p>
    <w:p w14:paraId="7067D554" w14:textId="309CC228" w:rsidR="0076173A" w:rsidRDefault="0076173A" w:rsidP="00EB107B">
      <w:pPr>
        <w:ind w:firstLineChars="0" w:firstLine="0"/>
        <w:jc w:val="center"/>
        <w:rPr>
          <w:ins w:id="1227" w:author="黃懷萱" w:date="2022-12-21T00:59:00Z"/>
          <w:rFonts w:hint="eastAsia"/>
        </w:rPr>
      </w:pPr>
    </w:p>
    <w:tbl>
      <w:tblPr>
        <w:tblStyle w:val="4-1"/>
        <w:tblW w:w="0" w:type="auto"/>
        <w:tblLook w:val="04A0" w:firstRow="1" w:lastRow="0" w:firstColumn="1" w:lastColumn="0" w:noHBand="0" w:noVBand="1"/>
      </w:tblPr>
      <w:tblGrid>
        <w:gridCol w:w="1413"/>
        <w:gridCol w:w="6883"/>
      </w:tblGrid>
      <w:tr w:rsidR="00C91550" w:rsidRPr="00FE0E2E" w14:paraId="0C1B1ECE" w14:textId="77777777" w:rsidTr="00755E67">
        <w:trPr>
          <w:cnfStyle w:val="100000000000" w:firstRow="1" w:lastRow="0" w:firstColumn="0" w:lastColumn="0" w:oddVBand="0" w:evenVBand="0" w:oddHBand="0" w:evenHBand="0" w:firstRowFirstColumn="0" w:firstRowLastColumn="0" w:lastRowFirstColumn="0" w:lastRowLastColumn="0"/>
          <w:ins w:id="1228" w:author="黃懷萱" w:date="2022-12-21T00:59:00Z"/>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05A7A96B" w14:textId="78A3E5DC" w:rsidR="00C91550" w:rsidRPr="00D9328F" w:rsidRDefault="00C91550" w:rsidP="00C91550">
            <w:pPr>
              <w:pStyle w:val="af3"/>
              <w:rPr>
                <w:ins w:id="1229" w:author="黃懷萱" w:date="2022-12-21T00:59:00Z"/>
                <w:rFonts w:cs="Times New Roman"/>
                <w:lang w:val="en-US"/>
              </w:rPr>
            </w:pPr>
            <w:ins w:id="1230" w:author="黃懷萱" w:date="2022-12-21T01:02:00Z">
              <w:r w:rsidRPr="00D9328F">
                <w:rPr>
                  <w:rFonts w:cs="Times New Roman"/>
                  <w:rPrChange w:id="1231" w:author="黃懷萱" w:date="2022-12-21T01:09:00Z">
                    <w:rPr>
                      <w:rFonts w:ascii="Times New Roman" w:hAnsi="Times New Roman" w:cs="Times New Roman"/>
                    </w:rPr>
                  </w:rPrChange>
                </w:rPr>
                <w:t>Database functional requirement</w:t>
              </w:r>
            </w:ins>
          </w:p>
        </w:tc>
      </w:tr>
      <w:tr w:rsidR="00C91550" w:rsidRPr="004F5113" w14:paraId="7CFAC371" w14:textId="77777777" w:rsidTr="00755E67">
        <w:trPr>
          <w:cnfStyle w:val="000000100000" w:firstRow="0" w:lastRow="0" w:firstColumn="0" w:lastColumn="0" w:oddVBand="0" w:evenVBand="0" w:oddHBand="1" w:evenHBand="0" w:firstRowFirstColumn="0" w:firstRowLastColumn="0" w:lastRowFirstColumn="0" w:lastRowLastColumn="0"/>
          <w:ins w:id="1232" w:author="黃懷萱" w:date="2022-12-21T00:59:00Z"/>
        </w:trPr>
        <w:tc>
          <w:tcPr>
            <w:cnfStyle w:val="001000000000" w:firstRow="0" w:lastRow="0" w:firstColumn="1" w:lastColumn="0" w:oddVBand="0" w:evenVBand="0" w:oddHBand="0" w:evenHBand="0" w:firstRowFirstColumn="0" w:firstRowLastColumn="0" w:lastRowFirstColumn="0" w:lastRowLastColumn="0"/>
            <w:tcW w:w="1413" w:type="dxa"/>
          </w:tcPr>
          <w:p w14:paraId="07796968" w14:textId="09EA00AE" w:rsidR="00C91550" w:rsidRPr="00D9328F" w:rsidRDefault="00C91550" w:rsidP="00C91550">
            <w:pPr>
              <w:pStyle w:val="af3"/>
              <w:rPr>
                <w:ins w:id="1233" w:author="黃懷萱" w:date="2022-12-21T00:59:00Z"/>
                <w:rFonts w:cs="Times New Roman"/>
              </w:rPr>
            </w:pPr>
            <w:ins w:id="1234" w:author="黃懷萱" w:date="2022-12-21T01:02:00Z">
              <w:r w:rsidRPr="00D9328F">
                <w:rPr>
                  <w:rFonts w:cs="Times New Roman"/>
                  <w:rPrChange w:id="1235" w:author="黃懷萱" w:date="2022-12-21T01:09:00Z">
                    <w:rPr>
                      <w:rFonts w:ascii="Times New Roman" w:hAnsi="Times New Roman" w:cs="Times New Roman"/>
                    </w:rPr>
                  </w:rPrChange>
                </w:rPr>
                <w:t>DBFR1</w:t>
              </w:r>
            </w:ins>
          </w:p>
        </w:tc>
        <w:tc>
          <w:tcPr>
            <w:tcW w:w="6883" w:type="dxa"/>
          </w:tcPr>
          <w:p w14:paraId="57CD6078" w14:textId="7128BB8D" w:rsidR="00C91550" w:rsidRPr="00D9328F" w:rsidRDefault="00C91550" w:rsidP="00C91550">
            <w:pPr>
              <w:pStyle w:val="af3"/>
              <w:cnfStyle w:val="000000100000" w:firstRow="0" w:lastRow="0" w:firstColumn="0" w:lastColumn="0" w:oddVBand="0" w:evenVBand="0" w:oddHBand="1" w:evenHBand="0" w:firstRowFirstColumn="0" w:firstRowLastColumn="0" w:lastRowFirstColumn="0" w:lastRowLastColumn="0"/>
              <w:rPr>
                <w:ins w:id="1236" w:author="黃懷萱" w:date="2022-12-21T00:59:00Z"/>
                <w:rFonts w:cs="Times New Roman"/>
              </w:rPr>
            </w:pPr>
            <w:ins w:id="1237" w:author="黃懷萱" w:date="2022-12-21T01:02:00Z">
              <w:r w:rsidRPr="00D9328F">
                <w:rPr>
                  <w:rFonts w:cs="Times New Roman"/>
                  <w:rPrChange w:id="1238" w:author="黃懷萱" w:date="2022-12-21T01:09:00Z">
                    <w:rPr>
                      <w:rFonts w:ascii="Times New Roman" w:hAnsi="Times New Roman" w:cs="Times New Roman"/>
                    </w:rPr>
                  </w:rPrChange>
                </w:rPr>
                <w:t>儲存資料</w:t>
              </w:r>
            </w:ins>
          </w:p>
        </w:tc>
      </w:tr>
      <w:tr w:rsidR="00C91550" w:rsidRPr="004F5113" w14:paraId="4C0FF48E" w14:textId="77777777" w:rsidTr="00755E67">
        <w:trPr>
          <w:ins w:id="1239" w:author="黃懷萱" w:date="2022-12-21T00:59:00Z"/>
        </w:trPr>
        <w:tc>
          <w:tcPr>
            <w:cnfStyle w:val="001000000000" w:firstRow="0" w:lastRow="0" w:firstColumn="1" w:lastColumn="0" w:oddVBand="0" w:evenVBand="0" w:oddHBand="0" w:evenHBand="0" w:firstRowFirstColumn="0" w:firstRowLastColumn="0" w:lastRowFirstColumn="0" w:lastRowLastColumn="0"/>
            <w:tcW w:w="1413" w:type="dxa"/>
          </w:tcPr>
          <w:p w14:paraId="3B28BCD0" w14:textId="77777777" w:rsidR="00C91550" w:rsidRPr="00D9328F" w:rsidRDefault="00C91550" w:rsidP="00C91550">
            <w:pPr>
              <w:pStyle w:val="af3"/>
              <w:rPr>
                <w:ins w:id="1240" w:author="黃懷萱" w:date="2022-12-21T00:59:00Z"/>
                <w:rFonts w:cs="Times New Roman"/>
                <w:b w:val="0"/>
                <w:bCs/>
              </w:rPr>
            </w:pPr>
          </w:p>
        </w:tc>
        <w:tc>
          <w:tcPr>
            <w:tcW w:w="6883" w:type="dxa"/>
          </w:tcPr>
          <w:p w14:paraId="42B014D4" w14:textId="77777777" w:rsidR="00C91550" w:rsidRPr="00D9328F" w:rsidRDefault="00C91550" w:rsidP="00C91550">
            <w:pPr>
              <w:pStyle w:val="af3"/>
              <w:cnfStyle w:val="000000000000" w:firstRow="0" w:lastRow="0" w:firstColumn="0" w:lastColumn="0" w:oddVBand="0" w:evenVBand="0" w:oddHBand="0" w:evenHBand="0" w:firstRowFirstColumn="0" w:firstRowLastColumn="0" w:lastRowFirstColumn="0" w:lastRowLastColumn="0"/>
              <w:rPr>
                <w:ins w:id="1241" w:author="黃懷萱" w:date="2022-12-21T01:02:00Z"/>
                <w:rFonts w:cs="Times New Roman"/>
                <w:rPrChange w:id="1242" w:author="黃懷萱" w:date="2022-12-21T01:09:00Z">
                  <w:rPr>
                    <w:ins w:id="1243" w:author="黃懷萱" w:date="2022-12-21T01:02:00Z"/>
                    <w:rFonts w:ascii="Times New Roman" w:hAnsi="Times New Roman" w:cs="Times New Roman"/>
                  </w:rPr>
                </w:rPrChange>
              </w:rPr>
            </w:pPr>
            <w:ins w:id="1244" w:author="黃懷萱" w:date="2022-12-21T01:02:00Z">
              <w:r w:rsidRPr="00D9328F">
                <w:rPr>
                  <w:rFonts w:cs="Times New Roman"/>
                  <w:rPrChange w:id="1245" w:author="黃懷萱" w:date="2022-12-21T01:09:00Z">
                    <w:rPr>
                      <w:rFonts w:ascii="Times New Roman" w:hAnsi="Times New Roman" w:cs="Times New Roman"/>
                    </w:rPr>
                  </w:rPrChange>
                </w:rPr>
                <w:t>儲存系統資料，其中包含：</w:t>
              </w:r>
            </w:ins>
          </w:p>
          <w:p w14:paraId="781BD7C3" w14:textId="77777777" w:rsidR="00C91550" w:rsidRPr="00D9328F" w:rsidRDefault="00C91550" w:rsidP="00C91550">
            <w:pPr>
              <w:pStyle w:val="af3"/>
              <w:numPr>
                <w:ilvl w:val="0"/>
                <w:numId w:val="60"/>
              </w:numPr>
              <w:cnfStyle w:val="000000000000" w:firstRow="0" w:lastRow="0" w:firstColumn="0" w:lastColumn="0" w:oddVBand="0" w:evenVBand="0" w:oddHBand="0" w:evenHBand="0" w:firstRowFirstColumn="0" w:firstRowLastColumn="0" w:lastRowFirstColumn="0" w:lastRowLastColumn="0"/>
              <w:rPr>
                <w:ins w:id="1246" w:author="黃懷萱" w:date="2022-12-21T01:02:00Z"/>
                <w:rFonts w:cs="Times New Roman"/>
                <w:rPrChange w:id="1247" w:author="黃懷萱" w:date="2022-12-21T01:09:00Z">
                  <w:rPr>
                    <w:ins w:id="1248" w:author="黃懷萱" w:date="2022-12-21T01:02:00Z"/>
                    <w:rFonts w:ascii="Times New Roman" w:hAnsi="Times New Roman" w:cs="Times New Roman"/>
                  </w:rPr>
                </w:rPrChange>
              </w:rPr>
              <w:pPrChange w:id="1249" w:author="黃懷萱" w:date="2022-12-21T01:02:00Z">
                <w:pPr>
                  <w:pStyle w:val="af3"/>
                  <w:numPr>
                    <w:numId w:val="55"/>
                  </w:numPr>
                  <w:ind w:left="480" w:hanging="480"/>
                  <w:cnfStyle w:val="000000000000" w:firstRow="0" w:lastRow="0" w:firstColumn="0" w:lastColumn="0" w:oddVBand="0" w:evenVBand="0" w:oddHBand="0" w:evenHBand="0" w:firstRowFirstColumn="0" w:firstRowLastColumn="0" w:lastRowFirstColumn="0" w:lastRowLastColumn="0"/>
                </w:pPr>
              </w:pPrChange>
            </w:pPr>
            <w:ins w:id="1250" w:author="黃懷萱" w:date="2022-12-21T01:02:00Z">
              <w:r w:rsidRPr="00D9328F">
                <w:rPr>
                  <w:rFonts w:cs="Times New Roman"/>
                  <w:rPrChange w:id="1251" w:author="黃懷萱" w:date="2022-12-21T01:09:00Z">
                    <w:rPr>
                      <w:rFonts w:ascii="Times New Roman" w:hAnsi="Times New Roman" w:cs="Times New Roman"/>
                    </w:rPr>
                  </w:rPrChange>
                </w:rPr>
                <w:t>使用者資料</w:t>
              </w:r>
            </w:ins>
          </w:p>
          <w:p w14:paraId="5F31505E" w14:textId="77777777" w:rsidR="00C91550" w:rsidRPr="00D9328F" w:rsidRDefault="00C91550" w:rsidP="00C91550">
            <w:pPr>
              <w:pStyle w:val="af3"/>
              <w:numPr>
                <w:ilvl w:val="0"/>
                <w:numId w:val="61"/>
              </w:numPr>
              <w:tabs>
                <w:tab w:val="left" w:pos="1028"/>
              </w:tabs>
              <w:ind w:firstLine="123"/>
              <w:cnfStyle w:val="000000000000" w:firstRow="0" w:lastRow="0" w:firstColumn="0" w:lastColumn="0" w:oddVBand="0" w:evenVBand="0" w:oddHBand="0" w:evenHBand="0" w:firstRowFirstColumn="0" w:firstRowLastColumn="0" w:lastRowFirstColumn="0" w:lastRowLastColumn="0"/>
              <w:rPr>
                <w:ins w:id="1252" w:author="黃懷萱" w:date="2022-12-21T01:02:00Z"/>
                <w:rFonts w:cs="Times New Roman"/>
                <w:szCs w:val="28"/>
                <w:rPrChange w:id="1253" w:author="黃懷萱" w:date="2022-12-21T01:09:00Z">
                  <w:rPr>
                    <w:ins w:id="1254" w:author="黃懷萱" w:date="2022-12-21T01:02:00Z"/>
                    <w:rFonts w:ascii="Times New Roman" w:hAnsi="Times New Roman" w:cs="Times New Roman"/>
                    <w:szCs w:val="28"/>
                  </w:rPr>
                </w:rPrChange>
              </w:rPr>
              <w:pPrChange w:id="1255" w:author="黃懷萱" w:date="2022-12-21T01:02:00Z">
                <w:pPr>
                  <w:pStyle w:val="af3"/>
                  <w:numPr>
                    <w:numId w:val="56"/>
                  </w:numPr>
                  <w:tabs>
                    <w:tab w:val="left" w:pos="1028"/>
                  </w:tabs>
                  <w:ind w:left="480" w:firstLine="123"/>
                  <w:cnfStyle w:val="000000000000" w:firstRow="0" w:lastRow="0" w:firstColumn="0" w:lastColumn="0" w:oddVBand="0" w:evenVBand="0" w:oddHBand="0" w:evenHBand="0" w:firstRowFirstColumn="0" w:firstRowLastColumn="0" w:lastRowFirstColumn="0" w:lastRowLastColumn="0"/>
                </w:pPr>
              </w:pPrChange>
            </w:pPr>
            <w:ins w:id="1256" w:author="黃懷萱" w:date="2022-12-21T01:02:00Z">
              <w:r w:rsidRPr="00D9328F">
                <w:rPr>
                  <w:rFonts w:cs="Times New Roman"/>
                  <w:szCs w:val="28"/>
                  <w:rPrChange w:id="1257" w:author="黃懷萱" w:date="2022-12-21T01:09:00Z">
                    <w:rPr>
                      <w:rFonts w:ascii="Times New Roman" w:hAnsi="Times New Roman" w:cs="Times New Roman"/>
                      <w:szCs w:val="28"/>
                    </w:rPr>
                  </w:rPrChange>
                </w:rPr>
                <w:t xml:space="preserve"> </w:t>
              </w:r>
              <w:r w:rsidRPr="00D9328F">
                <w:rPr>
                  <w:rFonts w:cs="Times New Roman"/>
                  <w:szCs w:val="28"/>
                  <w:rPrChange w:id="1258" w:author="黃懷萱" w:date="2022-12-21T01:09:00Z">
                    <w:rPr>
                      <w:rFonts w:ascii="Times New Roman" w:hAnsi="Times New Roman" w:cs="Times New Roman"/>
                      <w:szCs w:val="28"/>
                    </w:rPr>
                  </w:rPrChange>
                </w:rPr>
                <w:t>使用者基本資料</w:t>
              </w:r>
            </w:ins>
          </w:p>
          <w:p w14:paraId="01E52229" w14:textId="77777777" w:rsidR="00C91550" w:rsidRPr="00D9328F" w:rsidRDefault="00C91550" w:rsidP="00C91550">
            <w:pPr>
              <w:pStyle w:val="af3"/>
              <w:numPr>
                <w:ilvl w:val="0"/>
                <w:numId w:val="61"/>
              </w:numPr>
              <w:tabs>
                <w:tab w:val="left" w:pos="1028"/>
              </w:tabs>
              <w:ind w:firstLine="123"/>
              <w:cnfStyle w:val="000000000000" w:firstRow="0" w:lastRow="0" w:firstColumn="0" w:lastColumn="0" w:oddVBand="0" w:evenVBand="0" w:oddHBand="0" w:evenHBand="0" w:firstRowFirstColumn="0" w:firstRowLastColumn="0" w:lastRowFirstColumn="0" w:lastRowLastColumn="0"/>
              <w:rPr>
                <w:ins w:id="1259" w:author="黃懷萱" w:date="2022-12-21T01:02:00Z"/>
                <w:rFonts w:cs="Times New Roman"/>
                <w:szCs w:val="28"/>
                <w:rPrChange w:id="1260" w:author="黃懷萱" w:date="2022-12-21T01:09:00Z">
                  <w:rPr>
                    <w:ins w:id="1261" w:author="黃懷萱" w:date="2022-12-21T01:02:00Z"/>
                    <w:rFonts w:ascii="Times New Roman" w:hAnsi="Times New Roman" w:cs="Times New Roman"/>
                    <w:szCs w:val="28"/>
                  </w:rPr>
                </w:rPrChange>
              </w:rPr>
              <w:pPrChange w:id="1262" w:author="黃懷萱" w:date="2022-12-21T01:02:00Z">
                <w:pPr>
                  <w:pStyle w:val="af3"/>
                  <w:numPr>
                    <w:numId w:val="56"/>
                  </w:numPr>
                  <w:tabs>
                    <w:tab w:val="left" w:pos="1028"/>
                  </w:tabs>
                  <w:ind w:left="480" w:firstLine="123"/>
                  <w:cnfStyle w:val="000000000000" w:firstRow="0" w:lastRow="0" w:firstColumn="0" w:lastColumn="0" w:oddVBand="0" w:evenVBand="0" w:oddHBand="0" w:evenHBand="0" w:firstRowFirstColumn="0" w:firstRowLastColumn="0" w:lastRowFirstColumn="0" w:lastRowLastColumn="0"/>
                </w:pPr>
              </w:pPrChange>
            </w:pPr>
            <w:ins w:id="1263" w:author="黃懷萱" w:date="2022-12-21T01:02:00Z">
              <w:r w:rsidRPr="00D9328F">
                <w:rPr>
                  <w:rFonts w:cs="Times New Roman"/>
                  <w:szCs w:val="28"/>
                  <w:rPrChange w:id="1264" w:author="黃懷萱" w:date="2022-12-21T01:09:00Z">
                    <w:rPr>
                      <w:rFonts w:ascii="Times New Roman" w:hAnsi="Times New Roman" w:cs="Times New Roman"/>
                      <w:szCs w:val="28"/>
                    </w:rPr>
                  </w:rPrChange>
                </w:rPr>
                <w:t xml:space="preserve"> </w:t>
              </w:r>
              <w:r w:rsidRPr="00D9328F">
                <w:rPr>
                  <w:rFonts w:cs="Times New Roman"/>
                  <w:szCs w:val="28"/>
                  <w:rPrChange w:id="1265" w:author="黃懷萱" w:date="2022-12-21T01:09:00Z">
                    <w:rPr>
                      <w:rFonts w:ascii="Times New Roman" w:hAnsi="Times New Roman" w:cs="Times New Roman"/>
                      <w:szCs w:val="28"/>
                    </w:rPr>
                  </w:rPrChange>
                </w:rPr>
                <w:t>使用者衣物資料</w:t>
              </w:r>
            </w:ins>
          </w:p>
          <w:p w14:paraId="4E5C239C" w14:textId="77777777" w:rsidR="00C91550" w:rsidRPr="00D9328F" w:rsidRDefault="00C91550" w:rsidP="00C91550">
            <w:pPr>
              <w:pStyle w:val="af3"/>
              <w:numPr>
                <w:ilvl w:val="0"/>
                <w:numId w:val="61"/>
              </w:numPr>
              <w:tabs>
                <w:tab w:val="left" w:pos="1028"/>
              </w:tabs>
              <w:ind w:firstLine="123"/>
              <w:cnfStyle w:val="000000000000" w:firstRow="0" w:lastRow="0" w:firstColumn="0" w:lastColumn="0" w:oddVBand="0" w:evenVBand="0" w:oddHBand="0" w:evenHBand="0" w:firstRowFirstColumn="0" w:firstRowLastColumn="0" w:lastRowFirstColumn="0" w:lastRowLastColumn="0"/>
              <w:rPr>
                <w:ins w:id="1266" w:author="黃懷萱" w:date="2022-12-21T01:02:00Z"/>
                <w:rFonts w:cs="Times New Roman"/>
                <w:rPrChange w:id="1267" w:author="黃懷萱" w:date="2022-12-21T01:09:00Z">
                  <w:rPr>
                    <w:ins w:id="1268" w:author="黃懷萱" w:date="2022-12-21T01:02:00Z"/>
                    <w:rFonts w:ascii="Times New Roman" w:hAnsi="Times New Roman" w:cs="Times New Roman"/>
                  </w:rPr>
                </w:rPrChange>
              </w:rPr>
              <w:pPrChange w:id="1269" w:author="黃懷萱" w:date="2022-12-21T01:02:00Z">
                <w:pPr>
                  <w:pStyle w:val="af3"/>
                  <w:numPr>
                    <w:numId w:val="56"/>
                  </w:numPr>
                  <w:tabs>
                    <w:tab w:val="left" w:pos="1028"/>
                  </w:tabs>
                  <w:ind w:left="480" w:firstLine="123"/>
                  <w:cnfStyle w:val="000000000000" w:firstRow="0" w:lastRow="0" w:firstColumn="0" w:lastColumn="0" w:oddVBand="0" w:evenVBand="0" w:oddHBand="0" w:evenHBand="0" w:firstRowFirstColumn="0" w:firstRowLastColumn="0" w:lastRowFirstColumn="0" w:lastRowLastColumn="0"/>
                </w:pPr>
              </w:pPrChange>
            </w:pPr>
            <w:ins w:id="1270" w:author="黃懷萱" w:date="2022-12-21T01:02:00Z">
              <w:r w:rsidRPr="00D9328F">
                <w:rPr>
                  <w:rFonts w:cs="Times New Roman"/>
                  <w:szCs w:val="28"/>
                  <w:rPrChange w:id="1271" w:author="黃懷萱" w:date="2022-12-21T01:09:00Z">
                    <w:rPr>
                      <w:rFonts w:ascii="Times New Roman" w:hAnsi="Times New Roman" w:cs="Times New Roman"/>
                      <w:szCs w:val="28"/>
                    </w:rPr>
                  </w:rPrChange>
                </w:rPr>
                <w:t xml:space="preserve"> </w:t>
              </w:r>
              <w:r w:rsidRPr="00D9328F">
                <w:rPr>
                  <w:rFonts w:cs="Times New Roman"/>
                  <w:szCs w:val="28"/>
                  <w:rPrChange w:id="1272" w:author="黃懷萱" w:date="2022-12-21T01:09:00Z">
                    <w:rPr>
                      <w:rFonts w:ascii="Times New Roman" w:hAnsi="Times New Roman" w:cs="Times New Roman"/>
                      <w:szCs w:val="28"/>
                    </w:rPr>
                  </w:rPrChange>
                </w:rPr>
                <w:t>使用者衣物使用資料</w:t>
              </w:r>
            </w:ins>
          </w:p>
          <w:p w14:paraId="3FCEF1AA" w14:textId="77777777" w:rsidR="00C91550" w:rsidRPr="00D9328F" w:rsidRDefault="00C91550" w:rsidP="00C91550">
            <w:pPr>
              <w:pStyle w:val="af3"/>
              <w:numPr>
                <w:ilvl w:val="0"/>
                <w:numId w:val="60"/>
              </w:numPr>
              <w:cnfStyle w:val="000000000000" w:firstRow="0" w:lastRow="0" w:firstColumn="0" w:lastColumn="0" w:oddVBand="0" w:evenVBand="0" w:oddHBand="0" w:evenHBand="0" w:firstRowFirstColumn="0" w:firstRowLastColumn="0" w:lastRowFirstColumn="0" w:lastRowLastColumn="0"/>
              <w:rPr>
                <w:ins w:id="1273" w:author="黃懷萱" w:date="2022-12-21T01:02:00Z"/>
                <w:rFonts w:cs="Times New Roman"/>
                <w:rPrChange w:id="1274" w:author="黃懷萱" w:date="2022-12-21T01:09:00Z">
                  <w:rPr>
                    <w:ins w:id="1275" w:author="黃懷萱" w:date="2022-12-21T01:02:00Z"/>
                    <w:rFonts w:ascii="Times New Roman" w:hAnsi="Times New Roman" w:cs="Times New Roman"/>
                  </w:rPr>
                </w:rPrChange>
              </w:rPr>
              <w:pPrChange w:id="1276" w:author="黃懷萱" w:date="2022-12-21T01:02:00Z">
                <w:pPr>
                  <w:pStyle w:val="af3"/>
                  <w:numPr>
                    <w:numId w:val="55"/>
                  </w:numPr>
                  <w:ind w:left="480" w:hanging="480"/>
                  <w:cnfStyle w:val="000000000000" w:firstRow="0" w:lastRow="0" w:firstColumn="0" w:lastColumn="0" w:oddVBand="0" w:evenVBand="0" w:oddHBand="0" w:evenHBand="0" w:firstRowFirstColumn="0" w:firstRowLastColumn="0" w:lastRowFirstColumn="0" w:lastRowLastColumn="0"/>
                </w:pPr>
              </w:pPrChange>
            </w:pPr>
            <w:ins w:id="1277" w:author="黃懷萱" w:date="2022-12-21T01:02:00Z">
              <w:r w:rsidRPr="00D9328F">
                <w:rPr>
                  <w:rFonts w:cs="Times New Roman"/>
                  <w:rPrChange w:id="1278" w:author="黃懷萱" w:date="2022-12-21T01:09:00Z">
                    <w:rPr>
                      <w:rFonts w:ascii="Times New Roman" w:hAnsi="Times New Roman" w:cs="Times New Roman"/>
                    </w:rPr>
                  </w:rPrChange>
                </w:rPr>
                <w:t>天氣資訊</w:t>
              </w:r>
            </w:ins>
          </w:p>
          <w:p w14:paraId="0119D703" w14:textId="77777777" w:rsidR="00C91550" w:rsidRPr="00D9328F" w:rsidRDefault="00C91550" w:rsidP="00C91550">
            <w:pPr>
              <w:pStyle w:val="af3"/>
              <w:numPr>
                <w:ilvl w:val="0"/>
                <w:numId w:val="60"/>
              </w:numPr>
              <w:cnfStyle w:val="000000000000" w:firstRow="0" w:lastRow="0" w:firstColumn="0" w:lastColumn="0" w:oddVBand="0" w:evenVBand="0" w:oddHBand="0" w:evenHBand="0" w:firstRowFirstColumn="0" w:firstRowLastColumn="0" w:lastRowFirstColumn="0" w:lastRowLastColumn="0"/>
              <w:rPr>
                <w:ins w:id="1279" w:author="黃懷萱" w:date="2022-12-21T01:02:00Z"/>
                <w:rFonts w:cs="Times New Roman"/>
                <w:rPrChange w:id="1280" w:author="黃懷萱" w:date="2022-12-21T01:09:00Z">
                  <w:rPr>
                    <w:ins w:id="1281" w:author="黃懷萱" w:date="2022-12-21T01:02:00Z"/>
                    <w:rFonts w:ascii="Times New Roman" w:hAnsi="Times New Roman" w:cs="Times New Roman"/>
                  </w:rPr>
                </w:rPrChange>
              </w:rPr>
              <w:pPrChange w:id="1282" w:author="黃懷萱" w:date="2022-12-21T01:02:00Z">
                <w:pPr>
                  <w:pStyle w:val="af3"/>
                  <w:numPr>
                    <w:numId w:val="55"/>
                  </w:numPr>
                  <w:ind w:left="480" w:hanging="480"/>
                  <w:cnfStyle w:val="000000000000" w:firstRow="0" w:lastRow="0" w:firstColumn="0" w:lastColumn="0" w:oddVBand="0" w:evenVBand="0" w:oddHBand="0" w:evenHBand="0" w:firstRowFirstColumn="0" w:firstRowLastColumn="0" w:lastRowFirstColumn="0" w:lastRowLastColumn="0"/>
                </w:pPr>
              </w:pPrChange>
            </w:pPr>
            <w:ins w:id="1283" w:author="黃懷萱" w:date="2022-12-21T01:02:00Z">
              <w:r w:rsidRPr="00D9328F">
                <w:rPr>
                  <w:rFonts w:cs="Times New Roman"/>
                  <w:rPrChange w:id="1284" w:author="黃懷萱" w:date="2022-12-21T01:09:00Z">
                    <w:rPr>
                      <w:rFonts w:ascii="Times New Roman" w:hAnsi="Times New Roman" w:cs="Times New Roman"/>
                    </w:rPr>
                  </w:rPrChange>
                </w:rPr>
                <w:t>衣櫃資料</w:t>
              </w:r>
            </w:ins>
          </w:p>
          <w:p w14:paraId="24E04DA8" w14:textId="575A2FCE" w:rsidR="00C91550" w:rsidRPr="00D9328F" w:rsidRDefault="00C91550" w:rsidP="00C91550">
            <w:pPr>
              <w:pStyle w:val="af3"/>
              <w:cnfStyle w:val="000000000000" w:firstRow="0" w:lastRow="0" w:firstColumn="0" w:lastColumn="0" w:oddVBand="0" w:evenVBand="0" w:oddHBand="0" w:evenHBand="0" w:firstRowFirstColumn="0" w:firstRowLastColumn="0" w:lastRowFirstColumn="0" w:lastRowLastColumn="0"/>
              <w:rPr>
                <w:ins w:id="1285" w:author="黃懷萱" w:date="2022-12-21T00:59:00Z"/>
                <w:rFonts w:cs="Times New Roman"/>
              </w:rPr>
            </w:pPr>
            <w:ins w:id="1286" w:author="黃懷萱" w:date="2022-12-21T01:02:00Z">
              <w:r w:rsidRPr="00D9328F">
                <w:rPr>
                  <w:rFonts w:cs="Times New Roman"/>
                  <w:rPrChange w:id="1287" w:author="黃懷萱" w:date="2022-12-21T01:09:00Z">
                    <w:rPr>
                      <w:rFonts w:ascii="Times New Roman" w:hAnsi="Times New Roman" w:cs="Times New Roman"/>
                    </w:rPr>
                  </w:rPrChange>
                </w:rPr>
                <w:t>註：任何需要保存的資料皆有對應的資料表與欄位</w:t>
              </w:r>
            </w:ins>
          </w:p>
        </w:tc>
      </w:tr>
      <w:tr w:rsidR="00C91550" w:rsidRPr="004F5113" w14:paraId="40796D76" w14:textId="77777777" w:rsidTr="00755E67">
        <w:trPr>
          <w:cnfStyle w:val="000000100000" w:firstRow="0" w:lastRow="0" w:firstColumn="0" w:lastColumn="0" w:oddVBand="0" w:evenVBand="0" w:oddHBand="1" w:evenHBand="0" w:firstRowFirstColumn="0" w:firstRowLastColumn="0" w:lastRowFirstColumn="0" w:lastRowLastColumn="0"/>
          <w:ins w:id="1288" w:author="黃懷萱" w:date="2022-12-21T01:01:00Z"/>
        </w:trPr>
        <w:tc>
          <w:tcPr>
            <w:cnfStyle w:val="001000000000" w:firstRow="0" w:lastRow="0" w:firstColumn="1" w:lastColumn="0" w:oddVBand="0" w:evenVBand="0" w:oddHBand="0" w:evenHBand="0" w:firstRowFirstColumn="0" w:firstRowLastColumn="0" w:lastRowFirstColumn="0" w:lastRowLastColumn="0"/>
            <w:tcW w:w="1413" w:type="dxa"/>
          </w:tcPr>
          <w:p w14:paraId="1EC2E92E" w14:textId="39E8E800" w:rsidR="00C91550" w:rsidRPr="00D9328F" w:rsidRDefault="00C91550" w:rsidP="00C91550">
            <w:pPr>
              <w:pStyle w:val="af3"/>
              <w:rPr>
                <w:ins w:id="1289" w:author="黃懷萱" w:date="2022-12-21T01:01:00Z"/>
                <w:rFonts w:cs="Times New Roman"/>
                <w:b w:val="0"/>
                <w:bCs/>
              </w:rPr>
            </w:pPr>
            <w:ins w:id="1290" w:author="黃懷萱" w:date="2022-12-21T01:02:00Z">
              <w:r w:rsidRPr="00D9328F">
                <w:rPr>
                  <w:rFonts w:cs="Times New Roman"/>
                  <w:rPrChange w:id="1291" w:author="黃懷萱" w:date="2022-12-21T01:09:00Z">
                    <w:rPr>
                      <w:rFonts w:ascii="Times New Roman" w:hAnsi="Times New Roman" w:cs="Times New Roman"/>
                    </w:rPr>
                  </w:rPrChange>
                </w:rPr>
                <w:t>DBFR2</w:t>
              </w:r>
            </w:ins>
          </w:p>
        </w:tc>
        <w:tc>
          <w:tcPr>
            <w:tcW w:w="6883" w:type="dxa"/>
          </w:tcPr>
          <w:p w14:paraId="36784EF2" w14:textId="37191819" w:rsidR="00C91550" w:rsidRPr="00D9328F" w:rsidRDefault="00C91550" w:rsidP="00C91550">
            <w:pPr>
              <w:pStyle w:val="af3"/>
              <w:cnfStyle w:val="000000100000" w:firstRow="0" w:lastRow="0" w:firstColumn="0" w:lastColumn="0" w:oddVBand="0" w:evenVBand="0" w:oddHBand="1" w:evenHBand="0" w:firstRowFirstColumn="0" w:firstRowLastColumn="0" w:lastRowFirstColumn="0" w:lastRowLastColumn="0"/>
              <w:rPr>
                <w:ins w:id="1292" w:author="黃懷萱" w:date="2022-12-21T01:01:00Z"/>
                <w:rFonts w:cs="Times New Roman"/>
                <w:rPrChange w:id="1293" w:author="黃懷萱" w:date="2022-12-21T01:09:00Z">
                  <w:rPr>
                    <w:ins w:id="1294" w:author="黃懷萱" w:date="2022-12-21T01:01:00Z"/>
                    <w:rFonts w:hint="eastAsia"/>
                  </w:rPr>
                </w:rPrChange>
              </w:rPr>
            </w:pPr>
            <w:ins w:id="1295" w:author="黃懷萱" w:date="2022-12-21T01:02:00Z">
              <w:r w:rsidRPr="00D9328F">
                <w:rPr>
                  <w:rFonts w:cs="Times New Roman"/>
                  <w:rPrChange w:id="1296" w:author="黃懷萱" w:date="2022-12-21T01:09:00Z">
                    <w:rPr>
                      <w:rFonts w:ascii="Times New Roman" w:hAnsi="Times New Roman" w:cs="Times New Roman"/>
                    </w:rPr>
                  </w:rPrChange>
                </w:rPr>
                <w:t>修改資料</w:t>
              </w:r>
            </w:ins>
          </w:p>
        </w:tc>
      </w:tr>
      <w:tr w:rsidR="00C91550" w:rsidRPr="004F5113" w14:paraId="39EFDA3F" w14:textId="77777777" w:rsidTr="00755E67">
        <w:trPr>
          <w:ins w:id="1297" w:author="黃懷萱" w:date="2022-12-21T01:01:00Z"/>
        </w:trPr>
        <w:tc>
          <w:tcPr>
            <w:cnfStyle w:val="001000000000" w:firstRow="0" w:lastRow="0" w:firstColumn="1" w:lastColumn="0" w:oddVBand="0" w:evenVBand="0" w:oddHBand="0" w:evenHBand="0" w:firstRowFirstColumn="0" w:firstRowLastColumn="0" w:lastRowFirstColumn="0" w:lastRowLastColumn="0"/>
            <w:tcW w:w="1413" w:type="dxa"/>
          </w:tcPr>
          <w:p w14:paraId="42F89BB7" w14:textId="77777777" w:rsidR="00C91550" w:rsidRPr="00D9328F" w:rsidRDefault="00C91550" w:rsidP="00C91550">
            <w:pPr>
              <w:pStyle w:val="af3"/>
              <w:rPr>
                <w:ins w:id="1298" w:author="黃懷萱" w:date="2022-12-21T01:01:00Z"/>
                <w:rFonts w:cs="Times New Roman"/>
                <w:b w:val="0"/>
                <w:bCs/>
              </w:rPr>
            </w:pPr>
          </w:p>
        </w:tc>
        <w:tc>
          <w:tcPr>
            <w:tcW w:w="6883" w:type="dxa"/>
          </w:tcPr>
          <w:p w14:paraId="58BE5797" w14:textId="77777777" w:rsidR="00C91550" w:rsidRPr="00D9328F" w:rsidRDefault="00C91550" w:rsidP="00C91550">
            <w:pPr>
              <w:pStyle w:val="af3"/>
              <w:cnfStyle w:val="000000000000" w:firstRow="0" w:lastRow="0" w:firstColumn="0" w:lastColumn="0" w:oddVBand="0" w:evenVBand="0" w:oddHBand="0" w:evenHBand="0" w:firstRowFirstColumn="0" w:firstRowLastColumn="0" w:lastRowFirstColumn="0" w:lastRowLastColumn="0"/>
              <w:rPr>
                <w:ins w:id="1299" w:author="黃懷萱" w:date="2022-12-21T01:02:00Z"/>
                <w:rFonts w:cs="Times New Roman"/>
                <w:rPrChange w:id="1300" w:author="黃懷萱" w:date="2022-12-21T01:09:00Z">
                  <w:rPr>
                    <w:ins w:id="1301" w:author="黃懷萱" w:date="2022-12-21T01:02:00Z"/>
                    <w:rFonts w:ascii="Times New Roman" w:hAnsi="Times New Roman" w:cs="Times New Roman"/>
                  </w:rPr>
                </w:rPrChange>
              </w:rPr>
            </w:pPr>
            <w:ins w:id="1302" w:author="黃懷萱" w:date="2022-12-21T01:02:00Z">
              <w:r w:rsidRPr="00D9328F">
                <w:rPr>
                  <w:rFonts w:cs="Times New Roman"/>
                  <w:rPrChange w:id="1303" w:author="黃懷萱" w:date="2022-12-21T01:09:00Z">
                    <w:rPr>
                      <w:rFonts w:ascii="Times New Roman" w:hAnsi="Times New Roman" w:cs="Times New Roman"/>
                    </w:rPr>
                  </w:rPrChange>
                </w:rPr>
                <w:t>資料庫須包含以下功能：</w:t>
              </w:r>
            </w:ins>
          </w:p>
          <w:p w14:paraId="193313E6" w14:textId="77777777" w:rsidR="00C91550" w:rsidRPr="00D9328F" w:rsidRDefault="00C91550" w:rsidP="00C91550">
            <w:pPr>
              <w:pStyle w:val="af3"/>
              <w:numPr>
                <w:ilvl w:val="0"/>
                <w:numId w:val="62"/>
              </w:numPr>
              <w:cnfStyle w:val="000000000000" w:firstRow="0" w:lastRow="0" w:firstColumn="0" w:lastColumn="0" w:oddVBand="0" w:evenVBand="0" w:oddHBand="0" w:evenHBand="0" w:firstRowFirstColumn="0" w:firstRowLastColumn="0" w:lastRowFirstColumn="0" w:lastRowLastColumn="0"/>
              <w:rPr>
                <w:ins w:id="1304" w:author="黃懷萱" w:date="2022-12-21T01:02:00Z"/>
                <w:rFonts w:cs="Times New Roman"/>
                <w:rPrChange w:id="1305" w:author="黃懷萱" w:date="2022-12-21T01:09:00Z">
                  <w:rPr>
                    <w:ins w:id="1306" w:author="黃懷萱" w:date="2022-12-21T01:02:00Z"/>
                    <w:rFonts w:ascii="Times New Roman" w:hAnsi="Times New Roman" w:cs="Times New Roman"/>
                  </w:rPr>
                </w:rPrChange>
              </w:rPr>
              <w:pPrChange w:id="1307" w:author="黃懷萱" w:date="2022-12-21T01:02:00Z">
                <w:pPr>
                  <w:pStyle w:val="af3"/>
                  <w:numPr>
                    <w:numId w:val="57"/>
                  </w:numPr>
                  <w:ind w:left="480" w:hanging="480"/>
                  <w:cnfStyle w:val="000000000000" w:firstRow="0" w:lastRow="0" w:firstColumn="0" w:lastColumn="0" w:oddVBand="0" w:evenVBand="0" w:oddHBand="0" w:evenHBand="0" w:firstRowFirstColumn="0" w:firstRowLastColumn="0" w:lastRowFirstColumn="0" w:lastRowLastColumn="0"/>
                </w:pPr>
              </w:pPrChange>
            </w:pPr>
            <w:ins w:id="1308" w:author="黃懷萱" w:date="2022-12-21T01:02:00Z">
              <w:r w:rsidRPr="00D9328F">
                <w:rPr>
                  <w:rFonts w:cs="Times New Roman"/>
                  <w:rPrChange w:id="1309" w:author="黃懷萱" w:date="2022-12-21T01:09:00Z">
                    <w:rPr>
                      <w:rFonts w:ascii="Times New Roman" w:hAnsi="Times New Roman" w:cs="Times New Roman"/>
                    </w:rPr>
                  </w:rPrChange>
                </w:rPr>
                <w:t>新增資料</w:t>
              </w:r>
            </w:ins>
          </w:p>
          <w:p w14:paraId="578F2270" w14:textId="77777777" w:rsidR="00C91550" w:rsidRPr="00D9328F" w:rsidRDefault="00C91550" w:rsidP="00C91550">
            <w:pPr>
              <w:pStyle w:val="af3"/>
              <w:numPr>
                <w:ilvl w:val="0"/>
                <w:numId w:val="62"/>
              </w:numPr>
              <w:cnfStyle w:val="000000000000" w:firstRow="0" w:lastRow="0" w:firstColumn="0" w:lastColumn="0" w:oddVBand="0" w:evenVBand="0" w:oddHBand="0" w:evenHBand="0" w:firstRowFirstColumn="0" w:firstRowLastColumn="0" w:lastRowFirstColumn="0" w:lastRowLastColumn="0"/>
              <w:rPr>
                <w:ins w:id="1310" w:author="黃懷萱" w:date="2022-12-21T01:02:00Z"/>
                <w:rFonts w:cs="Times New Roman"/>
                <w:rPrChange w:id="1311" w:author="黃懷萱" w:date="2022-12-21T01:09:00Z">
                  <w:rPr>
                    <w:ins w:id="1312" w:author="黃懷萱" w:date="2022-12-21T01:02:00Z"/>
                    <w:rFonts w:ascii="Times New Roman" w:hAnsi="Times New Roman" w:cs="Times New Roman"/>
                  </w:rPr>
                </w:rPrChange>
              </w:rPr>
              <w:pPrChange w:id="1313" w:author="黃懷萱" w:date="2022-12-21T01:02:00Z">
                <w:pPr>
                  <w:pStyle w:val="af3"/>
                  <w:numPr>
                    <w:numId w:val="57"/>
                  </w:numPr>
                  <w:ind w:left="480" w:hanging="480"/>
                  <w:cnfStyle w:val="000000000000" w:firstRow="0" w:lastRow="0" w:firstColumn="0" w:lastColumn="0" w:oddVBand="0" w:evenVBand="0" w:oddHBand="0" w:evenHBand="0" w:firstRowFirstColumn="0" w:firstRowLastColumn="0" w:lastRowFirstColumn="0" w:lastRowLastColumn="0"/>
                </w:pPr>
              </w:pPrChange>
            </w:pPr>
            <w:ins w:id="1314" w:author="黃懷萱" w:date="2022-12-21T01:02:00Z">
              <w:r w:rsidRPr="00D9328F">
                <w:rPr>
                  <w:rFonts w:cs="Times New Roman"/>
                  <w:rPrChange w:id="1315" w:author="黃懷萱" w:date="2022-12-21T01:09:00Z">
                    <w:rPr>
                      <w:rFonts w:ascii="Times New Roman" w:hAnsi="Times New Roman" w:cs="Times New Roman"/>
                    </w:rPr>
                  </w:rPrChange>
                </w:rPr>
                <w:t>修改資料</w:t>
              </w:r>
            </w:ins>
          </w:p>
          <w:p w14:paraId="29291242" w14:textId="77777777" w:rsidR="00C91550" w:rsidRPr="00D9328F" w:rsidRDefault="00C91550" w:rsidP="00C91550">
            <w:pPr>
              <w:pStyle w:val="af3"/>
              <w:numPr>
                <w:ilvl w:val="0"/>
                <w:numId w:val="62"/>
              </w:numPr>
              <w:cnfStyle w:val="000000000000" w:firstRow="0" w:lastRow="0" w:firstColumn="0" w:lastColumn="0" w:oddVBand="0" w:evenVBand="0" w:oddHBand="0" w:evenHBand="0" w:firstRowFirstColumn="0" w:firstRowLastColumn="0" w:lastRowFirstColumn="0" w:lastRowLastColumn="0"/>
              <w:rPr>
                <w:ins w:id="1316" w:author="黃懷萱" w:date="2022-12-21T01:02:00Z"/>
                <w:rFonts w:cs="Times New Roman"/>
                <w:rPrChange w:id="1317" w:author="黃懷萱" w:date="2022-12-21T01:09:00Z">
                  <w:rPr>
                    <w:ins w:id="1318" w:author="黃懷萱" w:date="2022-12-21T01:02:00Z"/>
                    <w:rFonts w:ascii="Times New Roman" w:hAnsi="Times New Roman" w:cs="Times New Roman"/>
                  </w:rPr>
                </w:rPrChange>
              </w:rPr>
              <w:pPrChange w:id="1319" w:author="黃懷萱" w:date="2022-12-21T01:02:00Z">
                <w:pPr>
                  <w:pStyle w:val="af3"/>
                  <w:numPr>
                    <w:numId w:val="57"/>
                  </w:numPr>
                  <w:ind w:left="480" w:hanging="480"/>
                  <w:cnfStyle w:val="000000000000" w:firstRow="0" w:lastRow="0" w:firstColumn="0" w:lastColumn="0" w:oddVBand="0" w:evenVBand="0" w:oddHBand="0" w:evenHBand="0" w:firstRowFirstColumn="0" w:firstRowLastColumn="0" w:lastRowFirstColumn="0" w:lastRowLastColumn="0"/>
                </w:pPr>
              </w:pPrChange>
            </w:pPr>
            <w:ins w:id="1320" w:author="黃懷萱" w:date="2022-12-21T01:02:00Z">
              <w:r w:rsidRPr="00D9328F">
                <w:rPr>
                  <w:rFonts w:cs="Times New Roman"/>
                  <w:rPrChange w:id="1321" w:author="黃懷萱" w:date="2022-12-21T01:09:00Z">
                    <w:rPr>
                      <w:rFonts w:ascii="Times New Roman" w:hAnsi="Times New Roman" w:cs="Times New Roman"/>
                    </w:rPr>
                  </w:rPrChange>
                </w:rPr>
                <w:t>刪除資料</w:t>
              </w:r>
            </w:ins>
          </w:p>
          <w:p w14:paraId="27AE3336" w14:textId="77777777" w:rsidR="00C91550" w:rsidRPr="00D9328F" w:rsidRDefault="00C91550" w:rsidP="00C91550">
            <w:pPr>
              <w:pStyle w:val="af3"/>
              <w:numPr>
                <w:ilvl w:val="0"/>
                <w:numId w:val="62"/>
              </w:numPr>
              <w:cnfStyle w:val="000000000000" w:firstRow="0" w:lastRow="0" w:firstColumn="0" w:lastColumn="0" w:oddVBand="0" w:evenVBand="0" w:oddHBand="0" w:evenHBand="0" w:firstRowFirstColumn="0" w:firstRowLastColumn="0" w:lastRowFirstColumn="0" w:lastRowLastColumn="0"/>
              <w:rPr>
                <w:ins w:id="1322" w:author="黃懷萱" w:date="2022-12-21T01:02:00Z"/>
                <w:rFonts w:cs="Times New Roman"/>
                <w:rPrChange w:id="1323" w:author="黃懷萱" w:date="2022-12-21T01:09:00Z">
                  <w:rPr>
                    <w:ins w:id="1324" w:author="黃懷萱" w:date="2022-12-21T01:02:00Z"/>
                    <w:rFonts w:ascii="Times New Roman" w:hAnsi="Times New Roman" w:cs="Times New Roman"/>
                  </w:rPr>
                </w:rPrChange>
              </w:rPr>
              <w:pPrChange w:id="1325" w:author="黃懷萱" w:date="2022-12-21T01:02:00Z">
                <w:pPr>
                  <w:pStyle w:val="af3"/>
                  <w:numPr>
                    <w:numId w:val="57"/>
                  </w:numPr>
                  <w:ind w:left="480" w:hanging="480"/>
                  <w:cnfStyle w:val="000000000000" w:firstRow="0" w:lastRow="0" w:firstColumn="0" w:lastColumn="0" w:oddVBand="0" w:evenVBand="0" w:oddHBand="0" w:evenHBand="0" w:firstRowFirstColumn="0" w:firstRowLastColumn="0" w:lastRowFirstColumn="0" w:lastRowLastColumn="0"/>
                </w:pPr>
              </w:pPrChange>
            </w:pPr>
            <w:ins w:id="1326" w:author="黃懷萱" w:date="2022-12-21T01:02:00Z">
              <w:r w:rsidRPr="00D9328F">
                <w:rPr>
                  <w:rFonts w:cs="Times New Roman"/>
                  <w:rPrChange w:id="1327" w:author="黃懷萱" w:date="2022-12-21T01:09:00Z">
                    <w:rPr>
                      <w:rFonts w:ascii="Times New Roman" w:hAnsi="Times New Roman" w:cs="Times New Roman"/>
                    </w:rPr>
                  </w:rPrChange>
                </w:rPr>
                <w:t>查詢資料</w:t>
              </w:r>
            </w:ins>
          </w:p>
          <w:p w14:paraId="567AA3EF" w14:textId="60EF7229" w:rsidR="00C91550" w:rsidRPr="00D9328F" w:rsidRDefault="00C91550" w:rsidP="00C91550">
            <w:pPr>
              <w:pStyle w:val="af3"/>
              <w:cnfStyle w:val="000000000000" w:firstRow="0" w:lastRow="0" w:firstColumn="0" w:lastColumn="0" w:oddVBand="0" w:evenVBand="0" w:oddHBand="0" w:evenHBand="0" w:firstRowFirstColumn="0" w:firstRowLastColumn="0" w:lastRowFirstColumn="0" w:lastRowLastColumn="0"/>
              <w:rPr>
                <w:ins w:id="1328" w:author="黃懷萱" w:date="2022-12-21T01:01:00Z"/>
                <w:rFonts w:cs="Times New Roman"/>
                <w:rPrChange w:id="1329" w:author="黃懷萱" w:date="2022-12-21T01:09:00Z">
                  <w:rPr>
                    <w:ins w:id="1330" w:author="黃懷萱" w:date="2022-12-21T01:01:00Z"/>
                    <w:rFonts w:hint="eastAsia"/>
                  </w:rPr>
                </w:rPrChange>
              </w:rPr>
            </w:pPr>
            <w:ins w:id="1331" w:author="黃懷萱" w:date="2022-12-21T01:02:00Z">
              <w:r w:rsidRPr="00D9328F">
                <w:rPr>
                  <w:rFonts w:cs="Times New Roman"/>
                  <w:rPrChange w:id="1332" w:author="黃懷萱" w:date="2022-12-21T01:09:00Z">
                    <w:rPr>
                      <w:rFonts w:ascii="Times New Roman" w:hAnsi="Times New Roman" w:cs="Times New Roman"/>
                    </w:rPr>
                  </w:rPrChange>
                </w:rPr>
                <w:t>註：每一個</w:t>
              </w:r>
              <w:r w:rsidRPr="00D9328F">
                <w:rPr>
                  <w:rFonts w:cs="Times New Roman"/>
                  <w:rPrChange w:id="1333" w:author="黃懷萱" w:date="2022-12-21T01:09:00Z">
                    <w:rPr>
                      <w:rFonts w:ascii="Times New Roman" w:hAnsi="Times New Roman" w:cs="Times New Roman"/>
                    </w:rPr>
                  </w:rPrChange>
                </w:rPr>
                <w:t xml:space="preserve">table </w:t>
              </w:r>
              <w:r w:rsidRPr="00D9328F">
                <w:rPr>
                  <w:rFonts w:cs="Times New Roman"/>
                  <w:rPrChange w:id="1334" w:author="黃懷萱" w:date="2022-12-21T01:09:00Z">
                    <w:rPr>
                      <w:rFonts w:ascii="Times New Roman" w:hAnsi="Times New Roman" w:cs="Times New Roman"/>
                    </w:rPr>
                  </w:rPrChange>
                </w:rPr>
                <w:t>都要有基本的新增單筆資料的功能</w:t>
              </w:r>
            </w:ins>
          </w:p>
        </w:tc>
      </w:tr>
      <w:tr w:rsidR="00C91550" w:rsidRPr="004F5113" w14:paraId="6C3EA1AC" w14:textId="77777777" w:rsidTr="00755E67">
        <w:trPr>
          <w:cnfStyle w:val="000000100000" w:firstRow="0" w:lastRow="0" w:firstColumn="0" w:lastColumn="0" w:oddVBand="0" w:evenVBand="0" w:oddHBand="1" w:evenHBand="0" w:firstRowFirstColumn="0" w:firstRowLastColumn="0" w:lastRowFirstColumn="0" w:lastRowLastColumn="0"/>
          <w:ins w:id="1335" w:author="黃懷萱" w:date="2022-12-21T01:01:00Z"/>
        </w:trPr>
        <w:tc>
          <w:tcPr>
            <w:cnfStyle w:val="001000000000" w:firstRow="0" w:lastRow="0" w:firstColumn="1" w:lastColumn="0" w:oddVBand="0" w:evenVBand="0" w:oddHBand="0" w:evenHBand="0" w:firstRowFirstColumn="0" w:firstRowLastColumn="0" w:lastRowFirstColumn="0" w:lastRowLastColumn="0"/>
            <w:tcW w:w="1413" w:type="dxa"/>
          </w:tcPr>
          <w:p w14:paraId="71CE5879" w14:textId="5CFB7D0A" w:rsidR="00C91550" w:rsidRPr="00D9328F" w:rsidRDefault="00C91550" w:rsidP="00C91550">
            <w:pPr>
              <w:pStyle w:val="af3"/>
              <w:rPr>
                <w:ins w:id="1336" w:author="黃懷萱" w:date="2022-12-21T01:01:00Z"/>
                <w:rFonts w:cs="Times New Roman"/>
                <w:b w:val="0"/>
                <w:bCs/>
              </w:rPr>
            </w:pPr>
            <w:ins w:id="1337" w:author="黃懷萱" w:date="2022-12-21T01:02:00Z">
              <w:r w:rsidRPr="00D9328F">
                <w:rPr>
                  <w:rFonts w:cs="Times New Roman"/>
                  <w:rPrChange w:id="1338" w:author="黃懷萱" w:date="2022-12-21T01:09:00Z">
                    <w:rPr>
                      <w:rFonts w:ascii="Times New Roman" w:hAnsi="Times New Roman" w:cs="Times New Roman"/>
                    </w:rPr>
                  </w:rPrChange>
                </w:rPr>
                <w:lastRenderedPageBreak/>
                <w:t>DBFR3</w:t>
              </w:r>
            </w:ins>
          </w:p>
        </w:tc>
        <w:tc>
          <w:tcPr>
            <w:tcW w:w="6883" w:type="dxa"/>
          </w:tcPr>
          <w:p w14:paraId="14250BB4" w14:textId="36F8C2EC" w:rsidR="00C91550" w:rsidRPr="00D9328F" w:rsidRDefault="00C91550" w:rsidP="00C91550">
            <w:pPr>
              <w:pStyle w:val="af3"/>
              <w:cnfStyle w:val="000000100000" w:firstRow="0" w:lastRow="0" w:firstColumn="0" w:lastColumn="0" w:oddVBand="0" w:evenVBand="0" w:oddHBand="1" w:evenHBand="0" w:firstRowFirstColumn="0" w:firstRowLastColumn="0" w:lastRowFirstColumn="0" w:lastRowLastColumn="0"/>
              <w:rPr>
                <w:ins w:id="1339" w:author="黃懷萱" w:date="2022-12-21T01:01:00Z"/>
                <w:rFonts w:cs="Times New Roman"/>
                <w:rPrChange w:id="1340" w:author="黃懷萱" w:date="2022-12-21T01:09:00Z">
                  <w:rPr>
                    <w:ins w:id="1341" w:author="黃懷萱" w:date="2022-12-21T01:01:00Z"/>
                    <w:rFonts w:hint="eastAsia"/>
                  </w:rPr>
                </w:rPrChange>
              </w:rPr>
            </w:pPr>
            <w:ins w:id="1342" w:author="黃懷萱" w:date="2022-12-21T01:02:00Z">
              <w:r w:rsidRPr="00D9328F">
                <w:rPr>
                  <w:rFonts w:cs="Times New Roman"/>
                  <w:rPrChange w:id="1343" w:author="黃懷萱" w:date="2022-12-21T01:09:00Z">
                    <w:rPr>
                      <w:rFonts w:ascii="Times New Roman" w:hAnsi="Times New Roman" w:cs="Times New Roman"/>
                    </w:rPr>
                  </w:rPrChange>
                </w:rPr>
                <w:t>查詢資料</w:t>
              </w:r>
            </w:ins>
          </w:p>
        </w:tc>
      </w:tr>
      <w:tr w:rsidR="00C91550" w:rsidRPr="004F5113" w14:paraId="2AA7EBEC" w14:textId="77777777" w:rsidTr="00755E67">
        <w:trPr>
          <w:ins w:id="1344" w:author="黃懷萱" w:date="2022-12-21T01:01:00Z"/>
        </w:trPr>
        <w:tc>
          <w:tcPr>
            <w:cnfStyle w:val="001000000000" w:firstRow="0" w:lastRow="0" w:firstColumn="1" w:lastColumn="0" w:oddVBand="0" w:evenVBand="0" w:oddHBand="0" w:evenHBand="0" w:firstRowFirstColumn="0" w:firstRowLastColumn="0" w:lastRowFirstColumn="0" w:lastRowLastColumn="0"/>
            <w:tcW w:w="1413" w:type="dxa"/>
          </w:tcPr>
          <w:p w14:paraId="113FC321" w14:textId="77777777" w:rsidR="00C91550" w:rsidRPr="00D9328F" w:rsidRDefault="00C91550" w:rsidP="00C91550">
            <w:pPr>
              <w:pStyle w:val="af3"/>
              <w:rPr>
                <w:ins w:id="1345" w:author="黃懷萱" w:date="2022-12-21T01:01:00Z"/>
                <w:rFonts w:cs="Times New Roman"/>
                <w:b w:val="0"/>
                <w:bCs/>
              </w:rPr>
            </w:pPr>
          </w:p>
        </w:tc>
        <w:tc>
          <w:tcPr>
            <w:tcW w:w="6883" w:type="dxa"/>
          </w:tcPr>
          <w:p w14:paraId="562D8082" w14:textId="005AACDB" w:rsidR="00C91550" w:rsidRPr="00D9328F" w:rsidRDefault="00C91550" w:rsidP="00C91550">
            <w:pPr>
              <w:pStyle w:val="af3"/>
              <w:cnfStyle w:val="000000000000" w:firstRow="0" w:lastRow="0" w:firstColumn="0" w:lastColumn="0" w:oddVBand="0" w:evenVBand="0" w:oddHBand="0" w:evenHBand="0" w:firstRowFirstColumn="0" w:firstRowLastColumn="0" w:lastRowFirstColumn="0" w:lastRowLastColumn="0"/>
              <w:rPr>
                <w:ins w:id="1346" w:author="黃懷萱" w:date="2022-12-21T01:01:00Z"/>
                <w:rFonts w:cs="Times New Roman"/>
                <w:rPrChange w:id="1347" w:author="黃懷萱" w:date="2022-12-21T01:09:00Z">
                  <w:rPr>
                    <w:ins w:id="1348" w:author="黃懷萱" w:date="2022-12-21T01:01:00Z"/>
                    <w:rFonts w:hint="eastAsia"/>
                  </w:rPr>
                </w:rPrChange>
              </w:rPr>
            </w:pPr>
            <w:ins w:id="1349" w:author="黃懷萱" w:date="2022-12-21T01:02:00Z">
              <w:r w:rsidRPr="00D9328F">
                <w:rPr>
                  <w:rFonts w:cs="Times New Roman"/>
                  <w:rPrChange w:id="1350" w:author="黃懷萱" w:date="2022-12-21T01:09:00Z">
                    <w:rPr>
                      <w:rFonts w:ascii="Times New Roman" w:hAnsi="Times New Roman" w:cs="Times New Roman"/>
                    </w:rPr>
                  </w:rPrChange>
                </w:rPr>
                <w:t>資料庫需可供系統查詢資料，同時須因使用者不同而分別提供不同資料，詳情請見</w:t>
              </w:r>
              <w:r w:rsidRPr="00D9328F">
                <w:rPr>
                  <w:rFonts w:cs="Times New Roman"/>
                  <w:rPrChange w:id="1351" w:author="黃懷萱" w:date="2022-12-21T01:09:00Z">
                    <w:rPr>
                      <w:rFonts w:ascii="Times New Roman" w:hAnsi="Times New Roman" w:cs="Times New Roman"/>
                    </w:rPr>
                  </w:rPrChange>
                </w:rPr>
                <w:t>(3.5</w:t>
              </w:r>
              <w:r w:rsidRPr="00D9328F">
                <w:rPr>
                  <w:rFonts w:cs="Times New Roman"/>
                  <w:rPrChange w:id="1352" w:author="黃懷萱" w:date="2022-12-21T01:09:00Z">
                    <w:rPr>
                      <w:rFonts w:ascii="Times New Roman" w:hAnsi="Times New Roman" w:cs="Times New Roman"/>
                    </w:rPr>
                  </w:rPrChange>
                </w:rPr>
                <w:t>使用者介面</w:t>
              </w:r>
              <w:r w:rsidRPr="00D9328F">
                <w:rPr>
                  <w:rFonts w:cs="Times New Roman"/>
                  <w:rPrChange w:id="1353" w:author="黃懷萱" w:date="2022-12-21T01:09:00Z">
                    <w:rPr>
                      <w:rFonts w:ascii="Times New Roman" w:hAnsi="Times New Roman" w:cs="Times New Roman"/>
                    </w:rPr>
                  </w:rPrChange>
                </w:rPr>
                <w:t>)</w:t>
              </w:r>
            </w:ins>
          </w:p>
        </w:tc>
      </w:tr>
      <w:tr w:rsidR="00C91550" w:rsidRPr="004F5113" w14:paraId="344941FF" w14:textId="77777777" w:rsidTr="00755E67">
        <w:trPr>
          <w:cnfStyle w:val="000000100000" w:firstRow="0" w:lastRow="0" w:firstColumn="0" w:lastColumn="0" w:oddVBand="0" w:evenVBand="0" w:oddHBand="1" w:evenHBand="0" w:firstRowFirstColumn="0" w:firstRowLastColumn="0" w:lastRowFirstColumn="0" w:lastRowLastColumn="0"/>
          <w:ins w:id="1354" w:author="黃懷萱" w:date="2022-12-21T01:02:00Z"/>
        </w:trPr>
        <w:tc>
          <w:tcPr>
            <w:cnfStyle w:val="001000000000" w:firstRow="0" w:lastRow="0" w:firstColumn="1" w:lastColumn="0" w:oddVBand="0" w:evenVBand="0" w:oddHBand="0" w:evenHBand="0" w:firstRowFirstColumn="0" w:firstRowLastColumn="0" w:lastRowFirstColumn="0" w:lastRowLastColumn="0"/>
            <w:tcW w:w="1413" w:type="dxa"/>
          </w:tcPr>
          <w:p w14:paraId="230EDD16" w14:textId="7975ACCC" w:rsidR="00C91550" w:rsidRPr="00D9328F" w:rsidRDefault="00C91550" w:rsidP="00C91550">
            <w:pPr>
              <w:pStyle w:val="af3"/>
              <w:rPr>
                <w:ins w:id="1355" w:author="黃懷萱" w:date="2022-12-21T01:02:00Z"/>
                <w:rFonts w:cs="Times New Roman"/>
                <w:b w:val="0"/>
                <w:bCs/>
              </w:rPr>
            </w:pPr>
            <w:ins w:id="1356" w:author="黃懷萱" w:date="2022-12-21T01:02:00Z">
              <w:r w:rsidRPr="00D9328F">
                <w:rPr>
                  <w:rFonts w:cs="Times New Roman"/>
                  <w:rPrChange w:id="1357" w:author="黃懷萱" w:date="2022-12-21T01:09:00Z">
                    <w:rPr>
                      <w:rFonts w:ascii="Times New Roman" w:hAnsi="Times New Roman" w:cs="Times New Roman"/>
                    </w:rPr>
                  </w:rPrChange>
                </w:rPr>
                <w:t>DBFR4</w:t>
              </w:r>
            </w:ins>
          </w:p>
        </w:tc>
        <w:tc>
          <w:tcPr>
            <w:tcW w:w="6883" w:type="dxa"/>
          </w:tcPr>
          <w:p w14:paraId="0C4453A3" w14:textId="32731428" w:rsidR="00C91550" w:rsidRPr="00D9328F" w:rsidRDefault="00C91550" w:rsidP="00C91550">
            <w:pPr>
              <w:pStyle w:val="af3"/>
              <w:cnfStyle w:val="000000100000" w:firstRow="0" w:lastRow="0" w:firstColumn="0" w:lastColumn="0" w:oddVBand="0" w:evenVBand="0" w:oddHBand="1" w:evenHBand="0" w:firstRowFirstColumn="0" w:firstRowLastColumn="0" w:lastRowFirstColumn="0" w:lastRowLastColumn="0"/>
              <w:rPr>
                <w:ins w:id="1358" w:author="黃懷萱" w:date="2022-12-21T01:02:00Z"/>
                <w:rFonts w:cs="Times New Roman"/>
                <w:rPrChange w:id="1359" w:author="黃懷萱" w:date="2022-12-21T01:09:00Z">
                  <w:rPr>
                    <w:ins w:id="1360" w:author="黃懷萱" w:date="2022-12-21T01:02:00Z"/>
                    <w:rFonts w:ascii="Times New Roman" w:hAnsi="Times New Roman" w:cs="Times New Roman"/>
                  </w:rPr>
                </w:rPrChange>
              </w:rPr>
            </w:pPr>
            <w:ins w:id="1361" w:author="黃懷萱" w:date="2022-12-21T01:02:00Z">
              <w:r w:rsidRPr="00D9328F">
                <w:rPr>
                  <w:rFonts w:cs="Times New Roman"/>
                  <w:rPrChange w:id="1362" w:author="黃懷萱" w:date="2022-12-21T01:09:00Z">
                    <w:rPr>
                      <w:rFonts w:ascii="Times New Roman" w:hAnsi="Times New Roman" w:cs="Times New Roman"/>
                    </w:rPr>
                  </w:rPrChange>
                </w:rPr>
                <w:t>架設需求</w:t>
              </w:r>
            </w:ins>
          </w:p>
        </w:tc>
      </w:tr>
      <w:tr w:rsidR="00C91550" w:rsidRPr="004F5113" w14:paraId="308C2F24" w14:textId="77777777" w:rsidTr="00755E67">
        <w:trPr>
          <w:ins w:id="1363" w:author="黃懷萱" w:date="2022-12-21T01:02:00Z"/>
        </w:trPr>
        <w:tc>
          <w:tcPr>
            <w:cnfStyle w:val="001000000000" w:firstRow="0" w:lastRow="0" w:firstColumn="1" w:lastColumn="0" w:oddVBand="0" w:evenVBand="0" w:oddHBand="0" w:evenHBand="0" w:firstRowFirstColumn="0" w:firstRowLastColumn="0" w:lastRowFirstColumn="0" w:lastRowLastColumn="0"/>
            <w:tcW w:w="1413" w:type="dxa"/>
          </w:tcPr>
          <w:p w14:paraId="3111DCDF" w14:textId="77777777" w:rsidR="00C91550" w:rsidRPr="00D9328F" w:rsidRDefault="00C91550" w:rsidP="00C91550">
            <w:pPr>
              <w:pStyle w:val="af3"/>
              <w:rPr>
                <w:ins w:id="1364" w:author="黃懷萱" w:date="2022-12-21T01:02:00Z"/>
                <w:rFonts w:cs="Times New Roman"/>
                <w:rPrChange w:id="1365" w:author="黃懷萱" w:date="2022-12-21T01:09:00Z">
                  <w:rPr>
                    <w:ins w:id="1366" w:author="黃懷萱" w:date="2022-12-21T01:02:00Z"/>
                    <w:rFonts w:ascii="Times New Roman" w:hAnsi="Times New Roman" w:cs="Times New Roman"/>
                  </w:rPr>
                </w:rPrChange>
              </w:rPr>
            </w:pPr>
          </w:p>
        </w:tc>
        <w:tc>
          <w:tcPr>
            <w:tcW w:w="6883" w:type="dxa"/>
          </w:tcPr>
          <w:p w14:paraId="0CF93D04" w14:textId="77777777" w:rsidR="00C91550" w:rsidRPr="00D9328F" w:rsidRDefault="00C91550" w:rsidP="00C91550">
            <w:pPr>
              <w:pStyle w:val="af3"/>
              <w:cnfStyle w:val="000000000000" w:firstRow="0" w:lastRow="0" w:firstColumn="0" w:lastColumn="0" w:oddVBand="0" w:evenVBand="0" w:oddHBand="0" w:evenHBand="0" w:firstRowFirstColumn="0" w:firstRowLastColumn="0" w:lastRowFirstColumn="0" w:lastRowLastColumn="0"/>
              <w:rPr>
                <w:ins w:id="1367" w:author="黃懷萱" w:date="2022-12-21T01:02:00Z"/>
                <w:rFonts w:cs="Times New Roman"/>
                <w:rPrChange w:id="1368" w:author="黃懷萱" w:date="2022-12-21T01:09:00Z">
                  <w:rPr>
                    <w:ins w:id="1369" w:author="黃懷萱" w:date="2022-12-21T01:02:00Z"/>
                    <w:rFonts w:ascii="Times New Roman" w:hAnsi="Times New Roman" w:cs="Times New Roman"/>
                  </w:rPr>
                </w:rPrChange>
              </w:rPr>
            </w:pPr>
            <w:ins w:id="1370" w:author="黃懷萱" w:date="2022-12-21T01:02:00Z">
              <w:r w:rsidRPr="00D9328F">
                <w:rPr>
                  <w:rFonts w:cs="Times New Roman"/>
                  <w:rPrChange w:id="1371" w:author="黃懷萱" w:date="2022-12-21T01:09:00Z">
                    <w:rPr>
                      <w:rFonts w:ascii="Times New Roman" w:hAnsi="Times New Roman" w:cs="Times New Roman"/>
                    </w:rPr>
                  </w:rPrChange>
                </w:rPr>
                <w:t>不同主機需可假設相同資料庫環境，只需安裝本地環境皆可運行，可以執行的環境需包含：</w:t>
              </w:r>
            </w:ins>
          </w:p>
          <w:p w14:paraId="50A67A20" w14:textId="77777777" w:rsidR="00C91550" w:rsidRPr="00D9328F" w:rsidRDefault="00C91550" w:rsidP="00C91550">
            <w:pPr>
              <w:pStyle w:val="af3"/>
              <w:numPr>
                <w:ilvl w:val="0"/>
                <w:numId w:val="63"/>
              </w:numPr>
              <w:cnfStyle w:val="000000000000" w:firstRow="0" w:lastRow="0" w:firstColumn="0" w:lastColumn="0" w:oddVBand="0" w:evenVBand="0" w:oddHBand="0" w:evenHBand="0" w:firstRowFirstColumn="0" w:firstRowLastColumn="0" w:lastRowFirstColumn="0" w:lastRowLastColumn="0"/>
              <w:rPr>
                <w:ins w:id="1372" w:author="黃懷萱" w:date="2022-12-21T01:02:00Z"/>
                <w:rFonts w:cs="Times New Roman"/>
                <w:rPrChange w:id="1373" w:author="黃懷萱" w:date="2022-12-21T01:09:00Z">
                  <w:rPr>
                    <w:ins w:id="1374" w:author="黃懷萱" w:date="2022-12-21T01:02:00Z"/>
                    <w:rFonts w:ascii="Times New Roman" w:hAnsi="Times New Roman" w:cs="Times New Roman"/>
                  </w:rPr>
                </w:rPrChange>
              </w:rPr>
              <w:pPrChange w:id="1375" w:author="黃懷萱" w:date="2022-12-21T01:02:00Z">
                <w:pPr>
                  <w:pStyle w:val="af3"/>
                  <w:numPr>
                    <w:numId w:val="58"/>
                  </w:numPr>
                  <w:ind w:left="480" w:hanging="480"/>
                  <w:cnfStyle w:val="000000000000" w:firstRow="0" w:lastRow="0" w:firstColumn="0" w:lastColumn="0" w:oddVBand="0" w:evenVBand="0" w:oddHBand="0" w:evenHBand="0" w:firstRowFirstColumn="0" w:firstRowLastColumn="0" w:lastRowFirstColumn="0" w:lastRowLastColumn="0"/>
                </w:pPr>
              </w:pPrChange>
            </w:pPr>
            <w:ins w:id="1376" w:author="黃懷萱" w:date="2022-12-21T01:02:00Z">
              <w:r w:rsidRPr="00D9328F">
                <w:rPr>
                  <w:rFonts w:cs="Times New Roman"/>
                  <w:rPrChange w:id="1377" w:author="黃懷萱" w:date="2022-12-21T01:09:00Z">
                    <w:rPr>
                      <w:rFonts w:ascii="Times New Roman" w:hAnsi="Times New Roman" w:cs="Times New Roman"/>
                    </w:rPr>
                  </w:rPrChange>
                </w:rPr>
                <w:t>MacOS</w:t>
              </w:r>
            </w:ins>
          </w:p>
          <w:p w14:paraId="15531CFF" w14:textId="1DA7F5E5" w:rsidR="00C91550" w:rsidRPr="00D9328F" w:rsidRDefault="00C91550" w:rsidP="00C91550">
            <w:pPr>
              <w:pStyle w:val="af3"/>
              <w:numPr>
                <w:ilvl w:val="0"/>
                <w:numId w:val="63"/>
              </w:numPr>
              <w:cnfStyle w:val="000000000000" w:firstRow="0" w:lastRow="0" w:firstColumn="0" w:lastColumn="0" w:oddVBand="0" w:evenVBand="0" w:oddHBand="0" w:evenHBand="0" w:firstRowFirstColumn="0" w:firstRowLastColumn="0" w:lastRowFirstColumn="0" w:lastRowLastColumn="0"/>
              <w:rPr>
                <w:ins w:id="1378" w:author="黃懷萱" w:date="2022-12-21T01:02:00Z"/>
                <w:rFonts w:cs="Times New Roman"/>
                <w:rPrChange w:id="1379" w:author="黃懷萱" w:date="2022-12-21T01:09:00Z">
                  <w:rPr>
                    <w:ins w:id="1380" w:author="黃懷萱" w:date="2022-12-21T01:02:00Z"/>
                    <w:rFonts w:ascii="Times New Roman" w:hAnsi="Times New Roman" w:cs="Times New Roman"/>
                  </w:rPr>
                </w:rPrChange>
              </w:rPr>
              <w:pPrChange w:id="1381" w:author="黃懷萱" w:date="2022-12-21T01:02:00Z">
                <w:pPr>
                  <w:pStyle w:val="af3"/>
                  <w:cnfStyle w:val="000000000000" w:firstRow="0" w:lastRow="0" w:firstColumn="0" w:lastColumn="0" w:oddVBand="0" w:evenVBand="0" w:oddHBand="0" w:evenHBand="0" w:firstRowFirstColumn="0" w:firstRowLastColumn="0" w:lastRowFirstColumn="0" w:lastRowLastColumn="0"/>
                </w:pPr>
              </w:pPrChange>
            </w:pPr>
            <w:ins w:id="1382" w:author="黃懷萱" w:date="2022-12-21T01:02:00Z">
              <w:r w:rsidRPr="00D9328F">
                <w:rPr>
                  <w:rFonts w:cs="Times New Roman"/>
                  <w:rPrChange w:id="1383" w:author="黃懷萱" w:date="2022-12-21T01:09:00Z">
                    <w:rPr>
                      <w:rFonts w:ascii="Times New Roman" w:hAnsi="Times New Roman" w:cs="Times New Roman"/>
                    </w:rPr>
                  </w:rPrChange>
                </w:rPr>
                <w:t>Windows</w:t>
              </w:r>
            </w:ins>
          </w:p>
        </w:tc>
      </w:tr>
    </w:tbl>
    <w:p w14:paraId="0E1DA0AA" w14:textId="63F02D07" w:rsidR="005A10FF" w:rsidRDefault="0076173A" w:rsidP="0076173A">
      <w:pPr>
        <w:ind w:firstLineChars="0" w:firstLine="0"/>
        <w:jc w:val="center"/>
        <w:rPr>
          <w:ins w:id="1384" w:author="黃懷萱" w:date="2022-12-21T01:00:00Z"/>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ins w:id="1385" w:author="黃懷萱" w:date="2022-12-21T02:02:00Z">
        <w:r w:rsidR="00EB107B">
          <w:rPr>
            <w:noProof/>
          </w:rPr>
          <w:t>9</w:t>
        </w:r>
      </w:ins>
      <w:del w:id="1386" w:author="黃懷萱" w:date="2022-12-21T02:02:00Z">
        <w:r w:rsidDel="00EB107B">
          <w:rPr>
            <w:noProof/>
          </w:rPr>
          <w:delText>8</w:delText>
        </w:r>
      </w:del>
      <w:r>
        <w:fldChar w:fldCharType="end"/>
      </w:r>
      <w:r w:rsidRPr="00FC6A34">
        <w:rPr>
          <w:rFonts w:hint="eastAsia"/>
        </w:rPr>
        <w:t>資料庫與傳輸</w:t>
      </w:r>
      <w:r>
        <w:rPr>
          <w:rFonts w:hint="eastAsia"/>
        </w:rPr>
        <w:t>非</w:t>
      </w:r>
      <w:r w:rsidRPr="00FC6A34">
        <w:rPr>
          <w:rFonts w:hint="eastAsia"/>
        </w:rPr>
        <w:t>功能性需求</w:t>
      </w:r>
    </w:p>
    <w:tbl>
      <w:tblPr>
        <w:tblStyle w:val="4-1"/>
        <w:tblW w:w="0" w:type="auto"/>
        <w:tblLook w:val="04A0" w:firstRow="1" w:lastRow="0" w:firstColumn="1" w:lastColumn="0" w:noHBand="0" w:noVBand="1"/>
      </w:tblPr>
      <w:tblGrid>
        <w:gridCol w:w="1519"/>
        <w:gridCol w:w="6783"/>
      </w:tblGrid>
      <w:tr w:rsidR="0076173A" w:rsidRPr="00D7332A" w14:paraId="33ACEFE9" w14:textId="77777777" w:rsidTr="00755E67">
        <w:trPr>
          <w:cnfStyle w:val="100000000000" w:firstRow="1" w:lastRow="0" w:firstColumn="0" w:lastColumn="0" w:oddVBand="0" w:evenVBand="0" w:oddHBand="0" w:evenHBand="0" w:firstRowFirstColumn="0" w:firstRowLastColumn="0" w:lastRowFirstColumn="0" w:lastRowLastColumn="0"/>
          <w:ins w:id="1387" w:author="黃懷萱" w:date="2022-12-21T01:00:00Z"/>
        </w:trPr>
        <w:tc>
          <w:tcPr>
            <w:cnfStyle w:val="001000000000" w:firstRow="0" w:lastRow="0" w:firstColumn="1" w:lastColumn="0" w:oddVBand="0" w:evenVBand="0" w:oddHBand="0" w:evenHBand="0" w:firstRowFirstColumn="0" w:firstRowLastColumn="0" w:lastRowFirstColumn="0" w:lastRowLastColumn="0"/>
            <w:tcW w:w="8302" w:type="dxa"/>
            <w:gridSpan w:val="2"/>
            <w:shd w:val="clear" w:color="auto" w:fill="B4C6E7" w:themeFill="accent1" w:themeFillTint="66"/>
          </w:tcPr>
          <w:p w14:paraId="1837E731" w14:textId="77777777" w:rsidR="0076173A" w:rsidRPr="00D9328F" w:rsidRDefault="0076173A" w:rsidP="00755E67">
            <w:pPr>
              <w:pStyle w:val="af3"/>
              <w:rPr>
                <w:ins w:id="1388" w:author="黃懷萱" w:date="2022-12-21T01:00:00Z"/>
                <w:rFonts w:ascii="Times New Roman" w:hAnsi="Times New Roman" w:cs="Times New Roman"/>
                <w:lang w:val="en-US"/>
                <w:rPrChange w:id="1389" w:author="黃懷萱" w:date="2022-12-21T01:09:00Z">
                  <w:rPr>
                    <w:ins w:id="1390" w:author="黃懷萱" w:date="2022-12-21T01:00:00Z"/>
                    <w:lang w:val="en-US"/>
                  </w:rPr>
                </w:rPrChange>
              </w:rPr>
            </w:pPr>
            <w:ins w:id="1391" w:author="黃懷萱" w:date="2022-12-21T01:00:00Z">
              <w:r w:rsidRPr="00D9328F">
                <w:rPr>
                  <w:rFonts w:ascii="Times New Roman" w:hAnsi="Times New Roman" w:cs="Times New Roman"/>
                  <w:lang w:val="en-US"/>
                  <w:rPrChange w:id="1392" w:author="黃懷萱" w:date="2022-12-21T01:09:00Z">
                    <w:rPr>
                      <w:rFonts w:hint="eastAsia"/>
                      <w:lang w:val="en-US"/>
                    </w:rPr>
                  </w:rPrChange>
                </w:rPr>
                <w:t>Da</w:t>
              </w:r>
              <w:r w:rsidRPr="00D9328F">
                <w:rPr>
                  <w:rFonts w:ascii="Times New Roman" w:hAnsi="Times New Roman" w:cs="Times New Roman"/>
                  <w:lang w:val="en-US"/>
                  <w:rPrChange w:id="1393" w:author="黃懷萱" w:date="2022-12-21T01:09:00Z">
                    <w:rPr>
                      <w:lang w:val="en-US"/>
                    </w:rPr>
                  </w:rPrChange>
                </w:rPr>
                <w:t>tabase non-functional requirement</w:t>
              </w:r>
            </w:ins>
          </w:p>
        </w:tc>
      </w:tr>
      <w:tr w:rsidR="0076173A" w:rsidRPr="004F5113" w14:paraId="3123E1C1" w14:textId="77777777" w:rsidTr="00755E67">
        <w:trPr>
          <w:cnfStyle w:val="000000100000" w:firstRow="0" w:lastRow="0" w:firstColumn="0" w:lastColumn="0" w:oddVBand="0" w:evenVBand="0" w:oddHBand="1" w:evenHBand="0" w:firstRowFirstColumn="0" w:firstRowLastColumn="0" w:lastRowFirstColumn="0" w:lastRowLastColumn="0"/>
          <w:ins w:id="1394" w:author="黃懷萱" w:date="2022-12-21T01:00:00Z"/>
        </w:trPr>
        <w:tc>
          <w:tcPr>
            <w:cnfStyle w:val="001000000000" w:firstRow="0" w:lastRow="0" w:firstColumn="1" w:lastColumn="0" w:oddVBand="0" w:evenVBand="0" w:oddHBand="0" w:evenHBand="0" w:firstRowFirstColumn="0" w:firstRowLastColumn="0" w:lastRowFirstColumn="0" w:lastRowLastColumn="0"/>
            <w:tcW w:w="1519" w:type="dxa"/>
          </w:tcPr>
          <w:p w14:paraId="0C7C7E76" w14:textId="77777777" w:rsidR="0076173A" w:rsidRPr="00D9328F" w:rsidRDefault="0076173A" w:rsidP="00755E67">
            <w:pPr>
              <w:pStyle w:val="af3"/>
              <w:rPr>
                <w:ins w:id="1395" w:author="黃懷萱" w:date="2022-12-21T01:00:00Z"/>
                <w:rFonts w:ascii="Times New Roman" w:hAnsi="Times New Roman" w:cs="Times New Roman"/>
                <w:rPrChange w:id="1396" w:author="黃懷萱" w:date="2022-12-21T01:09:00Z">
                  <w:rPr>
                    <w:ins w:id="1397" w:author="黃懷萱" w:date="2022-12-21T01:00:00Z"/>
                  </w:rPr>
                </w:rPrChange>
              </w:rPr>
            </w:pPr>
            <w:ins w:id="1398" w:author="黃懷萱" w:date="2022-12-21T01:00:00Z">
              <w:r w:rsidRPr="00D9328F">
                <w:rPr>
                  <w:rFonts w:ascii="Times New Roman" w:hAnsi="Times New Roman" w:cs="Times New Roman"/>
                  <w:rPrChange w:id="1399" w:author="黃懷萱" w:date="2022-12-21T01:09:00Z">
                    <w:rPr>
                      <w:rFonts w:hint="eastAsia"/>
                    </w:rPr>
                  </w:rPrChange>
                </w:rPr>
                <w:t>DB</w:t>
              </w:r>
              <w:r w:rsidRPr="00D9328F">
                <w:rPr>
                  <w:rFonts w:ascii="Times New Roman" w:hAnsi="Times New Roman" w:cs="Times New Roman"/>
                  <w:rPrChange w:id="1400" w:author="黃懷萱" w:date="2022-12-21T01:09:00Z">
                    <w:rPr/>
                  </w:rPrChange>
                </w:rPr>
                <w:t>NFR1</w:t>
              </w:r>
            </w:ins>
          </w:p>
        </w:tc>
        <w:tc>
          <w:tcPr>
            <w:tcW w:w="6783" w:type="dxa"/>
          </w:tcPr>
          <w:p w14:paraId="1F0C2CEA" w14:textId="77777777" w:rsidR="0076173A" w:rsidRPr="00D9328F" w:rsidRDefault="0076173A" w:rsidP="00755E67">
            <w:pPr>
              <w:pStyle w:val="af3"/>
              <w:cnfStyle w:val="000000100000" w:firstRow="0" w:lastRow="0" w:firstColumn="0" w:lastColumn="0" w:oddVBand="0" w:evenVBand="0" w:oddHBand="1" w:evenHBand="0" w:firstRowFirstColumn="0" w:firstRowLastColumn="0" w:lastRowFirstColumn="0" w:lastRowLastColumn="0"/>
              <w:rPr>
                <w:ins w:id="1401" w:author="黃懷萱" w:date="2022-12-21T01:00:00Z"/>
                <w:rFonts w:ascii="Times New Roman" w:hAnsi="Times New Roman" w:cs="Times New Roman"/>
                <w:rPrChange w:id="1402" w:author="黃懷萱" w:date="2022-12-21T01:09:00Z">
                  <w:rPr>
                    <w:ins w:id="1403" w:author="黃懷萱" w:date="2022-12-21T01:00:00Z"/>
                  </w:rPr>
                </w:rPrChange>
              </w:rPr>
            </w:pPr>
            <w:ins w:id="1404" w:author="黃懷萱" w:date="2022-12-21T01:00:00Z">
              <w:r w:rsidRPr="00D9328F">
                <w:rPr>
                  <w:rFonts w:ascii="Times New Roman" w:hAnsi="Times New Roman" w:cs="Times New Roman"/>
                  <w:rPrChange w:id="1405" w:author="黃懷萱" w:date="2022-12-21T01:09:00Z">
                    <w:rPr>
                      <w:rFonts w:hint="eastAsia"/>
                    </w:rPr>
                  </w:rPrChange>
                </w:rPr>
                <w:t>處理速度</w:t>
              </w:r>
            </w:ins>
          </w:p>
        </w:tc>
      </w:tr>
      <w:tr w:rsidR="0076173A" w:rsidRPr="004F5113" w14:paraId="68CFF80C" w14:textId="77777777" w:rsidTr="00755E67">
        <w:trPr>
          <w:ins w:id="1406" w:author="黃懷萱" w:date="2022-12-21T01:00:00Z"/>
        </w:trPr>
        <w:tc>
          <w:tcPr>
            <w:cnfStyle w:val="001000000000" w:firstRow="0" w:lastRow="0" w:firstColumn="1" w:lastColumn="0" w:oddVBand="0" w:evenVBand="0" w:oddHBand="0" w:evenHBand="0" w:firstRowFirstColumn="0" w:firstRowLastColumn="0" w:lastRowFirstColumn="0" w:lastRowLastColumn="0"/>
            <w:tcW w:w="1519" w:type="dxa"/>
          </w:tcPr>
          <w:p w14:paraId="48986D4C" w14:textId="77777777" w:rsidR="0076173A" w:rsidRPr="00D9328F" w:rsidRDefault="0076173A" w:rsidP="00755E67">
            <w:pPr>
              <w:pStyle w:val="af3"/>
              <w:rPr>
                <w:ins w:id="1407" w:author="黃懷萱" w:date="2022-12-21T01:00:00Z"/>
                <w:rFonts w:ascii="Times New Roman" w:hAnsi="Times New Roman" w:cs="Times New Roman"/>
                <w:b w:val="0"/>
                <w:bCs/>
                <w:rPrChange w:id="1408" w:author="黃懷萱" w:date="2022-12-21T01:09:00Z">
                  <w:rPr>
                    <w:ins w:id="1409" w:author="黃懷萱" w:date="2022-12-21T01:00:00Z"/>
                    <w:rFonts w:cs="Times New Roman"/>
                    <w:b w:val="0"/>
                    <w:bCs/>
                  </w:rPr>
                </w:rPrChange>
              </w:rPr>
            </w:pPr>
          </w:p>
        </w:tc>
        <w:tc>
          <w:tcPr>
            <w:tcW w:w="6783" w:type="dxa"/>
          </w:tcPr>
          <w:p w14:paraId="1AA5E1B1" w14:textId="77777777" w:rsidR="0076173A" w:rsidRPr="00D9328F" w:rsidRDefault="0076173A" w:rsidP="00755E67">
            <w:pPr>
              <w:pStyle w:val="af3"/>
              <w:cnfStyle w:val="000000000000" w:firstRow="0" w:lastRow="0" w:firstColumn="0" w:lastColumn="0" w:oddVBand="0" w:evenVBand="0" w:oddHBand="0" w:evenHBand="0" w:firstRowFirstColumn="0" w:firstRowLastColumn="0" w:lastRowFirstColumn="0" w:lastRowLastColumn="0"/>
              <w:rPr>
                <w:ins w:id="1410" w:author="黃懷萱" w:date="2022-12-21T01:00:00Z"/>
                <w:rFonts w:ascii="Times New Roman" w:hAnsi="Times New Roman" w:cs="Times New Roman"/>
                <w:rPrChange w:id="1411" w:author="黃懷萱" w:date="2022-12-21T01:09:00Z">
                  <w:rPr>
                    <w:ins w:id="1412" w:author="黃懷萱" w:date="2022-12-21T01:00:00Z"/>
                  </w:rPr>
                </w:rPrChange>
              </w:rPr>
            </w:pPr>
            <w:ins w:id="1413" w:author="黃懷萱" w:date="2022-12-21T01:00:00Z">
              <w:r w:rsidRPr="00D9328F">
                <w:rPr>
                  <w:rFonts w:ascii="Times New Roman" w:hAnsi="Times New Roman" w:cs="Times New Roman"/>
                  <w:rPrChange w:id="1414" w:author="黃懷萱" w:date="2022-12-21T01:09:00Z">
                    <w:rPr>
                      <w:rFonts w:hint="eastAsia"/>
                    </w:rPr>
                  </w:rPrChange>
                </w:rPr>
                <w:t>90%</w:t>
              </w:r>
              <w:r w:rsidRPr="00D9328F">
                <w:rPr>
                  <w:rFonts w:ascii="Times New Roman" w:hAnsi="Times New Roman" w:cs="Times New Roman"/>
                  <w:rPrChange w:id="1415" w:author="黃懷萱" w:date="2022-12-21T01:09:00Z">
                    <w:rPr>
                      <w:rFonts w:hint="eastAsia"/>
                    </w:rPr>
                  </w:rPrChange>
                </w:rPr>
                <w:t>的請求可以在</w:t>
              </w:r>
              <w:r w:rsidRPr="00D9328F">
                <w:rPr>
                  <w:rFonts w:ascii="Times New Roman" w:hAnsi="Times New Roman" w:cs="Times New Roman"/>
                  <w:rPrChange w:id="1416" w:author="黃懷萱" w:date="2022-12-21T01:09:00Z">
                    <w:rPr>
                      <w:rFonts w:hint="eastAsia"/>
                    </w:rPr>
                  </w:rPrChange>
                </w:rPr>
                <w:t>1</w:t>
              </w:r>
              <w:r w:rsidRPr="00D9328F">
                <w:rPr>
                  <w:rFonts w:ascii="Times New Roman" w:hAnsi="Times New Roman" w:cs="Times New Roman"/>
                  <w:rPrChange w:id="1417" w:author="黃懷萱" w:date="2022-12-21T01:09:00Z">
                    <w:rPr>
                      <w:rFonts w:hint="eastAsia"/>
                    </w:rPr>
                  </w:rPrChange>
                </w:rPr>
                <w:t>秒內完成</w:t>
              </w:r>
            </w:ins>
          </w:p>
        </w:tc>
      </w:tr>
      <w:tr w:rsidR="0076173A" w:rsidRPr="004F5113" w14:paraId="4D1ED8EF" w14:textId="77777777" w:rsidTr="00755E67">
        <w:trPr>
          <w:cnfStyle w:val="000000100000" w:firstRow="0" w:lastRow="0" w:firstColumn="0" w:lastColumn="0" w:oddVBand="0" w:evenVBand="0" w:oddHBand="1" w:evenHBand="0" w:firstRowFirstColumn="0" w:firstRowLastColumn="0" w:lastRowFirstColumn="0" w:lastRowLastColumn="0"/>
          <w:ins w:id="1418" w:author="黃懷萱" w:date="2022-12-21T01:00:00Z"/>
        </w:trPr>
        <w:tc>
          <w:tcPr>
            <w:cnfStyle w:val="001000000000" w:firstRow="0" w:lastRow="0" w:firstColumn="1" w:lastColumn="0" w:oddVBand="0" w:evenVBand="0" w:oddHBand="0" w:evenHBand="0" w:firstRowFirstColumn="0" w:firstRowLastColumn="0" w:lastRowFirstColumn="0" w:lastRowLastColumn="0"/>
            <w:tcW w:w="1519" w:type="dxa"/>
          </w:tcPr>
          <w:p w14:paraId="0D6BDFC5" w14:textId="77777777" w:rsidR="0076173A" w:rsidRPr="00D9328F" w:rsidRDefault="0076173A" w:rsidP="00755E67">
            <w:pPr>
              <w:pStyle w:val="af3"/>
              <w:rPr>
                <w:ins w:id="1419" w:author="黃懷萱" w:date="2022-12-21T01:00:00Z"/>
                <w:rFonts w:ascii="Times New Roman" w:hAnsi="Times New Roman" w:cs="Times New Roman"/>
                <w:rPrChange w:id="1420" w:author="黃懷萱" w:date="2022-12-21T01:09:00Z">
                  <w:rPr>
                    <w:ins w:id="1421" w:author="黃懷萱" w:date="2022-12-21T01:00:00Z"/>
                    <w:rFonts w:cs="Times New Roman"/>
                  </w:rPr>
                </w:rPrChange>
              </w:rPr>
            </w:pPr>
            <w:ins w:id="1422" w:author="黃懷萱" w:date="2022-12-21T01:00:00Z">
              <w:r w:rsidRPr="00D9328F">
                <w:rPr>
                  <w:rFonts w:ascii="Times New Roman" w:hAnsi="Times New Roman" w:cs="Times New Roman"/>
                  <w:rPrChange w:id="1423" w:author="黃懷萱" w:date="2022-12-21T01:09:00Z">
                    <w:rPr>
                      <w:rFonts w:hint="eastAsia"/>
                    </w:rPr>
                  </w:rPrChange>
                </w:rPr>
                <w:t>DB</w:t>
              </w:r>
              <w:r w:rsidRPr="00D9328F">
                <w:rPr>
                  <w:rFonts w:ascii="Times New Roman" w:hAnsi="Times New Roman" w:cs="Times New Roman"/>
                  <w:rPrChange w:id="1424" w:author="黃懷萱" w:date="2022-12-21T01:09:00Z">
                    <w:rPr/>
                  </w:rPrChange>
                </w:rPr>
                <w:t>NFR</w:t>
              </w:r>
              <w:r w:rsidRPr="00D9328F">
                <w:rPr>
                  <w:rFonts w:ascii="Times New Roman" w:hAnsi="Times New Roman" w:cs="Times New Roman"/>
                  <w:rPrChange w:id="1425" w:author="黃懷萱" w:date="2022-12-21T01:09:00Z">
                    <w:rPr>
                      <w:rFonts w:hint="eastAsia"/>
                    </w:rPr>
                  </w:rPrChange>
                </w:rPr>
                <w:t>2</w:t>
              </w:r>
            </w:ins>
          </w:p>
        </w:tc>
        <w:tc>
          <w:tcPr>
            <w:tcW w:w="6783" w:type="dxa"/>
          </w:tcPr>
          <w:p w14:paraId="7E744242" w14:textId="77777777" w:rsidR="0076173A" w:rsidRPr="00D9328F" w:rsidRDefault="0076173A" w:rsidP="00755E67">
            <w:pPr>
              <w:pStyle w:val="af3"/>
              <w:cnfStyle w:val="000000100000" w:firstRow="0" w:lastRow="0" w:firstColumn="0" w:lastColumn="0" w:oddVBand="0" w:evenVBand="0" w:oddHBand="1" w:evenHBand="0" w:firstRowFirstColumn="0" w:firstRowLastColumn="0" w:lastRowFirstColumn="0" w:lastRowLastColumn="0"/>
              <w:rPr>
                <w:ins w:id="1426" w:author="黃懷萱" w:date="2022-12-21T01:00:00Z"/>
                <w:rFonts w:ascii="Times New Roman" w:hAnsi="Times New Roman" w:cs="Times New Roman"/>
                <w:rPrChange w:id="1427" w:author="黃懷萱" w:date="2022-12-21T01:09:00Z">
                  <w:rPr>
                    <w:ins w:id="1428" w:author="黃懷萱" w:date="2022-12-21T01:00:00Z"/>
                  </w:rPr>
                </w:rPrChange>
              </w:rPr>
            </w:pPr>
            <w:ins w:id="1429" w:author="黃懷萱" w:date="2022-12-21T01:00:00Z">
              <w:r w:rsidRPr="00D9328F">
                <w:rPr>
                  <w:rFonts w:ascii="Times New Roman" w:hAnsi="Times New Roman" w:cs="Times New Roman"/>
                  <w:rPrChange w:id="1430" w:author="黃懷萱" w:date="2022-12-21T01:09:00Z">
                    <w:rPr>
                      <w:rFonts w:hint="eastAsia"/>
                    </w:rPr>
                  </w:rPrChange>
                </w:rPr>
                <w:t>資料正規化</w:t>
              </w:r>
            </w:ins>
          </w:p>
        </w:tc>
      </w:tr>
      <w:tr w:rsidR="0076173A" w:rsidRPr="004F5113" w14:paraId="44ADFE32" w14:textId="77777777" w:rsidTr="00755E67">
        <w:trPr>
          <w:ins w:id="1431" w:author="黃懷萱" w:date="2022-12-21T01:00:00Z"/>
        </w:trPr>
        <w:tc>
          <w:tcPr>
            <w:cnfStyle w:val="001000000000" w:firstRow="0" w:lastRow="0" w:firstColumn="1" w:lastColumn="0" w:oddVBand="0" w:evenVBand="0" w:oddHBand="0" w:evenHBand="0" w:firstRowFirstColumn="0" w:firstRowLastColumn="0" w:lastRowFirstColumn="0" w:lastRowLastColumn="0"/>
            <w:tcW w:w="1519" w:type="dxa"/>
          </w:tcPr>
          <w:p w14:paraId="33752583" w14:textId="77777777" w:rsidR="0076173A" w:rsidRPr="00D9328F" w:rsidRDefault="0076173A" w:rsidP="00755E67">
            <w:pPr>
              <w:pStyle w:val="af3"/>
              <w:rPr>
                <w:ins w:id="1432" w:author="黃懷萱" w:date="2022-12-21T01:00:00Z"/>
                <w:rFonts w:ascii="Times New Roman" w:hAnsi="Times New Roman" w:cs="Times New Roman"/>
                <w:b w:val="0"/>
                <w:bCs/>
                <w:rPrChange w:id="1433" w:author="黃懷萱" w:date="2022-12-21T01:09:00Z">
                  <w:rPr>
                    <w:ins w:id="1434" w:author="黃懷萱" w:date="2022-12-21T01:00:00Z"/>
                    <w:b w:val="0"/>
                    <w:bCs/>
                  </w:rPr>
                </w:rPrChange>
              </w:rPr>
            </w:pPr>
          </w:p>
        </w:tc>
        <w:tc>
          <w:tcPr>
            <w:tcW w:w="6783" w:type="dxa"/>
          </w:tcPr>
          <w:p w14:paraId="302CE084" w14:textId="77777777" w:rsidR="0076173A" w:rsidRPr="00D9328F" w:rsidRDefault="0076173A" w:rsidP="00755E67">
            <w:pPr>
              <w:pStyle w:val="af3"/>
              <w:cnfStyle w:val="000000000000" w:firstRow="0" w:lastRow="0" w:firstColumn="0" w:lastColumn="0" w:oddVBand="0" w:evenVBand="0" w:oddHBand="0" w:evenHBand="0" w:firstRowFirstColumn="0" w:firstRowLastColumn="0" w:lastRowFirstColumn="0" w:lastRowLastColumn="0"/>
              <w:rPr>
                <w:ins w:id="1435" w:author="黃懷萱" w:date="2022-12-21T01:00:00Z"/>
                <w:rFonts w:ascii="Times New Roman" w:hAnsi="Times New Roman" w:cs="Times New Roman"/>
                <w:rPrChange w:id="1436" w:author="黃懷萱" w:date="2022-12-21T01:09:00Z">
                  <w:rPr>
                    <w:ins w:id="1437" w:author="黃懷萱" w:date="2022-12-21T01:00:00Z"/>
                  </w:rPr>
                </w:rPrChange>
              </w:rPr>
            </w:pPr>
            <w:ins w:id="1438" w:author="黃懷萱" w:date="2022-12-21T01:00:00Z">
              <w:r w:rsidRPr="00D9328F">
                <w:rPr>
                  <w:rFonts w:ascii="Times New Roman" w:hAnsi="Times New Roman" w:cs="Times New Roman"/>
                  <w:rPrChange w:id="1439" w:author="黃懷萱" w:date="2022-12-21T01:09:00Z">
                    <w:rPr>
                      <w:rFonts w:hint="eastAsia"/>
                    </w:rPr>
                  </w:rPrChange>
                </w:rPr>
                <w:t>正規化並利用視圖串接來優化速度</w:t>
              </w:r>
            </w:ins>
          </w:p>
        </w:tc>
      </w:tr>
      <w:tr w:rsidR="0076173A" w:rsidRPr="004F5113" w14:paraId="7EFBD2D4" w14:textId="77777777" w:rsidTr="00755E67">
        <w:trPr>
          <w:cnfStyle w:val="000000100000" w:firstRow="0" w:lastRow="0" w:firstColumn="0" w:lastColumn="0" w:oddVBand="0" w:evenVBand="0" w:oddHBand="1" w:evenHBand="0" w:firstRowFirstColumn="0" w:firstRowLastColumn="0" w:lastRowFirstColumn="0" w:lastRowLastColumn="0"/>
          <w:ins w:id="1440" w:author="黃懷萱" w:date="2022-12-21T01:00:00Z"/>
        </w:trPr>
        <w:tc>
          <w:tcPr>
            <w:cnfStyle w:val="001000000000" w:firstRow="0" w:lastRow="0" w:firstColumn="1" w:lastColumn="0" w:oddVBand="0" w:evenVBand="0" w:oddHBand="0" w:evenHBand="0" w:firstRowFirstColumn="0" w:firstRowLastColumn="0" w:lastRowFirstColumn="0" w:lastRowLastColumn="0"/>
            <w:tcW w:w="1519" w:type="dxa"/>
          </w:tcPr>
          <w:p w14:paraId="61FDA0A0" w14:textId="77777777" w:rsidR="0076173A" w:rsidRPr="00D9328F" w:rsidRDefault="0076173A" w:rsidP="00755E67">
            <w:pPr>
              <w:pStyle w:val="af3"/>
              <w:rPr>
                <w:ins w:id="1441" w:author="黃懷萱" w:date="2022-12-21T01:00:00Z"/>
                <w:rFonts w:ascii="Times New Roman" w:hAnsi="Times New Roman" w:cs="Times New Roman"/>
                <w:rPrChange w:id="1442" w:author="黃懷萱" w:date="2022-12-21T01:09:00Z">
                  <w:rPr>
                    <w:ins w:id="1443" w:author="黃懷萱" w:date="2022-12-21T01:00:00Z"/>
                    <w:rFonts w:cs="Times New Roman"/>
                  </w:rPr>
                </w:rPrChange>
              </w:rPr>
            </w:pPr>
            <w:ins w:id="1444" w:author="黃懷萱" w:date="2022-12-21T01:00:00Z">
              <w:r w:rsidRPr="00D9328F">
                <w:rPr>
                  <w:rFonts w:ascii="Times New Roman" w:hAnsi="Times New Roman" w:cs="Times New Roman"/>
                  <w:rPrChange w:id="1445" w:author="黃懷萱" w:date="2022-12-21T01:09:00Z">
                    <w:rPr>
                      <w:rFonts w:hint="eastAsia"/>
                    </w:rPr>
                  </w:rPrChange>
                </w:rPr>
                <w:t>DB</w:t>
              </w:r>
              <w:r w:rsidRPr="00D9328F">
                <w:rPr>
                  <w:rFonts w:ascii="Times New Roman" w:hAnsi="Times New Roman" w:cs="Times New Roman"/>
                  <w:rPrChange w:id="1446" w:author="黃懷萱" w:date="2022-12-21T01:09:00Z">
                    <w:rPr/>
                  </w:rPrChange>
                </w:rPr>
                <w:t>NFR</w:t>
              </w:r>
              <w:r w:rsidRPr="00D9328F">
                <w:rPr>
                  <w:rFonts w:ascii="Times New Roman" w:hAnsi="Times New Roman" w:cs="Times New Roman"/>
                  <w:rPrChange w:id="1447" w:author="黃懷萱" w:date="2022-12-21T01:09:00Z">
                    <w:rPr>
                      <w:rFonts w:hint="eastAsia"/>
                    </w:rPr>
                  </w:rPrChange>
                </w:rPr>
                <w:t>3</w:t>
              </w:r>
            </w:ins>
          </w:p>
        </w:tc>
        <w:tc>
          <w:tcPr>
            <w:tcW w:w="6783" w:type="dxa"/>
          </w:tcPr>
          <w:p w14:paraId="5A07F982" w14:textId="1F2958FE" w:rsidR="0076173A" w:rsidRPr="00D9328F" w:rsidRDefault="0076173A" w:rsidP="00755E67">
            <w:pPr>
              <w:pStyle w:val="af3"/>
              <w:cnfStyle w:val="000000100000" w:firstRow="0" w:lastRow="0" w:firstColumn="0" w:lastColumn="0" w:oddVBand="0" w:evenVBand="0" w:oddHBand="1" w:evenHBand="0" w:firstRowFirstColumn="0" w:firstRowLastColumn="0" w:lastRowFirstColumn="0" w:lastRowLastColumn="0"/>
              <w:rPr>
                <w:ins w:id="1448" w:author="黃懷萱" w:date="2022-12-21T01:00:00Z"/>
                <w:rFonts w:ascii="Times New Roman" w:hAnsi="Times New Roman" w:cs="Times New Roman"/>
                <w:rPrChange w:id="1449" w:author="黃懷萱" w:date="2022-12-21T01:09:00Z">
                  <w:rPr>
                    <w:ins w:id="1450" w:author="黃懷萱" w:date="2022-12-21T01:00:00Z"/>
                  </w:rPr>
                </w:rPrChange>
              </w:rPr>
            </w:pPr>
            <w:ins w:id="1451" w:author="黃懷萱" w:date="2022-12-21T01:00:00Z">
              <w:r w:rsidRPr="00D9328F">
                <w:rPr>
                  <w:rFonts w:ascii="Times New Roman" w:hAnsi="Times New Roman" w:cs="Times New Roman"/>
                  <w:rPrChange w:id="1452" w:author="黃懷萱" w:date="2022-12-21T01:09:00Z">
                    <w:rPr>
                      <w:rFonts w:hint="eastAsia"/>
                    </w:rPr>
                  </w:rPrChange>
                </w:rPr>
                <w:t>儲存空間限制</w:t>
              </w:r>
            </w:ins>
          </w:p>
        </w:tc>
      </w:tr>
      <w:tr w:rsidR="0076173A" w:rsidRPr="004F5113" w14:paraId="60DBFD86" w14:textId="77777777" w:rsidTr="00755E67">
        <w:trPr>
          <w:ins w:id="1453" w:author="黃懷萱" w:date="2022-12-21T01:00:00Z"/>
        </w:trPr>
        <w:tc>
          <w:tcPr>
            <w:cnfStyle w:val="001000000000" w:firstRow="0" w:lastRow="0" w:firstColumn="1" w:lastColumn="0" w:oddVBand="0" w:evenVBand="0" w:oddHBand="0" w:evenHBand="0" w:firstRowFirstColumn="0" w:firstRowLastColumn="0" w:lastRowFirstColumn="0" w:lastRowLastColumn="0"/>
            <w:tcW w:w="1519" w:type="dxa"/>
          </w:tcPr>
          <w:p w14:paraId="1DD410B8" w14:textId="77777777" w:rsidR="0076173A" w:rsidRPr="00D9328F" w:rsidRDefault="0076173A" w:rsidP="00755E67">
            <w:pPr>
              <w:pStyle w:val="af3"/>
              <w:rPr>
                <w:ins w:id="1454" w:author="黃懷萱" w:date="2022-12-21T01:00:00Z"/>
                <w:rFonts w:ascii="Times New Roman" w:hAnsi="Times New Roman" w:cs="Times New Roman"/>
                <w:b w:val="0"/>
                <w:bCs/>
                <w:rPrChange w:id="1455" w:author="黃懷萱" w:date="2022-12-21T01:09:00Z">
                  <w:rPr>
                    <w:ins w:id="1456" w:author="黃懷萱" w:date="2022-12-21T01:00:00Z"/>
                    <w:rFonts w:cs="Times New Roman"/>
                    <w:b w:val="0"/>
                    <w:bCs/>
                  </w:rPr>
                </w:rPrChange>
              </w:rPr>
            </w:pPr>
          </w:p>
        </w:tc>
        <w:tc>
          <w:tcPr>
            <w:tcW w:w="6783" w:type="dxa"/>
          </w:tcPr>
          <w:p w14:paraId="6B922680" w14:textId="77777777" w:rsidR="0076173A" w:rsidRPr="00D9328F" w:rsidRDefault="0076173A" w:rsidP="00755E67">
            <w:pPr>
              <w:pStyle w:val="af3"/>
              <w:cnfStyle w:val="000000000000" w:firstRow="0" w:lastRow="0" w:firstColumn="0" w:lastColumn="0" w:oddVBand="0" w:evenVBand="0" w:oddHBand="0" w:evenHBand="0" w:firstRowFirstColumn="0" w:firstRowLastColumn="0" w:lastRowFirstColumn="0" w:lastRowLastColumn="0"/>
              <w:rPr>
                <w:ins w:id="1457" w:author="黃懷萱" w:date="2022-12-21T01:00:00Z"/>
                <w:rFonts w:ascii="Times New Roman" w:hAnsi="Times New Roman" w:cs="Times New Roman"/>
                <w:rPrChange w:id="1458" w:author="黃懷萱" w:date="2022-12-21T01:09:00Z">
                  <w:rPr>
                    <w:ins w:id="1459" w:author="黃懷萱" w:date="2022-12-21T01:00:00Z"/>
                  </w:rPr>
                </w:rPrChange>
              </w:rPr>
            </w:pPr>
            <w:ins w:id="1460" w:author="黃懷萱" w:date="2022-12-21T01:00:00Z">
              <w:r w:rsidRPr="00D9328F">
                <w:rPr>
                  <w:rFonts w:ascii="Times New Roman" w:hAnsi="Times New Roman" w:cs="Times New Roman"/>
                  <w:rPrChange w:id="1461" w:author="黃懷萱" w:date="2022-12-21T01:09:00Z">
                    <w:rPr>
                      <w:rFonts w:hint="eastAsia"/>
                    </w:rPr>
                  </w:rPrChange>
                </w:rPr>
                <w:t>每筆資料將被設定最大儲存大小，超過將被進行壓縮處理</w:t>
              </w:r>
            </w:ins>
          </w:p>
        </w:tc>
      </w:tr>
    </w:tbl>
    <w:p w14:paraId="56756DF4" w14:textId="179CDE61" w:rsidR="00FB579C" w:rsidRPr="005A10FF" w:rsidRDefault="00CC1447" w:rsidP="00FB579C">
      <w:pPr>
        <w:pStyle w:val="a3"/>
        <w:numPr>
          <w:ilvl w:val="0"/>
          <w:numId w:val="59"/>
        </w:numPr>
        <w:ind w:leftChars="0" w:firstLineChars="0"/>
        <w:rPr>
          <w:rFonts w:hint="eastAsia"/>
        </w:rPr>
        <w:pPrChange w:id="1462" w:author="黃懷萱" w:date="2022-12-21T01:35:00Z">
          <w:pPr>
            <w:pStyle w:val="2"/>
            <w:spacing w:after="180"/>
            <w:ind w:leftChars="-1" w:left="-3" w:right="280" w:firstLineChars="1" w:firstLine="4"/>
          </w:pPr>
        </w:pPrChange>
      </w:pPr>
      <w:ins w:id="1463" w:author="黃懷萱" w:date="2022-12-21T01:03:00Z">
        <w:r>
          <w:rPr>
            <w:rFonts w:hint="eastAsia"/>
          </w:rPr>
          <w:t>文獻探討</w:t>
        </w:r>
      </w:ins>
    </w:p>
    <w:tbl>
      <w:tblPr>
        <w:tblStyle w:val="4-1"/>
        <w:tblW w:w="0" w:type="auto"/>
        <w:tblLook w:val="04A0" w:firstRow="1" w:lastRow="0" w:firstColumn="1" w:lastColumn="0" w:noHBand="0" w:noVBand="1"/>
      </w:tblPr>
      <w:tblGrid>
        <w:gridCol w:w="1413"/>
        <w:gridCol w:w="6883"/>
      </w:tblGrid>
      <w:tr w:rsidR="001902BA" w:rsidRPr="004F5113" w:rsidDel="0076173A" w14:paraId="3301AD68" w14:textId="2C071E27" w:rsidTr="006E2F0B">
        <w:trPr>
          <w:cnfStyle w:val="100000000000" w:firstRow="1" w:lastRow="0" w:firstColumn="0" w:lastColumn="0" w:oddVBand="0" w:evenVBand="0" w:oddHBand="0" w:evenHBand="0" w:firstRowFirstColumn="0" w:firstRowLastColumn="0" w:lastRowFirstColumn="0" w:lastRowLastColumn="0"/>
          <w:del w:id="1464" w:author="黃懷萱" w:date="2022-12-21T00:59:00Z"/>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03E63EBE" w14:textId="7F34EA22" w:rsidR="001902BA" w:rsidRPr="003D3537" w:rsidDel="0076173A" w:rsidRDefault="001902BA" w:rsidP="00FB579C">
            <w:pPr>
              <w:pStyle w:val="af3"/>
              <w:rPr>
                <w:del w:id="1465" w:author="黃懷萱" w:date="2022-12-21T00:59:00Z"/>
                <w:rFonts w:ascii="Times New Roman" w:hAnsi="Times New Roman" w:cs="Times New Roman"/>
                <w:rPrChange w:id="1466" w:author="黃懷萱" w:date="2022-12-20T18:26:00Z">
                  <w:rPr>
                    <w:del w:id="1467" w:author="黃懷萱" w:date="2022-12-21T00:59:00Z"/>
                  </w:rPr>
                </w:rPrChange>
              </w:rPr>
              <w:pPrChange w:id="1468" w:author="黃懷萱" w:date="2022-12-21T01:34:00Z">
                <w:pPr>
                  <w:pStyle w:val="af3"/>
                </w:pPr>
              </w:pPrChange>
            </w:pPr>
            <w:del w:id="1469" w:author="黃懷萱" w:date="2022-12-20T18:35:00Z">
              <w:r w:rsidRPr="003D3537" w:rsidDel="003F1A79">
                <w:rPr>
                  <w:rFonts w:ascii="Times New Roman" w:hAnsi="Times New Roman" w:cs="Times New Roman"/>
                  <w:rPrChange w:id="1470" w:author="黃懷萱" w:date="2022-12-20T18:26:00Z">
                    <w:rPr/>
                  </w:rPrChange>
                </w:rPr>
                <w:delText>Database functional requirement</w:delText>
              </w:r>
            </w:del>
          </w:p>
        </w:tc>
      </w:tr>
      <w:tr w:rsidR="001902BA" w:rsidRPr="004F5113" w:rsidDel="0076173A" w14:paraId="67E46A4F" w14:textId="56AF23FF" w:rsidTr="006E2F0B">
        <w:trPr>
          <w:cnfStyle w:val="000000100000" w:firstRow="0" w:lastRow="0" w:firstColumn="0" w:lastColumn="0" w:oddVBand="0" w:evenVBand="0" w:oddHBand="1" w:evenHBand="0" w:firstRowFirstColumn="0" w:firstRowLastColumn="0" w:lastRowFirstColumn="0" w:lastRowLastColumn="0"/>
          <w:del w:id="1471" w:author="黃懷萱" w:date="2022-12-21T00:59:00Z"/>
        </w:trPr>
        <w:tc>
          <w:tcPr>
            <w:cnfStyle w:val="001000000000" w:firstRow="0" w:lastRow="0" w:firstColumn="1" w:lastColumn="0" w:oddVBand="0" w:evenVBand="0" w:oddHBand="0" w:evenHBand="0" w:firstRowFirstColumn="0" w:firstRowLastColumn="0" w:lastRowFirstColumn="0" w:lastRowLastColumn="0"/>
            <w:tcW w:w="1413" w:type="dxa"/>
          </w:tcPr>
          <w:p w14:paraId="626632F7" w14:textId="281C8520" w:rsidR="001902BA" w:rsidRPr="003D3537" w:rsidDel="0076173A" w:rsidRDefault="001902BA" w:rsidP="00FB579C">
            <w:pPr>
              <w:pStyle w:val="af3"/>
              <w:rPr>
                <w:del w:id="1472" w:author="黃懷萱" w:date="2022-12-21T00:59:00Z"/>
                <w:rFonts w:ascii="Times New Roman" w:hAnsi="Times New Roman" w:cs="Times New Roman"/>
                <w:rPrChange w:id="1473" w:author="黃懷萱" w:date="2022-12-20T18:26:00Z">
                  <w:rPr>
                    <w:del w:id="1474" w:author="黃懷萱" w:date="2022-12-21T00:59:00Z"/>
                  </w:rPr>
                </w:rPrChange>
              </w:rPr>
              <w:pPrChange w:id="1475" w:author="黃懷萱" w:date="2022-12-21T01:34:00Z">
                <w:pPr>
                  <w:pStyle w:val="af3"/>
                </w:pPr>
              </w:pPrChange>
            </w:pPr>
            <w:del w:id="1476" w:author="黃懷萱" w:date="2022-12-20T18:35:00Z">
              <w:r w:rsidRPr="003D3537" w:rsidDel="003F1A79">
                <w:rPr>
                  <w:rFonts w:ascii="Times New Roman" w:hAnsi="Times New Roman" w:cs="Times New Roman"/>
                  <w:rPrChange w:id="1477" w:author="黃懷萱" w:date="2022-12-20T18:26:00Z">
                    <w:rPr/>
                  </w:rPrChange>
                </w:rPr>
                <w:delText>DBFR1</w:delText>
              </w:r>
            </w:del>
          </w:p>
        </w:tc>
        <w:tc>
          <w:tcPr>
            <w:tcW w:w="6883" w:type="dxa"/>
          </w:tcPr>
          <w:p w14:paraId="05BE12D0" w14:textId="692BF6FD" w:rsidR="001902BA" w:rsidRPr="003D3537" w:rsidDel="0076173A" w:rsidRDefault="001902BA" w:rsidP="00FB579C">
            <w:pPr>
              <w:pStyle w:val="af3"/>
              <w:cnfStyle w:val="000000100000" w:firstRow="0" w:lastRow="0" w:firstColumn="0" w:lastColumn="0" w:oddVBand="0" w:evenVBand="0" w:oddHBand="1" w:evenHBand="0" w:firstRowFirstColumn="0" w:firstRowLastColumn="0" w:lastRowFirstColumn="0" w:lastRowLastColumn="0"/>
              <w:rPr>
                <w:del w:id="1478" w:author="黃懷萱" w:date="2022-12-21T00:59:00Z"/>
                <w:rFonts w:ascii="Times New Roman" w:hAnsi="Times New Roman" w:cs="Times New Roman"/>
                <w:rPrChange w:id="1479" w:author="黃懷萱" w:date="2022-12-20T18:26:00Z">
                  <w:rPr>
                    <w:del w:id="1480" w:author="黃懷萱" w:date="2022-12-21T00:59:00Z"/>
                  </w:rPr>
                </w:rPrChange>
              </w:rPr>
              <w:pPrChange w:id="1481" w:author="黃懷萱" w:date="2022-12-21T01:34:00Z">
                <w:pPr>
                  <w:pStyle w:val="af3"/>
                  <w:cnfStyle w:val="000000100000" w:firstRow="0" w:lastRow="0" w:firstColumn="0" w:lastColumn="0" w:oddVBand="0" w:evenVBand="0" w:oddHBand="1" w:evenHBand="0" w:firstRowFirstColumn="0" w:firstRowLastColumn="0" w:lastRowFirstColumn="0" w:lastRowLastColumn="0"/>
                </w:pPr>
              </w:pPrChange>
            </w:pPr>
            <w:del w:id="1482" w:author="黃懷萱" w:date="2022-12-20T18:35:00Z">
              <w:r w:rsidRPr="003D3537" w:rsidDel="003F1A79">
                <w:rPr>
                  <w:rFonts w:ascii="Times New Roman" w:hAnsi="Times New Roman" w:cs="Times New Roman" w:hint="eastAsia"/>
                  <w:rPrChange w:id="1483" w:author="黃懷萱" w:date="2022-12-20T18:26:00Z">
                    <w:rPr>
                      <w:rFonts w:hint="eastAsia"/>
                    </w:rPr>
                  </w:rPrChange>
                </w:rPr>
                <w:delText>儲存資料</w:delText>
              </w:r>
            </w:del>
          </w:p>
        </w:tc>
      </w:tr>
      <w:tr w:rsidR="001902BA" w:rsidRPr="004F5113" w:rsidDel="0076173A" w14:paraId="62776711" w14:textId="0E284A70" w:rsidTr="006E2F0B">
        <w:trPr>
          <w:del w:id="1484" w:author="黃懷萱" w:date="2022-12-21T00:59:00Z"/>
        </w:trPr>
        <w:tc>
          <w:tcPr>
            <w:cnfStyle w:val="001000000000" w:firstRow="0" w:lastRow="0" w:firstColumn="1" w:lastColumn="0" w:oddVBand="0" w:evenVBand="0" w:oddHBand="0" w:evenHBand="0" w:firstRowFirstColumn="0" w:firstRowLastColumn="0" w:lastRowFirstColumn="0" w:lastRowLastColumn="0"/>
            <w:tcW w:w="1413" w:type="dxa"/>
          </w:tcPr>
          <w:p w14:paraId="40CF541B" w14:textId="1804D08B" w:rsidR="001902BA" w:rsidRPr="003D3537" w:rsidDel="0076173A" w:rsidRDefault="001902BA" w:rsidP="00FB579C">
            <w:pPr>
              <w:pStyle w:val="af3"/>
              <w:rPr>
                <w:del w:id="1485" w:author="黃懷萱" w:date="2022-12-21T00:59:00Z"/>
                <w:rFonts w:ascii="Times New Roman" w:hAnsi="Times New Roman" w:cs="Times New Roman"/>
                <w:rPrChange w:id="1486" w:author="黃懷萱" w:date="2022-12-20T18:26:00Z">
                  <w:rPr>
                    <w:del w:id="1487" w:author="黃懷萱" w:date="2022-12-21T00:59:00Z"/>
                  </w:rPr>
                </w:rPrChange>
              </w:rPr>
              <w:pPrChange w:id="1488" w:author="黃懷萱" w:date="2022-12-21T01:34:00Z">
                <w:pPr>
                  <w:pStyle w:val="af3"/>
                </w:pPr>
              </w:pPrChange>
            </w:pPr>
          </w:p>
        </w:tc>
        <w:tc>
          <w:tcPr>
            <w:tcW w:w="6883" w:type="dxa"/>
          </w:tcPr>
          <w:p w14:paraId="0B9A77D4" w14:textId="0633DEA2" w:rsidR="00F456CC" w:rsidRPr="003D3537" w:rsidDel="00F456CC" w:rsidRDefault="001902BA" w:rsidP="00FB579C">
            <w:pPr>
              <w:pStyle w:val="af3"/>
              <w:cnfStyle w:val="000000000000" w:firstRow="0" w:lastRow="0" w:firstColumn="0" w:lastColumn="0" w:oddVBand="0" w:evenVBand="0" w:oddHBand="0" w:evenHBand="0" w:firstRowFirstColumn="0" w:firstRowLastColumn="0" w:lastRowFirstColumn="0" w:lastRowLastColumn="0"/>
              <w:rPr>
                <w:del w:id="1489" w:author="黃懷萱" w:date="2022-12-20T18:21:00Z"/>
                <w:rFonts w:ascii="Times New Roman" w:hAnsi="Times New Roman" w:cs="Times New Roman"/>
                <w:rPrChange w:id="1490" w:author="黃懷萱" w:date="2022-12-20T18:26:00Z">
                  <w:rPr>
                    <w:del w:id="1491" w:author="黃懷萱" w:date="2022-12-20T18:21:00Z"/>
                  </w:rPr>
                </w:rPrChange>
              </w:rPr>
              <w:pPrChange w:id="1492"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493" w:author="黃懷萱" w:date="2022-12-20T18:35:00Z">
              <w:r w:rsidRPr="003D3537" w:rsidDel="003F1A79">
                <w:rPr>
                  <w:rFonts w:ascii="Times New Roman" w:hAnsi="Times New Roman" w:cs="Times New Roman" w:hint="eastAsia"/>
                  <w:bCs w:val="0"/>
                  <w:rPrChange w:id="1494" w:author="黃懷萱" w:date="2022-12-20T18:26:00Z">
                    <w:rPr>
                      <w:rFonts w:hint="eastAsia"/>
                      <w:bCs w:val="0"/>
                    </w:rPr>
                  </w:rPrChange>
                </w:rPr>
                <w:delText>儲存系統資料，其中包含</w:delText>
              </w:r>
            </w:del>
            <w:del w:id="1495" w:author="黃懷萱" w:date="2022-12-20T18:25:00Z">
              <w:r w:rsidRPr="003D3537" w:rsidDel="005A10FF">
                <w:rPr>
                  <w:rFonts w:ascii="Times New Roman" w:hAnsi="Times New Roman" w:cs="Times New Roman"/>
                  <w:bCs w:val="0"/>
                  <w:rPrChange w:id="1496" w:author="黃懷萱" w:date="2022-12-20T18:26:00Z">
                    <w:rPr>
                      <w:bCs w:val="0"/>
                    </w:rPr>
                  </w:rPrChange>
                </w:rPr>
                <w:delText>:</w:delText>
              </w:r>
            </w:del>
          </w:p>
          <w:p w14:paraId="13026C3F" w14:textId="3FAE0EEA" w:rsidR="001902BA" w:rsidRPr="003D3537" w:rsidDel="003F1A79" w:rsidRDefault="001902BA" w:rsidP="00FB579C">
            <w:pPr>
              <w:pStyle w:val="af3"/>
              <w:numPr>
                <w:ilvl w:val="0"/>
                <w:numId w:val="55"/>
              </w:numPr>
              <w:cnfStyle w:val="000000000000" w:firstRow="0" w:lastRow="0" w:firstColumn="0" w:lastColumn="0" w:oddVBand="0" w:evenVBand="0" w:oddHBand="0" w:evenHBand="0" w:firstRowFirstColumn="0" w:firstRowLastColumn="0" w:lastRowFirstColumn="0" w:lastRowLastColumn="0"/>
              <w:rPr>
                <w:del w:id="1497" w:author="黃懷萱" w:date="2022-12-20T18:35:00Z"/>
                <w:rFonts w:ascii="Times New Roman" w:hAnsi="Times New Roman" w:cs="Times New Roman"/>
                <w:rPrChange w:id="1498" w:author="黃懷萱" w:date="2022-12-20T18:26:00Z">
                  <w:rPr>
                    <w:del w:id="1499" w:author="黃懷萱" w:date="2022-12-20T18:35:00Z"/>
                  </w:rPr>
                </w:rPrChange>
              </w:rPr>
              <w:pPrChange w:id="1500"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01" w:author="黃懷萱" w:date="2022-12-20T18:21:00Z">
              <w:r w:rsidRPr="003D3537" w:rsidDel="00F456CC">
                <w:rPr>
                  <w:rFonts w:ascii="Times New Roman" w:hAnsi="Times New Roman" w:cs="Times New Roman"/>
                  <w:bCs w:val="0"/>
                  <w:rPrChange w:id="1502" w:author="黃懷萱" w:date="2022-12-20T18:26:00Z">
                    <w:rPr>
                      <w:bCs w:val="0"/>
                    </w:rPr>
                  </w:rPrChange>
                </w:rPr>
                <w:delText>1.</w:delText>
              </w:r>
            </w:del>
            <w:del w:id="1503" w:author="黃懷萱" w:date="2022-12-20T18:35:00Z">
              <w:r w:rsidRPr="003D3537" w:rsidDel="003F1A79">
                <w:rPr>
                  <w:rFonts w:ascii="Times New Roman" w:hAnsi="Times New Roman" w:cs="Times New Roman" w:hint="eastAsia"/>
                  <w:bCs w:val="0"/>
                  <w:rPrChange w:id="1504" w:author="黃懷萱" w:date="2022-12-20T18:26:00Z">
                    <w:rPr>
                      <w:rFonts w:hint="eastAsia"/>
                      <w:bCs w:val="0"/>
                    </w:rPr>
                  </w:rPrChange>
                </w:rPr>
                <w:delText>使用者資料</w:delText>
              </w:r>
            </w:del>
          </w:p>
          <w:p w14:paraId="5EFF6335" w14:textId="5F1D4016" w:rsidR="001902BA" w:rsidRPr="003D3537" w:rsidDel="003F1A79" w:rsidRDefault="001902BA" w:rsidP="00FB579C">
            <w:pPr>
              <w:pStyle w:val="af3"/>
              <w:numPr>
                <w:ilvl w:val="0"/>
                <w:numId w:val="56"/>
              </w:numPr>
              <w:tabs>
                <w:tab w:val="left" w:pos="1028"/>
              </w:tabs>
              <w:ind w:firstLine="123"/>
              <w:cnfStyle w:val="000000000000" w:firstRow="0" w:lastRow="0" w:firstColumn="0" w:lastColumn="0" w:oddVBand="0" w:evenVBand="0" w:oddHBand="0" w:evenHBand="0" w:firstRowFirstColumn="0" w:firstRowLastColumn="0" w:lastRowFirstColumn="0" w:lastRowLastColumn="0"/>
              <w:rPr>
                <w:del w:id="1505" w:author="黃懷萱" w:date="2022-12-20T18:35:00Z"/>
                <w:rFonts w:ascii="Times New Roman" w:hAnsi="Times New Roman" w:cs="Times New Roman"/>
                <w:szCs w:val="28"/>
                <w:rPrChange w:id="1506" w:author="黃懷萱" w:date="2022-12-20T18:26:00Z">
                  <w:rPr>
                    <w:del w:id="1507" w:author="黃懷萱" w:date="2022-12-20T18:35:00Z"/>
                    <w:szCs w:val="28"/>
                  </w:rPr>
                </w:rPrChange>
              </w:rPr>
              <w:pPrChange w:id="1508"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09" w:author="黃懷萱" w:date="2022-12-20T18:22:00Z">
              <w:r w:rsidRPr="003D3537" w:rsidDel="00F456CC">
                <w:rPr>
                  <w:rFonts w:ascii="Times New Roman" w:hAnsi="Times New Roman" w:cs="Times New Roman"/>
                  <w:bCs w:val="0"/>
                  <w:szCs w:val="28"/>
                  <w:rPrChange w:id="1510" w:author="黃懷萱" w:date="2022-12-20T18:26:00Z">
                    <w:rPr>
                      <w:bCs w:val="0"/>
                      <w:szCs w:val="28"/>
                    </w:rPr>
                  </w:rPrChange>
                </w:rPr>
                <w:delText>1.1</w:delText>
              </w:r>
            </w:del>
            <w:del w:id="1511" w:author="黃懷萱" w:date="2022-12-20T18:35:00Z">
              <w:r w:rsidRPr="003D3537" w:rsidDel="003F1A79">
                <w:rPr>
                  <w:rFonts w:ascii="Times New Roman" w:hAnsi="Times New Roman" w:cs="Times New Roman" w:hint="eastAsia"/>
                  <w:bCs w:val="0"/>
                  <w:szCs w:val="28"/>
                  <w:rPrChange w:id="1512" w:author="黃懷萱" w:date="2022-12-20T18:26:00Z">
                    <w:rPr>
                      <w:rFonts w:hint="eastAsia"/>
                      <w:bCs w:val="0"/>
                      <w:szCs w:val="28"/>
                    </w:rPr>
                  </w:rPrChange>
                </w:rPr>
                <w:delText>使用者基本資料</w:delText>
              </w:r>
            </w:del>
          </w:p>
          <w:p w14:paraId="5AA95431" w14:textId="61C61FFA" w:rsidR="00F456CC" w:rsidRPr="003D3537" w:rsidDel="00F456CC" w:rsidRDefault="001902BA" w:rsidP="00FB579C">
            <w:pPr>
              <w:pStyle w:val="af3"/>
              <w:numPr>
                <w:ilvl w:val="0"/>
                <w:numId w:val="56"/>
              </w:numPr>
              <w:tabs>
                <w:tab w:val="left" w:pos="1028"/>
              </w:tabs>
              <w:ind w:firstLine="123"/>
              <w:cnfStyle w:val="000000000000" w:firstRow="0" w:lastRow="0" w:firstColumn="0" w:lastColumn="0" w:oddVBand="0" w:evenVBand="0" w:oddHBand="0" w:evenHBand="0" w:firstRowFirstColumn="0" w:firstRowLastColumn="0" w:lastRowFirstColumn="0" w:lastRowLastColumn="0"/>
              <w:rPr>
                <w:del w:id="1513" w:author="黃懷萱" w:date="2022-12-20T18:22:00Z"/>
                <w:rFonts w:ascii="Times New Roman" w:hAnsi="Times New Roman" w:cs="Times New Roman"/>
                <w:szCs w:val="28"/>
                <w:rPrChange w:id="1514" w:author="黃懷萱" w:date="2022-12-20T18:26:00Z">
                  <w:rPr>
                    <w:del w:id="1515" w:author="黃懷萱" w:date="2022-12-20T18:22:00Z"/>
                    <w:szCs w:val="28"/>
                  </w:rPr>
                </w:rPrChange>
              </w:rPr>
              <w:pPrChange w:id="1516"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17" w:author="黃懷萱" w:date="2022-12-20T18:22:00Z">
              <w:r w:rsidRPr="003D3537" w:rsidDel="00F456CC">
                <w:rPr>
                  <w:rFonts w:ascii="Times New Roman" w:hAnsi="Times New Roman" w:cs="Times New Roman"/>
                  <w:bCs w:val="0"/>
                  <w:szCs w:val="28"/>
                  <w:rPrChange w:id="1518" w:author="黃懷萱" w:date="2022-12-20T18:26:00Z">
                    <w:rPr>
                      <w:bCs w:val="0"/>
                      <w:szCs w:val="28"/>
                    </w:rPr>
                  </w:rPrChange>
                </w:rPr>
                <w:delText>1.2</w:delText>
              </w:r>
            </w:del>
            <w:del w:id="1519" w:author="黃懷萱" w:date="2022-12-20T18:35:00Z">
              <w:r w:rsidRPr="003D3537" w:rsidDel="003F1A79">
                <w:rPr>
                  <w:rFonts w:ascii="Times New Roman" w:hAnsi="Times New Roman" w:cs="Times New Roman" w:hint="eastAsia"/>
                  <w:bCs w:val="0"/>
                  <w:szCs w:val="28"/>
                  <w:rPrChange w:id="1520" w:author="黃懷萱" w:date="2022-12-20T18:26:00Z">
                    <w:rPr>
                      <w:rFonts w:hint="eastAsia"/>
                      <w:bCs w:val="0"/>
                      <w:szCs w:val="28"/>
                    </w:rPr>
                  </w:rPrChange>
                </w:rPr>
                <w:delText>使用者衣物資料</w:delText>
              </w:r>
            </w:del>
          </w:p>
          <w:p w14:paraId="0B5296BE" w14:textId="62B64008" w:rsidR="001902BA" w:rsidRPr="003D3537" w:rsidDel="00F456CC" w:rsidRDefault="001902BA" w:rsidP="00FB579C">
            <w:pPr>
              <w:pStyle w:val="af3"/>
              <w:numPr>
                <w:ilvl w:val="0"/>
                <w:numId w:val="56"/>
              </w:numPr>
              <w:tabs>
                <w:tab w:val="left" w:pos="1028"/>
              </w:tabs>
              <w:ind w:firstLine="123"/>
              <w:cnfStyle w:val="000000000000" w:firstRow="0" w:lastRow="0" w:firstColumn="0" w:lastColumn="0" w:oddVBand="0" w:evenVBand="0" w:oddHBand="0" w:evenHBand="0" w:firstRowFirstColumn="0" w:firstRowLastColumn="0" w:lastRowFirstColumn="0" w:lastRowLastColumn="0"/>
              <w:rPr>
                <w:del w:id="1521" w:author="黃懷萱" w:date="2022-12-20T18:21:00Z"/>
                <w:rFonts w:ascii="Times New Roman" w:hAnsi="Times New Roman" w:cs="Times New Roman"/>
                <w:rPrChange w:id="1522" w:author="黃懷萱" w:date="2022-12-20T18:26:00Z">
                  <w:rPr>
                    <w:del w:id="1523" w:author="黃懷萱" w:date="2022-12-20T18:21:00Z"/>
                  </w:rPr>
                </w:rPrChange>
              </w:rPr>
              <w:pPrChange w:id="1524"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25" w:author="黃懷萱" w:date="2022-12-20T18:22:00Z">
              <w:r w:rsidRPr="003D3537" w:rsidDel="00F456CC">
                <w:rPr>
                  <w:rFonts w:ascii="Times New Roman" w:hAnsi="Times New Roman" w:cs="Times New Roman"/>
                  <w:bCs w:val="0"/>
                  <w:rPrChange w:id="1526" w:author="黃懷萱" w:date="2022-12-20T18:26:00Z">
                    <w:rPr>
                      <w:bCs w:val="0"/>
                    </w:rPr>
                  </w:rPrChange>
                </w:rPr>
                <w:delText>1.3</w:delText>
              </w:r>
              <w:r w:rsidRPr="003D3537" w:rsidDel="00F456CC">
                <w:rPr>
                  <w:rFonts w:ascii="Times New Roman" w:hAnsi="Times New Roman" w:cs="Times New Roman" w:hint="eastAsia"/>
                  <w:bCs w:val="0"/>
                  <w:rPrChange w:id="1527" w:author="黃懷萱" w:date="2022-12-20T18:26:00Z">
                    <w:rPr>
                      <w:rFonts w:hint="eastAsia"/>
                      <w:bCs w:val="0"/>
                    </w:rPr>
                  </w:rPrChange>
                </w:rPr>
                <w:delText>使用者衣物使用資料</w:delText>
              </w:r>
            </w:del>
          </w:p>
          <w:p w14:paraId="7A6DAD1E" w14:textId="20485A5A" w:rsidR="001902BA" w:rsidRPr="003D3537" w:rsidDel="003F1A79" w:rsidRDefault="001902BA" w:rsidP="00FB579C">
            <w:pPr>
              <w:pStyle w:val="af3"/>
              <w:numPr>
                <w:ilvl w:val="0"/>
                <w:numId w:val="55"/>
              </w:numPr>
              <w:cnfStyle w:val="000000000000" w:firstRow="0" w:lastRow="0" w:firstColumn="0" w:lastColumn="0" w:oddVBand="0" w:evenVBand="0" w:oddHBand="0" w:evenHBand="0" w:firstRowFirstColumn="0" w:firstRowLastColumn="0" w:lastRowFirstColumn="0" w:lastRowLastColumn="0"/>
              <w:rPr>
                <w:del w:id="1528" w:author="黃懷萱" w:date="2022-12-20T18:35:00Z"/>
                <w:rFonts w:ascii="Times New Roman" w:hAnsi="Times New Roman" w:cs="Times New Roman"/>
                <w:rPrChange w:id="1529" w:author="黃懷萱" w:date="2022-12-20T18:26:00Z">
                  <w:rPr>
                    <w:del w:id="1530" w:author="黃懷萱" w:date="2022-12-20T18:35:00Z"/>
                  </w:rPr>
                </w:rPrChange>
              </w:rPr>
              <w:pPrChange w:id="1531"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32" w:author="黃懷萱" w:date="2022-12-20T18:21:00Z">
              <w:r w:rsidRPr="003D3537" w:rsidDel="00F456CC">
                <w:rPr>
                  <w:rFonts w:ascii="Times New Roman" w:hAnsi="Times New Roman" w:cs="Times New Roman"/>
                  <w:bCs w:val="0"/>
                  <w:rPrChange w:id="1533" w:author="黃懷萱" w:date="2022-12-20T18:26:00Z">
                    <w:rPr>
                      <w:bCs w:val="0"/>
                    </w:rPr>
                  </w:rPrChange>
                </w:rPr>
                <w:delText>2.</w:delText>
              </w:r>
            </w:del>
            <w:del w:id="1534" w:author="黃懷萱" w:date="2022-12-20T18:35:00Z">
              <w:r w:rsidRPr="003D3537" w:rsidDel="003F1A79">
                <w:rPr>
                  <w:rFonts w:ascii="Times New Roman" w:hAnsi="Times New Roman" w:cs="Times New Roman" w:hint="eastAsia"/>
                  <w:bCs w:val="0"/>
                  <w:rPrChange w:id="1535" w:author="黃懷萱" w:date="2022-12-20T18:26:00Z">
                    <w:rPr>
                      <w:rFonts w:hint="eastAsia"/>
                      <w:bCs w:val="0"/>
                    </w:rPr>
                  </w:rPrChange>
                </w:rPr>
                <w:delText>天氣資訊</w:delText>
              </w:r>
            </w:del>
          </w:p>
          <w:p w14:paraId="5C975DA5" w14:textId="418711AE" w:rsidR="001902BA" w:rsidRPr="003D3537" w:rsidDel="003F1A79" w:rsidRDefault="001902BA" w:rsidP="00FB579C">
            <w:pPr>
              <w:pStyle w:val="af3"/>
              <w:numPr>
                <w:ilvl w:val="0"/>
                <w:numId w:val="55"/>
              </w:numPr>
              <w:cnfStyle w:val="000000000000" w:firstRow="0" w:lastRow="0" w:firstColumn="0" w:lastColumn="0" w:oddVBand="0" w:evenVBand="0" w:oddHBand="0" w:evenHBand="0" w:firstRowFirstColumn="0" w:firstRowLastColumn="0" w:lastRowFirstColumn="0" w:lastRowLastColumn="0"/>
              <w:rPr>
                <w:del w:id="1536" w:author="黃懷萱" w:date="2022-12-20T18:35:00Z"/>
                <w:rFonts w:ascii="Times New Roman" w:hAnsi="Times New Roman" w:cs="Times New Roman"/>
                <w:rPrChange w:id="1537" w:author="黃懷萱" w:date="2022-12-20T18:26:00Z">
                  <w:rPr>
                    <w:del w:id="1538" w:author="黃懷萱" w:date="2022-12-20T18:35:00Z"/>
                  </w:rPr>
                </w:rPrChange>
              </w:rPr>
              <w:pPrChange w:id="1539"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40" w:author="黃懷萱" w:date="2022-12-20T18:21:00Z">
              <w:r w:rsidRPr="003D3537" w:rsidDel="00F456CC">
                <w:rPr>
                  <w:rFonts w:ascii="Times New Roman" w:hAnsi="Times New Roman" w:cs="Times New Roman"/>
                  <w:bCs w:val="0"/>
                  <w:rPrChange w:id="1541" w:author="黃懷萱" w:date="2022-12-20T18:26:00Z">
                    <w:rPr>
                      <w:bCs w:val="0"/>
                    </w:rPr>
                  </w:rPrChange>
                </w:rPr>
                <w:delText>3.</w:delText>
              </w:r>
            </w:del>
            <w:del w:id="1542" w:author="黃懷萱" w:date="2022-12-20T18:35:00Z">
              <w:r w:rsidRPr="003D3537" w:rsidDel="003F1A79">
                <w:rPr>
                  <w:rFonts w:ascii="Times New Roman" w:hAnsi="Times New Roman" w:cs="Times New Roman" w:hint="eastAsia"/>
                  <w:bCs w:val="0"/>
                  <w:rPrChange w:id="1543" w:author="黃懷萱" w:date="2022-12-20T18:26:00Z">
                    <w:rPr>
                      <w:rFonts w:hint="eastAsia"/>
                      <w:bCs w:val="0"/>
                    </w:rPr>
                  </w:rPrChange>
                </w:rPr>
                <w:delText>衣櫃資料</w:delText>
              </w:r>
            </w:del>
          </w:p>
          <w:p w14:paraId="35F0659F" w14:textId="0BC13559" w:rsidR="001902BA" w:rsidRPr="003D3537" w:rsidDel="0076173A" w:rsidRDefault="001902BA" w:rsidP="00FB579C">
            <w:pPr>
              <w:pStyle w:val="af3"/>
              <w:cnfStyle w:val="000000000000" w:firstRow="0" w:lastRow="0" w:firstColumn="0" w:lastColumn="0" w:oddVBand="0" w:evenVBand="0" w:oddHBand="0" w:evenHBand="0" w:firstRowFirstColumn="0" w:firstRowLastColumn="0" w:lastRowFirstColumn="0" w:lastRowLastColumn="0"/>
              <w:rPr>
                <w:del w:id="1544" w:author="黃懷萱" w:date="2022-12-21T00:59:00Z"/>
                <w:rFonts w:ascii="Times New Roman" w:hAnsi="Times New Roman" w:cs="Times New Roman"/>
                <w:rPrChange w:id="1545" w:author="黃懷萱" w:date="2022-12-20T18:26:00Z">
                  <w:rPr>
                    <w:del w:id="1546" w:author="黃懷萱" w:date="2022-12-21T00:59:00Z"/>
                  </w:rPr>
                </w:rPrChange>
              </w:rPr>
              <w:pPrChange w:id="1547"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48" w:author="黃懷萱" w:date="2022-12-20T18:24:00Z">
              <w:r w:rsidRPr="003D3537" w:rsidDel="00A73924">
                <w:rPr>
                  <w:rFonts w:ascii="Times New Roman" w:hAnsi="Times New Roman" w:cs="Times New Roman"/>
                  <w:rPrChange w:id="1549" w:author="黃懷萱" w:date="2022-12-20T18:26:00Z">
                    <w:rPr/>
                  </w:rPrChange>
                </w:rPr>
                <w:delText>*</w:delText>
              </w:r>
            </w:del>
            <w:del w:id="1550" w:author="黃懷萱" w:date="2022-12-20T18:35:00Z">
              <w:r w:rsidRPr="003D3537" w:rsidDel="003F1A79">
                <w:rPr>
                  <w:rFonts w:ascii="Times New Roman" w:hAnsi="Times New Roman" w:cs="Times New Roman" w:hint="eastAsia"/>
                  <w:rPrChange w:id="1551" w:author="黃懷萱" w:date="2022-12-20T18:26:00Z">
                    <w:rPr>
                      <w:rFonts w:hint="eastAsia"/>
                    </w:rPr>
                  </w:rPrChange>
                </w:rPr>
                <w:delText>任何需要保存的資料皆有對應的資料表與欄位</w:delText>
              </w:r>
            </w:del>
          </w:p>
        </w:tc>
      </w:tr>
      <w:tr w:rsidR="001902BA" w:rsidRPr="004F5113" w:rsidDel="0076173A" w14:paraId="2A07CB86" w14:textId="6387D8A1" w:rsidTr="006E2F0B">
        <w:trPr>
          <w:cnfStyle w:val="000000100000" w:firstRow="0" w:lastRow="0" w:firstColumn="0" w:lastColumn="0" w:oddVBand="0" w:evenVBand="0" w:oddHBand="1" w:evenHBand="0" w:firstRowFirstColumn="0" w:firstRowLastColumn="0" w:lastRowFirstColumn="0" w:lastRowLastColumn="0"/>
          <w:del w:id="1552" w:author="黃懷萱" w:date="2022-12-21T00:59:00Z"/>
        </w:trPr>
        <w:tc>
          <w:tcPr>
            <w:cnfStyle w:val="001000000000" w:firstRow="0" w:lastRow="0" w:firstColumn="1" w:lastColumn="0" w:oddVBand="0" w:evenVBand="0" w:oddHBand="0" w:evenHBand="0" w:firstRowFirstColumn="0" w:firstRowLastColumn="0" w:lastRowFirstColumn="0" w:lastRowLastColumn="0"/>
            <w:tcW w:w="1413" w:type="dxa"/>
          </w:tcPr>
          <w:p w14:paraId="19B9DD02" w14:textId="3ABC5985" w:rsidR="001902BA" w:rsidRPr="003D3537" w:rsidDel="0076173A" w:rsidRDefault="001902BA" w:rsidP="00FB579C">
            <w:pPr>
              <w:pStyle w:val="af3"/>
              <w:rPr>
                <w:del w:id="1553" w:author="黃懷萱" w:date="2022-12-21T00:59:00Z"/>
                <w:rFonts w:ascii="Times New Roman" w:hAnsi="Times New Roman" w:cs="Times New Roman"/>
                <w:rPrChange w:id="1554" w:author="黃懷萱" w:date="2022-12-20T18:26:00Z">
                  <w:rPr>
                    <w:del w:id="1555" w:author="黃懷萱" w:date="2022-12-21T00:59:00Z"/>
                  </w:rPr>
                </w:rPrChange>
              </w:rPr>
              <w:pPrChange w:id="1556" w:author="黃懷萱" w:date="2022-12-21T01:34:00Z">
                <w:pPr>
                  <w:pStyle w:val="af3"/>
                </w:pPr>
              </w:pPrChange>
            </w:pPr>
            <w:del w:id="1557" w:author="黃懷萱" w:date="2022-12-20T18:35:00Z">
              <w:r w:rsidRPr="003D3537" w:rsidDel="003F1A79">
                <w:rPr>
                  <w:rFonts w:ascii="Times New Roman" w:hAnsi="Times New Roman" w:cs="Times New Roman"/>
                  <w:rPrChange w:id="1558" w:author="黃懷萱" w:date="2022-12-20T18:26:00Z">
                    <w:rPr/>
                  </w:rPrChange>
                </w:rPr>
                <w:delText>DBFR2</w:delText>
              </w:r>
            </w:del>
          </w:p>
        </w:tc>
        <w:tc>
          <w:tcPr>
            <w:tcW w:w="6883" w:type="dxa"/>
          </w:tcPr>
          <w:p w14:paraId="0A604370" w14:textId="66C30AF2" w:rsidR="001902BA" w:rsidRPr="003D3537" w:rsidDel="0076173A" w:rsidRDefault="001902BA" w:rsidP="00FB579C">
            <w:pPr>
              <w:pStyle w:val="af3"/>
              <w:cnfStyle w:val="000000100000" w:firstRow="0" w:lastRow="0" w:firstColumn="0" w:lastColumn="0" w:oddVBand="0" w:evenVBand="0" w:oddHBand="1" w:evenHBand="0" w:firstRowFirstColumn="0" w:firstRowLastColumn="0" w:lastRowFirstColumn="0" w:lastRowLastColumn="0"/>
              <w:rPr>
                <w:del w:id="1559" w:author="黃懷萱" w:date="2022-12-21T00:59:00Z"/>
                <w:rFonts w:ascii="Times New Roman" w:hAnsi="Times New Roman" w:cs="Times New Roman"/>
                <w:rPrChange w:id="1560" w:author="黃懷萱" w:date="2022-12-20T18:26:00Z">
                  <w:rPr>
                    <w:del w:id="1561" w:author="黃懷萱" w:date="2022-12-21T00:59:00Z"/>
                  </w:rPr>
                </w:rPrChange>
              </w:rPr>
              <w:pPrChange w:id="1562" w:author="黃懷萱" w:date="2022-12-21T01:34:00Z">
                <w:pPr>
                  <w:pStyle w:val="af3"/>
                  <w:cnfStyle w:val="000000100000" w:firstRow="0" w:lastRow="0" w:firstColumn="0" w:lastColumn="0" w:oddVBand="0" w:evenVBand="0" w:oddHBand="1" w:evenHBand="0" w:firstRowFirstColumn="0" w:firstRowLastColumn="0" w:lastRowFirstColumn="0" w:lastRowLastColumn="0"/>
                </w:pPr>
              </w:pPrChange>
            </w:pPr>
            <w:del w:id="1563" w:author="黃懷萱" w:date="2022-12-20T18:35:00Z">
              <w:r w:rsidRPr="003D3537" w:rsidDel="003F1A79">
                <w:rPr>
                  <w:rFonts w:ascii="Times New Roman" w:hAnsi="Times New Roman" w:cs="Times New Roman" w:hint="eastAsia"/>
                  <w:rPrChange w:id="1564" w:author="黃懷萱" w:date="2022-12-20T18:26:00Z">
                    <w:rPr>
                      <w:rFonts w:hint="eastAsia"/>
                    </w:rPr>
                  </w:rPrChange>
                </w:rPr>
                <w:delText>修改資料</w:delText>
              </w:r>
            </w:del>
          </w:p>
        </w:tc>
      </w:tr>
      <w:tr w:rsidR="001902BA" w:rsidRPr="004F5113" w:rsidDel="0076173A" w14:paraId="0BC5F997" w14:textId="34ADC5C4" w:rsidTr="006E2F0B">
        <w:trPr>
          <w:del w:id="1565" w:author="黃懷萱" w:date="2022-12-21T00:59:00Z"/>
        </w:trPr>
        <w:tc>
          <w:tcPr>
            <w:cnfStyle w:val="001000000000" w:firstRow="0" w:lastRow="0" w:firstColumn="1" w:lastColumn="0" w:oddVBand="0" w:evenVBand="0" w:oddHBand="0" w:evenHBand="0" w:firstRowFirstColumn="0" w:firstRowLastColumn="0" w:lastRowFirstColumn="0" w:lastRowLastColumn="0"/>
            <w:tcW w:w="1413" w:type="dxa"/>
          </w:tcPr>
          <w:p w14:paraId="08179120" w14:textId="6D8E75D9" w:rsidR="001902BA" w:rsidRPr="003D3537" w:rsidDel="0076173A" w:rsidRDefault="001902BA" w:rsidP="00FB579C">
            <w:pPr>
              <w:pStyle w:val="af3"/>
              <w:rPr>
                <w:del w:id="1566" w:author="黃懷萱" w:date="2022-12-21T00:59:00Z"/>
                <w:rFonts w:ascii="Times New Roman" w:hAnsi="Times New Roman" w:cs="Times New Roman"/>
                <w:rPrChange w:id="1567" w:author="黃懷萱" w:date="2022-12-20T18:26:00Z">
                  <w:rPr>
                    <w:del w:id="1568" w:author="黃懷萱" w:date="2022-12-21T00:59:00Z"/>
                  </w:rPr>
                </w:rPrChange>
              </w:rPr>
              <w:pPrChange w:id="1569" w:author="黃懷萱" w:date="2022-12-21T01:34:00Z">
                <w:pPr>
                  <w:pStyle w:val="af3"/>
                </w:pPr>
              </w:pPrChange>
            </w:pPr>
          </w:p>
        </w:tc>
        <w:tc>
          <w:tcPr>
            <w:tcW w:w="6883" w:type="dxa"/>
          </w:tcPr>
          <w:p w14:paraId="0B272A02" w14:textId="73B35B79" w:rsidR="001902BA" w:rsidRPr="003D3537" w:rsidDel="003F1A79" w:rsidRDefault="001902BA" w:rsidP="00FB579C">
            <w:pPr>
              <w:pStyle w:val="af3"/>
              <w:cnfStyle w:val="000000000000" w:firstRow="0" w:lastRow="0" w:firstColumn="0" w:lastColumn="0" w:oddVBand="0" w:evenVBand="0" w:oddHBand="0" w:evenHBand="0" w:firstRowFirstColumn="0" w:firstRowLastColumn="0" w:lastRowFirstColumn="0" w:lastRowLastColumn="0"/>
              <w:rPr>
                <w:del w:id="1570" w:author="黃懷萱" w:date="2022-12-20T18:35:00Z"/>
                <w:rFonts w:ascii="Times New Roman" w:hAnsi="Times New Roman" w:cs="Times New Roman"/>
                <w:rPrChange w:id="1571" w:author="黃懷萱" w:date="2022-12-20T18:26:00Z">
                  <w:rPr>
                    <w:del w:id="1572" w:author="黃懷萱" w:date="2022-12-20T18:35:00Z"/>
                  </w:rPr>
                </w:rPrChange>
              </w:rPr>
              <w:pPrChange w:id="1573"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74" w:author="黃懷萱" w:date="2022-12-20T18:35:00Z">
              <w:r w:rsidRPr="003D3537" w:rsidDel="003F1A79">
                <w:rPr>
                  <w:rFonts w:ascii="Times New Roman" w:hAnsi="Times New Roman" w:cs="Times New Roman" w:hint="eastAsia"/>
                  <w:bCs w:val="0"/>
                  <w:rPrChange w:id="1575" w:author="黃懷萱" w:date="2022-12-20T18:26:00Z">
                    <w:rPr>
                      <w:rFonts w:hint="eastAsia"/>
                      <w:bCs w:val="0"/>
                    </w:rPr>
                  </w:rPrChange>
                </w:rPr>
                <w:delText>資料庫須包含以下功能</w:delText>
              </w:r>
            </w:del>
            <w:del w:id="1576" w:author="黃懷萱" w:date="2022-12-20T18:25:00Z">
              <w:r w:rsidRPr="003D3537" w:rsidDel="005A10FF">
                <w:rPr>
                  <w:rFonts w:ascii="Times New Roman" w:hAnsi="Times New Roman" w:cs="Times New Roman"/>
                  <w:bCs w:val="0"/>
                  <w:rPrChange w:id="1577" w:author="黃懷萱" w:date="2022-12-20T18:26:00Z">
                    <w:rPr>
                      <w:bCs w:val="0"/>
                    </w:rPr>
                  </w:rPrChange>
                </w:rPr>
                <w:delText>:</w:delText>
              </w:r>
            </w:del>
          </w:p>
          <w:p w14:paraId="788336BC" w14:textId="38DAA163" w:rsidR="001902BA" w:rsidRPr="003D3537" w:rsidDel="003F1A79" w:rsidRDefault="001902BA" w:rsidP="00FB579C">
            <w:pPr>
              <w:pStyle w:val="af3"/>
              <w:numPr>
                <w:ilvl w:val="0"/>
                <w:numId w:val="57"/>
              </w:numPr>
              <w:cnfStyle w:val="000000000000" w:firstRow="0" w:lastRow="0" w:firstColumn="0" w:lastColumn="0" w:oddVBand="0" w:evenVBand="0" w:oddHBand="0" w:evenHBand="0" w:firstRowFirstColumn="0" w:firstRowLastColumn="0" w:lastRowFirstColumn="0" w:lastRowLastColumn="0"/>
              <w:rPr>
                <w:del w:id="1578" w:author="黃懷萱" w:date="2022-12-20T18:35:00Z"/>
                <w:rFonts w:ascii="Times New Roman" w:hAnsi="Times New Roman" w:cs="Times New Roman"/>
                <w:rPrChange w:id="1579" w:author="黃懷萱" w:date="2022-12-20T18:26:00Z">
                  <w:rPr>
                    <w:del w:id="1580" w:author="黃懷萱" w:date="2022-12-20T18:35:00Z"/>
                  </w:rPr>
                </w:rPrChange>
              </w:rPr>
              <w:pPrChange w:id="1581"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82" w:author="黃懷萱" w:date="2022-12-20T18:24:00Z">
              <w:r w:rsidRPr="003D3537" w:rsidDel="00982970">
                <w:rPr>
                  <w:rFonts w:ascii="Times New Roman" w:hAnsi="Times New Roman" w:cs="Times New Roman"/>
                  <w:bCs w:val="0"/>
                  <w:rPrChange w:id="1583" w:author="黃懷萱" w:date="2022-12-20T18:26:00Z">
                    <w:rPr>
                      <w:bCs w:val="0"/>
                    </w:rPr>
                  </w:rPrChange>
                </w:rPr>
                <w:delText>1.</w:delText>
              </w:r>
            </w:del>
            <w:del w:id="1584" w:author="黃懷萱" w:date="2022-12-20T18:35:00Z">
              <w:r w:rsidRPr="003D3537" w:rsidDel="003F1A79">
                <w:rPr>
                  <w:rFonts w:ascii="Times New Roman" w:hAnsi="Times New Roman" w:cs="Times New Roman" w:hint="eastAsia"/>
                  <w:bCs w:val="0"/>
                  <w:rPrChange w:id="1585" w:author="黃懷萱" w:date="2022-12-20T18:26:00Z">
                    <w:rPr>
                      <w:rFonts w:hint="eastAsia"/>
                      <w:bCs w:val="0"/>
                    </w:rPr>
                  </w:rPrChange>
                </w:rPr>
                <w:delText>新增資料</w:delText>
              </w:r>
            </w:del>
          </w:p>
          <w:p w14:paraId="5CD7CA59" w14:textId="3B0494A8" w:rsidR="001902BA" w:rsidRPr="003D3537" w:rsidDel="003F1A79" w:rsidRDefault="001902BA" w:rsidP="00FB579C">
            <w:pPr>
              <w:pStyle w:val="af3"/>
              <w:numPr>
                <w:ilvl w:val="0"/>
                <w:numId w:val="57"/>
              </w:numPr>
              <w:cnfStyle w:val="000000000000" w:firstRow="0" w:lastRow="0" w:firstColumn="0" w:lastColumn="0" w:oddVBand="0" w:evenVBand="0" w:oddHBand="0" w:evenHBand="0" w:firstRowFirstColumn="0" w:firstRowLastColumn="0" w:lastRowFirstColumn="0" w:lastRowLastColumn="0"/>
              <w:rPr>
                <w:del w:id="1586" w:author="黃懷萱" w:date="2022-12-20T18:35:00Z"/>
                <w:rFonts w:ascii="Times New Roman" w:hAnsi="Times New Roman" w:cs="Times New Roman"/>
                <w:rPrChange w:id="1587" w:author="黃懷萱" w:date="2022-12-20T18:26:00Z">
                  <w:rPr>
                    <w:del w:id="1588" w:author="黃懷萱" w:date="2022-12-20T18:35:00Z"/>
                  </w:rPr>
                </w:rPrChange>
              </w:rPr>
              <w:pPrChange w:id="1589"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90" w:author="黃懷萱" w:date="2022-12-20T18:24:00Z">
              <w:r w:rsidRPr="003D3537" w:rsidDel="00982970">
                <w:rPr>
                  <w:rFonts w:ascii="Times New Roman" w:hAnsi="Times New Roman" w:cs="Times New Roman"/>
                  <w:bCs w:val="0"/>
                  <w:rPrChange w:id="1591" w:author="黃懷萱" w:date="2022-12-20T18:26:00Z">
                    <w:rPr>
                      <w:bCs w:val="0"/>
                    </w:rPr>
                  </w:rPrChange>
                </w:rPr>
                <w:delText>2.</w:delText>
              </w:r>
            </w:del>
            <w:del w:id="1592" w:author="黃懷萱" w:date="2022-12-20T18:35:00Z">
              <w:r w:rsidRPr="003D3537" w:rsidDel="003F1A79">
                <w:rPr>
                  <w:rFonts w:ascii="Times New Roman" w:hAnsi="Times New Roman" w:cs="Times New Roman" w:hint="eastAsia"/>
                  <w:bCs w:val="0"/>
                  <w:rPrChange w:id="1593" w:author="黃懷萱" w:date="2022-12-20T18:26:00Z">
                    <w:rPr>
                      <w:rFonts w:hint="eastAsia"/>
                      <w:bCs w:val="0"/>
                    </w:rPr>
                  </w:rPrChange>
                </w:rPr>
                <w:delText>修改資料</w:delText>
              </w:r>
            </w:del>
          </w:p>
          <w:p w14:paraId="477A3E22" w14:textId="1B1C409D" w:rsidR="00DC4ECF" w:rsidRPr="003D3537" w:rsidDel="003F1A79" w:rsidRDefault="001902BA" w:rsidP="00FB579C">
            <w:pPr>
              <w:pStyle w:val="af3"/>
              <w:numPr>
                <w:ilvl w:val="0"/>
                <w:numId w:val="57"/>
              </w:numPr>
              <w:cnfStyle w:val="000000000000" w:firstRow="0" w:lastRow="0" w:firstColumn="0" w:lastColumn="0" w:oddVBand="0" w:evenVBand="0" w:oddHBand="0" w:evenHBand="0" w:firstRowFirstColumn="0" w:firstRowLastColumn="0" w:lastRowFirstColumn="0" w:lastRowLastColumn="0"/>
              <w:rPr>
                <w:del w:id="1594" w:author="黃懷萱" w:date="2022-12-20T18:35:00Z"/>
                <w:rFonts w:ascii="Times New Roman" w:hAnsi="Times New Roman" w:cs="Times New Roman"/>
                <w:rPrChange w:id="1595" w:author="黃懷萱" w:date="2022-12-20T18:26:00Z">
                  <w:rPr>
                    <w:del w:id="1596" w:author="黃懷萱" w:date="2022-12-20T18:35:00Z"/>
                  </w:rPr>
                </w:rPrChange>
              </w:rPr>
              <w:pPrChange w:id="1597"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598" w:author="黃懷萱" w:date="2022-12-20T18:24:00Z">
              <w:r w:rsidRPr="003D3537" w:rsidDel="00982970">
                <w:rPr>
                  <w:rFonts w:ascii="Times New Roman" w:hAnsi="Times New Roman" w:cs="Times New Roman"/>
                  <w:bCs w:val="0"/>
                  <w:rPrChange w:id="1599" w:author="黃懷萱" w:date="2022-12-20T18:26:00Z">
                    <w:rPr>
                      <w:bCs w:val="0"/>
                    </w:rPr>
                  </w:rPrChange>
                </w:rPr>
                <w:delText>3.</w:delText>
              </w:r>
            </w:del>
            <w:del w:id="1600" w:author="黃懷萱" w:date="2022-12-20T18:35:00Z">
              <w:r w:rsidRPr="003D3537" w:rsidDel="003F1A79">
                <w:rPr>
                  <w:rFonts w:ascii="Times New Roman" w:hAnsi="Times New Roman" w:cs="Times New Roman" w:hint="eastAsia"/>
                  <w:bCs w:val="0"/>
                  <w:rPrChange w:id="1601" w:author="黃懷萱" w:date="2022-12-20T18:26:00Z">
                    <w:rPr>
                      <w:rFonts w:hint="eastAsia"/>
                      <w:bCs w:val="0"/>
                    </w:rPr>
                  </w:rPrChange>
                </w:rPr>
                <w:delText>刪除資料</w:delText>
              </w:r>
            </w:del>
          </w:p>
          <w:p w14:paraId="44B91777" w14:textId="0D4BEC1D" w:rsidR="001902BA" w:rsidRPr="003D3537" w:rsidDel="0076173A" w:rsidRDefault="001902BA" w:rsidP="00FB579C">
            <w:pPr>
              <w:pStyle w:val="af3"/>
              <w:cnfStyle w:val="000000000000" w:firstRow="0" w:lastRow="0" w:firstColumn="0" w:lastColumn="0" w:oddVBand="0" w:evenVBand="0" w:oddHBand="0" w:evenHBand="0" w:firstRowFirstColumn="0" w:firstRowLastColumn="0" w:lastRowFirstColumn="0" w:lastRowLastColumn="0"/>
              <w:rPr>
                <w:del w:id="1602" w:author="黃懷萱" w:date="2022-12-21T00:59:00Z"/>
                <w:rFonts w:ascii="Times New Roman" w:hAnsi="Times New Roman" w:cs="Times New Roman"/>
                <w:rPrChange w:id="1603" w:author="黃懷萱" w:date="2022-12-20T18:26:00Z">
                  <w:rPr>
                    <w:del w:id="1604" w:author="黃懷萱" w:date="2022-12-21T00:59:00Z"/>
                  </w:rPr>
                </w:rPrChange>
              </w:rPr>
              <w:pPrChange w:id="1605" w:author="黃懷萱" w:date="2022-12-21T01:34:00Z">
                <w:pPr>
                  <w:pStyle w:val="af3"/>
                  <w:cnfStyle w:val="000000000000" w:firstRow="0" w:lastRow="0" w:firstColumn="0" w:lastColumn="0" w:oddVBand="0" w:evenVBand="0" w:oddHBand="0" w:evenHBand="0" w:firstRowFirstColumn="0" w:firstRowLastColumn="0" w:lastRowFirstColumn="0" w:lastRowLastColumn="0"/>
                </w:pPr>
              </w:pPrChange>
            </w:pPr>
            <w:del w:id="1606" w:author="黃懷萱" w:date="2022-12-20T18:24:00Z">
              <w:r w:rsidRPr="003D3537" w:rsidDel="00A73924">
                <w:rPr>
                  <w:rFonts w:ascii="Times New Roman" w:hAnsi="Times New Roman" w:cs="Times New Roman"/>
                  <w:rPrChange w:id="1607" w:author="黃懷萱" w:date="2022-12-20T18:26:00Z">
                    <w:rPr/>
                  </w:rPrChange>
                </w:rPr>
                <w:delText>*</w:delText>
              </w:r>
            </w:del>
            <w:del w:id="1608" w:author="黃懷萱" w:date="2022-12-20T18:35:00Z">
              <w:r w:rsidRPr="003D3537" w:rsidDel="003F1A79">
                <w:rPr>
                  <w:rFonts w:ascii="Times New Roman" w:hAnsi="Times New Roman" w:cs="Times New Roman" w:hint="eastAsia"/>
                  <w:rPrChange w:id="1609" w:author="黃懷萱" w:date="2022-12-20T18:26:00Z">
                    <w:rPr>
                      <w:rFonts w:hint="eastAsia"/>
                    </w:rPr>
                  </w:rPrChange>
                </w:rPr>
                <w:delText>每一個</w:delText>
              </w:r>
              <w:r w:rsidRPr="003D3537" w:rsidDel="003F1A79">
                <w:rPr>
                  <w:rFonts w:ascii="Times New Roman" w:hAnsi="Times New Roman" w:cs="Times New Roman"/>
                  <w:rPrChange w:id="1610" w:author="黃懷萱" w:date="2022-12-20T18:26:00Z">
                    <w:rPr/>
                  </w:rPrChange>
                </w:rPr>
                <w:delText xml:space="preserve">table </w:delText>
              </w:r>
              <w:r w:rsidRPr="003D3537" w:rsidDel="003F1A79">
                <w:rPr>
                  <w:rFonts w:ascii="Times New Roman" w:hAnsi="Times New Roman" w:cs="Times New Roman" w:hint="eastAsia"/>
                  <w:rPrChange w:id="1611" w:author="黃懷萱" w:date="2022-12-20T18:26:00Z">
                    <w:rPr>
                      <w:rFonts w:hint="eastAsia"/>
                    </w:rPr>
                  </w:rPrChange>
                </w:rPr>
                <w:delText>都要有基本的新增單筆資料的功能</w:delText>
              </w:r>
            </w:del>
          </w:p>
        </w:tc>
      </w:tr>
    </w:tbl>
    <w:p w14:paraId="1C760BE4" w14:textId="24D6CC22" w:rsidR="00C13C79" w:rsidDel="00FB579C" w:rsidRDefault="00C13C79" w:rsidP="00FB579C">
      <w:pPr>
        <w:pStyle w:val="a4"/>
        <w:keepNext/>
        <w:framePr w:wrap="auto" w:vAnchor="margin" w:yAlign="inline"/>
        <w:jc w:val="both"/>
        <w:rPr>
          <w:del w:id="1612" w:author="黃懷萱" w:date="2022-12-21T01:35:00Z"/>
        </w:rPr>
        <w:pPrChange w:id="1613" w:author="黃懷萱" w:date="2022-12-21T01:34:00Z">
          <w:pPr>
            <w:pStyle w:val="a4"/>
            <w:keepNext/>
            <w:framePr w:wrap="around" w:hAnchor="page" w:x="3919" w:y="-255"/>
          </w:pPr>
        </w:pPrChange>
      </w:pPr>
    </w:p>
    <w:tbl>
      <w:tblPr>
        <w:tblStyle w:val="4-1"/>
        <w:tblW w:w="0" w:type="auto"/>
        <w:tblLook w:val="04A0" w:firstRow="1" w:lastRow="0" w:firstColumn="1" w:lastColumn="0" w:noHBand="0" w:noVBand="1"/>
      </w:tblPr>
      <w:tblGrid>
        <w:gridCol w:w="1413"/>
        <w:gridCol w:w="106"/>
        <w:gridCol w:w="6777"/>
        <w:gridCol w:w="6"/>
      </w:tblGrid>
      <w:tr w:rsidR="001902BA" w:rsidRPr="004F5113" w:rsidDel="00216219" w14:paraId="182A9159" w14:textId="338F3B52" w:rsidTr="006E2F0B">
        <w:trPr>
          <w:gridAfter w:val="1"/>
          <w:cnfStyle w:val="100000000000" w:firstRow="1" w:lastRow="0" w:firstColumn="0" w:lastColumn="0" w:oddVBand="0" w:evenVBand="0" w:oddHBand="0" w:evenHBand="0" w:firstRowFirstColumn="0" w:firstRowLastColumn="0" w:lastRowFirstColumn="0" w:lastRowLastColumn="0"/>
          <w:wAfter w:w="6" w:type="dxa"/>
          <w:del w:id="1614" w:author="黃懷萱" w:date="2022-12-21T01:03:00Z"/>
        </w:trPr>
        <w:tc>
          <w:tcPr>
            <w:cnfStyle w:val="001000000000" w:firstRow="0" w:lastRow="0" w:firstColumn="1" w:lastColumn="0" w:oddVBand="0" w:evenVBand="0" w:oddHBand="0" w:evenHBand="0" w:firstRowFirstColumn="0" w:firstRowLastColumn="0" w:lastRowFirstColumn="0" w:lastRowLastColumn="0"/>
            <w:tcW w:w="1413" w:type="dxa"/>
          </w:tcPr>
          <w:p w14:paraId="4504C2AA" w14:textId="2DB06CD0" w:rsidR="001902BA" w:rsidRPr="003D3537" w:rsidDel="00216219" w:rsidRDefault="001902BA" w:rsidP="001902BA">
            <w:pPr>
              <w:pStyle w:val="af3"/>
              <w:rPr>
                <w:del w:id="1615" w:author="黃懷萱" w:date="2022-12-21T01:03:00Z"/>
                <w:rFonts w:ascii="Times New Roman" w:hAnsi="Times New Roman" w:cs="Times New Roman"/>
                <w:rPrChange w:id="1616" w:author="黃懷萱" w:date="2022-12-20T18:26:00Z">
                  <w:rPr>
                    <w:del w:id="1617" w:author="黃懷萱" w:date="2022-12-21T01:03:00Z"/>
                  </w:rPr>
                </w:rPrChange>
              </w:rPr>
            </w:pPr>
            <w:del w:id="1618" w:author="黃懷萱" w:date="2022-12-20T18:30:00Z">
              <w:r w:rsidRPr="003D3537" w:rsidDel="00C13C79">
                <w:rPr>
                  <w:rFonts w:ascii="Times New Roman" w:hAnsi="Times New Roman" w:cs="Times New Roman"/>
                  <w:rPrChange w:id="1619" w:author="黃懷萱" w:date="2022-12-20T18:26:00Z">
                    <w:rPr/>
                  </w:rPrChange>
                </w:rPr>
                <w:delText>DBFR3</w:delText>
              </w:r>
            </w:del>
          </w:p>
        </w:tc>
        <w:tc>
          <w:tcPr>
            <w:tcW w:w="6883" w:type="dxa"/>
            <w:gridSpan w:val="2"/>
          </w:tcPr>
          <w:p w14:paraId="62ACBF0F" w14:textId="644B3077" w:rsidR="001902BA" w:rsidRPr="003D3537" w:rsidDel="00216219" w:rsidRDefault="001902BA" w:rsidP="001902BA">
            <w:pPr>
              <w:pStyle w:val="af3"/>
              <w:cnfStyle w:val="100000000000" w:firstRow="1" w:lastRow="0" w:firstColumn="0" w:lastColumn="0" w:oddVBand="0" w:evenVBand="0" w:oddHBand="0" w:evenHBand="0" w:firstRowFirstColumn="0" w:firstRowLastColumn="0" w:lastRowFirstColumn="0" w:lastRowLastColumn="0"/>
              <w:rPr>
                <w:del w:id="1620" w:author="黃懷萱" w:date="2022-12-21T01:03:00Z"/>
                <w:rFonts w:ascii="Times New Roman" w:hAnsi="Times New Roman" w:cs="Times New Roman"/>
                <w:rPrChange w:id="1621" w:author="黃懷萱" w:date="2022-12-20T18:26:00Z">
                  <w:rPr>
                    <w:del w:id="1622" w:author="黃懷萱" w:date="2022-12-21T01:03:00Z"/>
                  </w:rPr>
                </w:rPrChange>
              </w:rPr>
            </w:pPr>
            <w:del w:id="1623" w:author="黃懷萱" w:date="2022-12-20T18:30:00Z">
              <w:r w:rsidRPr="003D3537" w:rsidDel="00C13C79">
                <w:rPr>
                  <w:rFonts w:ascii="Times New Roman" w:hAnsi="Times New Roman" w:cs="Times New Roman" w:hint="eastAsia"/>
                  <w:rPrChange w:id="1624" w:author="黃懷萱" w:date="2022-12-20T18:26:00Z">
                    <w:rPr>
                      <w:rFonts w:hint="eastAsia"/>
                    </w:rPr>
                  </w:rPrChange>
                </w:rPr>
                <w:delText>查詢資料</w:delText>
              </w:r>
            </w:del>
          </w:p>
        </w:tc>
      </w:tr>
      <w:tr w:rsidR="001902BA" w:rsidRPr="00757235" w:rsidDel="00216219" w14:paraId="07DD8207" w14:textId="77770364" w:rsidTr="006E2F0B">
        <w:trPr>
          <w:gridAfter w:val="1"/>
          <w:cnfStyle w:val="000000100000" w:firstRow="0" w:lastRow="0" w:firstColumn="0" w:lastColumn="0" w:oddVBand="0" w:evenVBand="0" w:oddHBand="1" w:evenHBand="0" w:firstRowFirstColumn="0" w:firstRowLastColumn="0" w:lastRowFirstColumn="0" w:lastRowLastColumn="0"/>
          <w:wAfter w:w="6" w:type="dxa"/>
          <w:del w:id="1625" w:author="黃懷萱" w:date="2022-12-21T01:03:00Z"/>
        </w:trPr>
        <w:tc>
          <w:tcPr>
            <w:cnfStyle w:val="001000000000" w:firstRow="0" w:lastRow="0" w:firstColumn="1" w:lastColumn="0" w:oddVBand="0" w:evenVBand="0" w:oddHBand="0" w:evenHBand="0" w:firstRowFirstColumn="0" w:firstRowLastColumn="0" w:lastRowFirstColumn="0" w:lastRowLastColumn="0"/>
            <w:tcW w:w="1413" w:type="dxa"/>
          </w:tcPr>
          <w:p w14:paraId="3416B037" w14:textId="18E37675" w:rsidR="001902BA" w:rsidRPr="003D3537" w:rsidDel="00216219" w:rsidRDefault="001902BA" w:rsidP="001902BA">
            <w:pPr>
              <w:pStyle w:val="af3"/>
              <w:rPr>
                <w:del w:id="1626" w:author="黃懷萱" w:date="2022-12-21T01:03:00Z"/>
                <w:rFonts w:ascii="Times New Roman" w:hAnsi="Times New Roman" w:cs="Times New Roman"/>
                <w:rPrChange w:id="1627" w:author="黃懷萱" w:date="2022-12-20T18:26:00Z">
                  <w:rPr>
                    <w:del w:id="1628" w:author="黃懷萱" w:date="2022-12-21T01:03:00Z"/>
                  </w:rPr>
                </w:rPrChange>
              </w:rPr>
            </w:pPr>
          </w:p>
        </w:tc>
        <w:tc>
          <w:tcPr>
            <w:tcW w:w="6883" w:type="dxa"/>
            <w:gridSpan w:val="2"/>
          </w:tcPr>
          <w:p w14:paraId="65730040" w14:textId="69442CC9" w:rsidR="001902BA" w:rsidRPr="003D3537" w:rsidDel="00216219" w:rsidRDefault="001902BA" w:rsidP="001902BA">
            <w:pPr>
              <w:pStyle w:val="af3"/>
              <w:cnfStyle w:val="000000100000" w:firstRow="0" w:lastRow="0" w:firstColumn="0" w:lastColumn="0" w:oddVBand="0" w:evenVBand="0" w:oddHBand="1" w:evenHBand="0" w:firstRowFirstColumn="0" w:firstRowLastColumn="0" w:lastRowFirstColumn="0" w:lastRowLastColumn="0"/>
              <w:rPr>
                <w:del w:id="1629" w:author="黃懷萱" w:date="2022-12-21T01:03:00Z"/>
                <w:rFonts w:ascii="Times New Roman" w:hAnsi="Times New Roman" w:cs="Times New Roman"/>
                <w:rPrChange w:id="1630" w:author="黃懷萱" w:date="2022-12-20T18:26:00Z">
                  <w:rPr>
                    <w:del w:id="1631" w:author="黃懷萱" w:date="2022-12-21T01:03:00Z"/>
                  </w:rPr>
                </w:rPrChange>
              </w:rPr>
            </w:pPr>
            <w:del w:id="1632" w:author="黃懷萱" w:date="2022-12-20T18:30:00Z">
              <w:r w:rsidRPr="003D3537" w:rsidDel="00C13C79">
                <w:rPr>
                  <w:rFonts w:ascii="Times New Roman" w:hAnsi="Times New Roman" w:cs="Times New Roman" w:hint="eastAsia"/>
                  <w:rPrChange w:id="1633" w:author="黃懷萱" w:date="2022-12-20T18:26:00Z">
                    <w:rPr>
                      <w:rFonts w:hint="eastAsia"/>
                    </w:rPr>
                  </w:rPrChange>
                </w:rPr>
                <w:delText>資料庫需可供系統查詢資料，同時須因使用者不同而分別提供不同資料，詳情請見</w:delText>
              </w:r>
              <w:r w:rsidRPr="003D3537" w:rsidDel="00C13C79">
                <w:rPr>
                  <w:rFonts w:ascii="Times New Roman" w:hAnsi="Times New Roman" w:cs="Times New Roman"/>
                  <w:rPrChange w:id="1634" w:author="黃懷萱" w:date="2022-12-20T18:26:00Z">
                    <w:rPr/>
                  </w:rPrChange>
                </w:rPr>
                <w:delText>(</w:delText>
              </w:r>
            </w:del>
            <w:del w:id="1635" w:author="黃懷萱" w:date="2022-12-20T18:26:00Z">
              <w:r w:rsidRPr="003D3537" w:rsidDel="000D26A1">
                <w:rPr>
                  <w:rFonts w:ascii="Times New Roman" w:hAnsi="Times New Roman" w:cs="Times New Roman"/>
                  <w:rPrChange w:id="1636" w:author="黃懷萱" w:date="2022-12-20T18:26:00Z">
                    <w:rPr/>
                  </w:rPrChange>
                </w:rPr>
                <w:delText>2</w:delText>
              </w:r>
            </w:del>
            <w:del w:id="1637" w:author="黃懷萱" w:date="2022-12-20T18:30:00Z">
              <w:r w:rsidRPr="003D3537" w:rsidDel="00C13C79">
                <w:rPr>
                  <w:rFonts w:ascii="Times New Roman" w:hAnsi="Times New Roman" w:cs="Times New Roman"/>
                  <w:rPrChange w:id="1638" w:author="黃懷萱" w:date="2022-12-20T18:26:00Z">
                    <w:rPr/>
                  </w:rPrChange>
                </w:rPr>
                <w:delText>.5</w:delText>
              </w:r>
              <w:r w:rsidRPr="003D3537" w:rsidDel="00C13C79">
                <w:rPr>
                  <w:rFonts w:ascii="Times New Roman" w:hAnsi="Times New Roman" w:cs="Times New Roman" w:hint="eastAsia"/>
                  <w:rPrChange w:id="1639" w:author="黃懷萱" w:date="2022-12-20T18:26:00Z">
                    <w:rPr>
                      <w:rFonts w:hint="eastAsia"/>
                    </w:rPr>
                  </w:rPrChange>
                </w:rPr>
                <w:delText>使用者介面</w:delText>
              </w:r>
              <w:r w:rsidRPr="003D3537" w:rsidDel="00C13C79">
                <w:rPr>
                  <w:rFonts w:ascii="Times New Roman" w:hAnsi="Times New Roman" w:cs="Times New Roman"/>
                  <w:rPrChange w:id="1640" w:author="黃懷萱" w:date="2022-12-20T18:26:00Z">
                    <w:rPr/>
                  </w:rPrChange>
                </w:rPr>
                <w:delText>)</w:delText>
              </w:r>
            </w:del>
          </w:p>
        </w:tc>
      </w:tr>
      <w:tr w:rsidR="001902BA" w:rsidRPr="004F5113" w:rsidDel="00216219" w14:paraId="312E36E0" w14:textId="3BF4AB3C" w:rsidTr="006E2F0B">
        <w:trPr>
          <w:gridAfter w:val="1"/>
          <w:wAfter w:w="6" w:type="dxa"/>
          <w:del w:id="1641" w:author="黃懷萱" w:date="2022-12-21T01:03:00Z"/>
        </w:trPr>
        <w:tc>
          <w:tcPr>
            <w:cnfStyle w:val="001000000000" w:firstRow="0" w:lastRow="0" w:firstColumn="1" w:lastColumn="0" w:oddVBand="0" w:evenVBand="0" w:oddHBand="0" w:evenHBand="0" w:firstRowFirstColumn="0" w:firstRowLastColumn="0" w:lastRowFirstColumn="0" w:lastRowLastColumn="0"/>
            <w:tcW w:w="1413" w:type="dxa"/>
          </w:tcPr>
          <w:p w14:paraId="57D1F3CC" w14:textId="2BCA1482" w:rsidR="001902BA" w:rsidRPr="003D3537" w:rsidDel="00216219" w:rsidRDefault="001902BA" w:rsidP="001902BA">
            <w:pPr>
              <w:pStyle w:val="af3"/>
              <w:rPr>
                <w:del w:id="1642" w:author="黃懷萱" w:date="2022-12-21T01:03:00Z"/>
                <w:rFonts w:ascii="Times New Roman" w:hAnsi="Times New Roman" w:cs="Times New Roman"/>
                <w:rPrChange w:id="1643" w:author="黃懷萱" w:date="2022-12-20T18:26:00Z">
                  <w:rPr>
                    <w:del w:id="1644" w:author="黃懷萱" w:date="2022-12-21T01:03:00Z"/>
                  </w:rPr>
                </w:rPrChange>
              </w:rPr>
            </w:pPr>
            <w:del w:id="1645" w:author="黃懷萱" w:date="2022-12-20T18:30:00Z">
              <w:r w:rsidRPr="003D3537" w:rsidDel="00C13C79">
                <w:rPr>
                  <w:rFonts w:ascii="Times New Roman" w:hAnsi="Times New Roman" w:cs="Times New Roman"/>
                  <w:rPrChange w:id="1646" w:author="黃懷萱" w:date="2022-12-20T18:26:00Z">
                    <w:rPr/>
                  </w:rPrChange>
                </w:rPr>
                <w:delText>DBFR4</w:delText>
              </w:r>
            </w:del>
          </w:p>
        </w:tc>
        <w:tc>
          <w:tcPr>
            <w:tcW w:w="6883" w:type="dxa"/>
            <w:gridSpan w:val="2"/>
          </w:tcPr>
          <w:p w14:paraId="2C82CE39" w14:textId="02817867" w:rsidR="001902BA" w:rsidRPr="003D3537" w:rsidDel="00216219" w:rsidRDefault="001902BA" w:rsidP="001902BA">
            <w:pPr>
              <w:pStyle w:val="af3"/>
              <w:cnfStyle w:val="000000000000" w:firstRow="0" w:lastRow="0" w:firstColumn="0" w:lastColumn="0" w:oddVBand="0" w:evenVBand="0" w:oddHBand="0" w:evenHBand="0" w:firstRowFirstColumn="0" w:firstRowLastColumn="0" w:lastRowFirstColumn="0" w:lastRowLastColumn="0"/>
              <w:rPr>
                <w:del w:id="1647" w:author="黃懷萱" w:date="2022-12-21T01:03:00Z"/>
                <w:rFonts w:ascii="Times New Roman" w:hAnsi="Times New Roman" w:cs="Times New Roman"/>
                <w:rPrChange w:id="1648" w:author="黃懷萱" w:date="2022-12-20T18:26:00Z">
                  <w:rPr>
                    <w:del w:id="1649" w:author="黃懷萱" w:date="2022-12-21T01:03:00Z"/>
                  </w:rPr>
                </w:rPrChange>
              </w:rPr>
            </w:pPr>
            <w:del w:id="1650" w:author="黃懷萱" w:date="2022-12-20T18:30:00Z">
              <w:r w:rsidRPr="003D3537" w:rsidDel="00C13C79">
                <w:rPr>
                  <w:rFonts w:ascii="Times New Roman" w:hAnsi="Times New Roman" w:cs="Times New Roman" w:hint="eastAsia"/>
                  <w:rPrChange w:id="1651" w:author="黃懷萱" w:date="2022-12-20T18:26:00Z">
                    <w:rPr>
                      <w:rFonts w:hint="eastAsia"/>
                    </w:rPr>
                  </w:rPrChange>
                </w:rPr>
                <w:delText>架設需求</w:delText>
              </w:r>
            </w:del>
          </w:p>
        </w:tc>
      </w:tr>
      <w:tr w:rsidR="001902BA" w:rsidRPr="004F5113" w:rsidDel="00216219" w14:paraId="53BC2A33" w14:textId="4CDBC7FE" w:rsidTr="006E2F0B">
        <w:trPr>
          <w:gridAfter w:val="1"/>
          <w:cnfStyle w:val="000000100000" w:firstRow="0" w:lastRow="0" w:firstColumn="0" w:lastColumn="0" w:oddVBand="0" w:evenVBand="0" w:oddHBand="1" w:evenHBand="0" w:firstRowFirstColumn="0" w:firstRowLastColumn="0" w:lastRowFirstColumn="0" w:lastRowLastColumn="0"/>
          <w:wAfter w:w="6" w:type="dxa"/>
          <w:del w:id="1652" w:author="黃懷萱" w:date="2022-12-21T01:03:00Z"/>
        </w:trPr>
        <w:tc>
          <w:tcPr>
            <w:cnfStyle w:val="001000000000" w:firstRow="0" w:lastRow="0" w:firstColumn="1" w:lastColumn="0" w:oddVBand="0" w:evenVBand="0" w:oddHBand="0" w:evenHBand="0" w:firstRowFirstColumn="0" w:firstRowLastColumn="0" w:lastRowFirstColumn="0" w:lastRowLastColumn="0"/>
            <w:tcW w:w="1413" w:type="dxa"/>
          </w:tcPr>
          <w:p w14:paraId="54FC04DE" w14:textId="3459EFE5" w:rsidR="001902BA" w:rsidRPr="003D3537" w:rsidDel="00216219" w:rsidRDefault="001902BA" w:rsidP="001902BA">
            <w:pPr>
              <w:pStyle w:val="af3"/>
              <w:rPr>
                <w:del w:id="1653" w:author="黃懷萱" w:date="2022-12-21T01:03:00Z"/>
                <w:rFonts w:ascii="Times New Roman" w:hAnsi="Times New Roman" w:cs="Times New Roman"/>
                <w:rPrChange w:id="1654" w:author="黃懷萱" w:date="2022-12-20T18:26:00Z">
                  <w:rPr>
                    <w:del w:id="1655" w:author="黃懷萱" w:date="2022-12-21T01:03:00Z"/>
                  </w:rPr>
                </w:rPrChange>
              </w:rPr>
            </w:pPr>
          </w:p>
        </w:tc>
        <w:tc>
          <w:tcPr>
            <w:tcW w:w="6883" w:type="dxa"/>
            <w:gridSpan w:val="2"/>
          </w:tcPr>
          <w:p w14:paraId="63539C27" w14:textId="5733F3C9" w:rsidR="001902BA" w:rsidRPr="003D3537" w:rsidDel="00C13C79" w:rsidRDefault="001902BA" w:rsidP="009F368C">
            <w:pPr>
              <w:pStyle w:val="af3"/>
              <w:numPr>
                <w:ilvl w:val="0"/>
                <w:numId w:val="63"/>
              </w:numPr>
              <w:cnfStyle w:val="000000100000" w:firstRow="0" w:lastRow="0" w:firstColumn="0" w:lastColumn="0" w:oddVBand="0" w:evenVBand="0" w:oddHBand="1" w:evenHBand="0" w:firstRowFirstColumn="0" w:firstRowLastColumn="0" w:lastRowFirstColumn="0" w:lastRowLastColumn="0"/>
              <w:rPr>
                <w:del w:id="1656" w:author="黃懷萱" w:date="2022-12-20T18:30:00Z"/>
                <w:rFonts w:ascii="Times New Roman" w:hAnsi="Times New Roman" w:cs="Times New Roman"/>
                <w:rPrChange w:id="1657" w:author="黃懷萱" w:date="2022-12-20T18:26:00Z">
                  <w:rPr>
                    <w:del w:id="1658" w:author="黃懷萱" w:date="2022-12-20T18:30:00Z"/>
                  </w:rPr>
                </w:rPrChange>
              </w:rPr>
              <w:pPrChange w:id="1659" w:author="黃懷萱" w:date="2022-12-21T01:02:00Z">
                <w:pPr>
                  <w:pStyle w:val="af3"/>
                  <w:cnfStyle w:val="000000100000" w:firstRow="0" w:lastRow="0" w:firstColumn="0" w:lastColumn="0" w:oddVBand="0" w:evenVBand="0" w:oddHBand="1" w:evenHBand="0" w:firstRowFirstColumn="0" w:firstRowLastColumn="0" w:lastRowFirstColumn="0" w:lastRowLastColumn="0"/>
                </w:pPr>
              </w:pPrChange>
            </w:pPr>
            <w:del w:id="1660" w:author="黃懷萱" w:date="2022-12-20T18:30:00Z">
              <w:r w:rsidRPr="003D3537" w:rsidDel="00C13C79">
                <w:rPr>
                  <w:rFonts w:ascii="Times New Roman" w:hAnsi="Times New Roman" w:cs="Times New Roman" w:hint="eastAsia"/>
                  <w:bCs w:val="0"/>
                  <w:rPrChange w:id="1661" w:author="黃懷萱" w:date="2022-12-20T18:26:00Z">
                    <w:rPr>
                      <w:rFonts w:hint="eastAsia"/>
                      <w:bCs w:val="0"/>
                    </w:rPr>
                  </w:rPrChange>
                </w:rPr>
                <w:delText>不同主機需可假設相同資料庫環境，只需安裝本地環境皆可運行，可以執行的環境需包含</w:delText>
              </w:r>
            </w:del>
            <w:del w:id="1662" w:author="黃懷萱" w:date="2022-12-20T18:26:00Z">
              <w:r w:rsidRPr="003D3537" w:rsidDel="00F33A6B">
                <w:rPr>
                  <w:rFonts w:ascii="Times New Roman" w:hAnsi="Times New Roman" w:cs="Times New Roman"/>
                  <w:bCs w:val="0"/>
                  <w:rPrChange w:id="1663" w:author="黃懷萱" w:date="2022-12-20T18:26:00Z">
                    <w:rPr>
                      <w:bCs w:val="0"/>
                    </w:rPr>
                  </w:rPrChange>
                </w:rPr>
                <w:delText>:</w:delText>
              </w:r>
            </w:del>
          </w:p>
          <w:p w14:paraId="199A6667" w14:textId="7912B4DE" w:rsidR="001902BA" w:rsidRPr="003D3537" w:rsidDel="00C13C79" w:rsidRDefault="001902BA" w:rsidP="009F368C">
            <w:pPr>
              <w:pStyle w:val="af3"/>
              <w:numPr>
                <w:ilvl w:val="0"/>
                <w:numId w:val="63"/>
              </w:numPr>
              <w:cnfStyle w:val="000000100000" w:firstRow="0" w:lastRow="0" w:firstColumn="0" w:lastColumn="0" w:oddVBand="0" w:evenVBand="0" w:oddHBand="1" w:evenHBand="0" w:firstRowFirstColumn="0" w:firstRowLastColumn="0" w:lastRowFirstColumn="0" w:lastRowLastColumn="0"/>
              <w:rPr>
                <w:del w:id="1664" w:author="黃懷萱" w:date="2022-12-20T18:30:00Z"/>
                <w:rFonts w:ascii="Times New Roman" w:hAnsi="Times New Roman" w:cs="Times New Roman"/>
                <w:rPrChange w:id="1665" w:author="黃懷萱" w:date="2022-12-20T18:26:00Z">
                  <w:rPr>
                    <w:del w:id="1666" w:author="黃懷萱" w:date="2022-12-20T18:30:00Z"/>
                  </w:rPr>
                </w:rPrChange>
              </w:rPr>
              <w:pPrChange w:id="1667" w:author="黃懷萱" w:date="2022-12-21T01:02:00Z">
                <w:pPr>
                  <w:pStyle w:val="af3"/>
                  <w:cnfStyle w:val="000000100000" w:firstRow="0" w:lastRow="0" w:firstColumn="0" w:lastColumn="0" w:oddVBand="0" w:evenVBand="0" w:oddHBand="1" w:evenHBand="0" w:firstRowFirstColumn="0" w:firstRowLastColumn="0" w:lastRowFirstColumn="0" w:lastRowLastColumn="0"/>
                </w:pPr>
              </w:pPrChange>
            </w:pPr>
            <w:del w:id="1668" w:author="黃懷萱" w:date="2022-12-20T18:24:00Z">
              <w:r w:rsidRPr="003D3537" w:rsidDel="00982970">
                <w:rPr>
                  <w:rFonts w:ascii="Times New Roman" w:hAnsi="Times New Roman" w:cs="Times New Roman"/>
                  <w:bCs w:val="0"/>
                  <w:rPrChange w:id="1669" w:author="黃懷萱" w:date="2022-12-20T18:26:00Z">
                    <w:rPr>
                      <w:bCs w:val="0"/>
                    </w:rPr>
                  </w:rPrChange>
                </w:rPr>
                <w:delText>1.</w:delText>
              </w:r>
            </w:del>
            <w:del w:id="1670" w:author="黃懷萱" w:date="2022-12-20T18:30:00Z">
              <w:r w:rsidRPr="003D3537" w:rsidDel="00C13C79">
                <w:rPr>
                  <w:rFonts w:ascii="Times New Roman" w:hAnsi="Times New Roman" w:cs="Times New Roman"/>
                  <w:bCs w:val="0"/>
                  <w:rPrChange w:id="1671" w:author="黃懷萱" w:date="2022-12-20T18:26:00Z">
                    <w:rPr>
                      <w:bCs w:val="0"/>
                    </w:rPr>
                  </w:rPrChange>
                </w:rPr>
                <w:delText>MacOS</w:delText>
              </w:r>
            </w:del>
          </w:p>
          <w:p w14:paraId="535735EA" w14:textId="7954FF87" w:rsidR="001902BA" w:rsidRPr="003D3537" w:rsidDel="00216219" w:rsidRDefault="001902BA" w:rsidP="009F368C">
            <w:pPr>
              <w:pStyle w:val="af3"/>
              <w:numPr>
                <w:ilvl w:val="0"/>
                <w:numId w:val="63"/>
              </w:numPr>
              <w:cnfStyle w:val="000000100000" w:firstRow="0" w:lastRow="0" w:firstColumn="0" w:lastColumn="0" w:oddVBand="0" w:evenVBand="0" w:oddHBand="1" w:evenHBand="0" w:firstRowFirstColumn="0" w:firstRowLastColumn="0" w:lastRowFirstColumn="0" w:lastRowLastColumn="0"/>
              <w:rPr>
                <w:del w:id="1672" w:author="黃懷萱" w:date="2022-12-21T01:03:00Z"/>
                <w:rFonts w:ascii="Times New Roman" w:hAnsi="Times New Roman" w:cs="Times New Roman"/>
                <w:rPrChange w:id="1673" w:author="黃懷萱" w:date="2022-12-20T18:26:00Z">
                  <w:rPr>
                    <w:del w:id="1674" w:author="黃懷萱" w:date="2022-12-21T01:03:00Z"/>
                  </w:rPr>
                </w:rPrChange>
              </w:rPr>
              <w:pPrChange w:id="1675" w:author="黃懷萱" w:date="2022-12-21T01:02:00Z">
                <w:pPr>
                  <w:pStyle w:val="af3"/>
                  <w:cnfStyle w:val="000000100000" w:firstRow="0" w:lastRow="0" w:firstColumn="0" w:lastColumn="0" w:oddVBand="0" w:evenVBand="0" w:oddHBand="1" w:evenHBand="0" w:firstRowFirstColumn="0" w:firstRowLastColumn="0" w:lastRowFirstColumn="0" w:lastRowLastColumn="0"/>
                </w:pPr>
              </w:pPrChange>
            </w:pPr>
            <w:del w:id="1676" w:author="黃懷萱" w:date="2022-12-20T18:24:00Z">
              <w:r w:rsidRPr="003D3537" w:rsidDel="00982970">
                <w:rPr>
                  <w:rFonts w:ascii="Times New Roman" w:hAnsi="Times New Roman" w:cs="Times New Roman"/>
                  <w:rPrChange w:id="1677" w:author="黃懷萱" w:date="2022-12-20T18:26:00Z">
                    <w:rPr/>
                  </w:rPrChange>
                </w:rPr>
                <w:delText>2.</w:delText>
              </w:r>
            </w:del>
            <w:del w:id="1678" w:author="黃懷萱" w:date="2022-12-20T18:30:00Z">
              <w:r w:rsidRPr="003D3537" w:rsidDel="00C13C79">
                <w:rPr>
                  <w:rFonts w:ascii="Times New Roman" w:hAnsi="Times New Roman" w:cs="Times New Roman"/>
                  <w:rPrChange w:id="1679" w:author="黃懷萱" w:date="2022-12-20T18:26:00Z">
                    <w:rPr/>
                  </w:rPrChange>
                </w:rPr>
                <w:delText>Windows</w:delText>
              </w:r>
            </w:del>
          </w:p>
        </w:tc>
      </w:tr>
      <w:tr w:rsidR="001902BA" w:rsidRPr="004F5113" w:rsidDel="00216219" w14:paraId="116E80C5" w14:textId="188F08DB" w:rsidTr="00D7332A">
        <w:trPr>
          <w:del w:id="1680" w:author="黃懷萱" w:date="2022-12-21T01:03:00Z"/>
        </w:trPr>
        <w:tc>
          <w:tcPr>
            <w:cnfStyle w:val="001000000000" w:firstRow="0" w:lastRow="0" w:firstColumn="1" w:lastColumn="0" w:oddVBand="0" w:evenVBand="0" w:oddHBand="0" w:evenHBand="0" w:firstRowFirstColumn="0" w:firstRowLastColumn="0" w:lastRowFirstColumn="0" w:lastRowLastColumn="0"/>
            <w:tcW w:w="8302" w:type="dxa"/>
            <w:gridSpan w:val="4"/>
            <w:shd w:val="clear" w:color="auto" w:fill="B4C6E7" w:themeFill="accent1" w:themeFillTint="66"/>
          </w:tcPr>
          <w:p w14:paraId="4E5AEE23" w14:textId="7B9EDCF1" w:rsidR="001902BA" w:rsidRPr="00D7332A" w:rsidDel="00216219" w:rsidRDefault="001902BA" w:rsidP="00D7332A">
            <w:pPr>
              <w:pStyle w:val="af3"/>
              <w:rPr>
                <w:del w:id="1681" w:author="黃懷萱" w:date="2022-12-21T01:03:00Z"/>
                <w:lang w:val="en-US"/>
              </w:rPr>
            </w:pPr>
            <w:del w:id="1682" w:author="黃懷萱" w:date="2022-12-21T01:03:00Z">
              <w:r w:rsidRPr="00D7332A" w:rsidDel="00216219">
                <w:rPr>
                  <w:rFonts w:hint="eastAsia"/>
                  <w:lang w:val="en-US"/>
                </w:rPr>
                <w:delText>Da</w:delText>
              </w:r>
              <w:r w:rsidRPr="00D7332A" w:rsidDel="00216219">
                <w:rPr>
                  <w:lang w:val="en-US"/>
                </w:rPr>
                <w:delText>tabase non-functional requirement</w:delText>
              </w:r>
            </w:del>
          </w:p>
        </w:tc>
      </w:tr>
      <w:tr w:rsidR="001902BA" w:rsidRPr="004F5113" w:rsidDel="00216219" w14:paraId="54E54F10" w14:textId="2A6A0D26" w:rsidTr="00D7332A">
        <w:trPr>
          <w:cnfStyle w:val="000000100000" w:firstRow="0" w:lastRow="0" w:firstColumn="0" w:lastColumn="0" w:oddVBand="0" w:evenVBand="0" w:oddHBand="1" w:evenHBand="0" w:firstRowFirstColumn="0" w:firstRowLastColumn="0" w:lastRowFirstColumn="0" w:lastRowLastColumn="0"/>
          <w:del w:id="1683" w:author="黃懷萱" w:date="2022-12-21T01:03:00Z"/>
        </w:trPr>
        <w:tc>
          <w:tcPr>
            <w:cnfStyle w:val="001000000000" w:firstRow="0" w:lastRow="0" w:firstColumn="1" w:lastColumn="0" w:oddVBand="0" w:evenVBand="0" w:oddHBand="0" w:evenHBand="0" w:firstRowFirstColumn="0" w:firstRowLastColumn="0" w:lastRowFirstColumn="0" w:lastRowLastColumn="0"/>
            <w:tcW w:w="1519" w:type="dxa"/>
            <w:gridSpan w:val="2"/>
          </w:tcPr>
          <w:p w14:paraId="574EC70D" w14:textId="6D5CDBD3" w:rsidR="001902BA" w:rsidRPr="004F5113" w:rsidDel="00216219" w:rsidRDefault="001902BA" w:rsidP="00D7332A">
            <w:pPr>
              <w:pStyle w:val="af3"/>
              <w:rPr>
                <w:del w:id="1684" w:author="黃懷萱" w:date="2022-12-21T01:03:00Z"/>
              </w:rPr>
            </w:pPr>
            <w:del w:id="1685" w:author="黃懷萱" w:date="2022-12-21T01:03:00Z">
              <w:r w:rsidDel="00216219">
                <w:rPr>
                  <w:rFonts w:hint="eastAsia"/>
                </w:rPr>
                <w:delText>DB</w:delText>
              </w:r>
              <w:r w:rsidDel="00216219">
                <w:delText>NFR1</w:delText>
              </w:r>
            </w:del>
          </w:p>
        </w:tc>
        <w:tc>
          <w:tcPr>
            <w:tcW w:w="6783" w:type="dxa"/>
            <w:gridSpan w:val="2"/>
          </w:tcPr>
          <w:p w14:paraId="0437347D" w14:textId="68F56D2C" w:rsidR="001902BA" w:rsidRPr="004F5113" w:rsidDel="00216219" w:rsidRDefault="001902BA" w:rsidP="00D7332A">
            <w:pPr>
              <w:pStyle w:val="af3"/>
              <w:cnfStyle w:val="000000100000" w:firstRow="0" w:lastRow="0" w:firstColumn="0" w:lastColumn="0" w:oddVBand="0" w:evenVBand="0" w:oddHBand="1" w:evenHBand="0" w:firstRowFirstColumn="0" w:firstRowLastColumn="0" w:lastRowFirstColumn="0" w:lastRowLastColumn="0"/>
              <w:rPr>
                <w:del w:id="1686" w:author="黃懷萱" w:date="2022-12-21T01:03:00Z"/>
              </w:rPr>
            </w:pPr>
            <w:del w:id="1687" w:author="黃懷萱" w:date="2022-12-21T01:03:00Z">
              <w:r w:rsidDel="00216219">
                <w:rPr>
                  <w:rFonts w:hint="eastAsia"/>
                </w:rPr>
                <w:delText>處理速度</w:delText>
              </w:r>
            </w:del>
          </w:p>
        </w:tc>
      </w:tr>
      <w:tr w:rsidR="001902BA" w:rsidRPr="004F5113" w:rsidDel="00216219" w14:paraId="744E37D7" w14:textId="5CAC6E88" w:rsidTr="00D7332A">
        <w:trPr>
          <w:del w:id="1688" w:author="黃懷萱" w:date="2022-12-21T01:03:00Z"/>
        </w:trPr>
        <w:tc>
          <w:tcPr>
            <w:cnfStyle w:val="001000000000" w:firstRow="0" w:lastRow="0" w:firstColumn="1" w:lastColumn="0" w:oddVBand="0" w:evenVBand="0" w:oddHBand="0" w:evenHBand="0" w:firstRowFirstColumn="0" w:firstRowLastColumn="0" w:lastRowFirstColumn="0" w:lastRowLastColumn="0"/>
            <w:tcW w:w="1519" w:type="dxa"/>
            <w:gridSpan w:val="2"/>
          </w:tcPr>
          <w:p w14:paraId="7C1706BB" w14:textId="41872E51" w:rsidR="001902BA" w:rsidRPr="004F5113" w:rsidDel="00216219" w:rsidRDefault="001902BA" w:rsidP="00D7332A">
            <w:pPr>
              <w:pStyle w:val="af3"/>
              <w:rPr>
                <w:del w:id="1689" w:author="黃懷萱" w:date="2022-12-21T01:03:00Z"/>
                <w:rFonts w:cs="Times New Roman"/>
                <w:b w:val="0"/>
                <w:bCs/>
              </w:rPr>
            </w:pPr>
          </w:p>
        </w:tc>
        <w:tc>
          <w:tcPr>
            <w:tcW w:w="6783" w:type="dxa"/>
            <w:gridSpan w:val="2"/>
          </w:tcPr>
          <w:p w14:paraId="1A6A1FAF" w14:textId="12623588" w:rsidR="001902BA" w:rsidRPr="004F5113" w:rsidDel="00216219" w:rsidRDefault="001902BA" w:rsidP="00D7332A">
            <w:pPr>
              <w:pStyle w:val="af3"/>
              <w:cnfStyle w:val="000000000000" w:firstRow="0" w:lastRow="0" w:firstColumn="0" w:lastColumn="0" w:oddVBand="0" w:evenVBand="0" w:oddHBand="0" w:evenHBand="0" w:firstRowFirstColumn="0" w:firstRowLastColumn="0" w:lastRowFirstColumn="0" w:lastRowLastColumn="0"/>
              <w:rPr>
                <w:del w:id="1690" w:author="黃懷萱" w:date="2022-12-21T01:03:00Z"/>
              </w:rPr>
            </w:pPr>
            <w:del w:id="1691" w:author="黃懷萱" w:date="2022-12-21T01:03:00Z">
              <w:r w:rsidRPr="00006620" w:rsidDel="00216219">
                <w:rPr>
                  <w:rFonts w:hint="eastAsia"/>
                </w:rPr>
                <w:delText>90%的請求可以在1秒內完成</w:delText>
              </w:r>
            </w:del>
          </w:p>
        </w:tc>
      </w:tr>
      <w:tr w:rsidR="001902BA" w:rsidRPr="004F5113" w:rsidDel="00216219" w14:paraId="3EFBA8C2" w14:textId="3CB93E25" w:rsidTr="00D7332A">
        <w:trPr>
          <w:cnfStyle w:val="000000100000" w:firstRow="0" w:lastRow="0" w:firstColumn="0" w:lastColumn="0" w:oddVBand="0" w:evenVBand="0" w:oddHBand="1" w:evenHBand="0" w:firstRowFirstColumn="0" w:firstRowLastColumn="0" w:lastRowFirstColumn="0" w:lastRowLastColumn="0"/>
          <w:del w:id="1692" w:author="黃懷萱" w:date="2022-12-21T01:03:00Z"/>
        </w:trPr>
        <w:tc>
          <w:tcPr>
            <w:cnfStyle w:val="001000000000" w:firstRow="0" w:lastRow="0" w:firstColumn="1" w:lastColumn="0" w:oddVBand="0" w:evenVBand="0" w:oddHBand="0" w:evenHBand="0" w:firstRowFirstColumn="0" w:firstRowLastColumn="0" w:lastRowFirstColumn="0" w:lastRowLastColumn="0"/>
            <w:tcW w:w="1519" w:type="dxa"/>
            <w:gridSpan w:val="2"/>
          </w:tcPr>
          <w:p w14:paraId="77C126F1" w14:textId="0189229C" w:rsidR="001902BA" w:rsidRPr="004F5113" w:rsidDel="00216219" w:rsidRDefault="001902BA" w:rsidP="00D7332A">
            <w:pPr>
              <w:pStyle w:val="af3"/>
              <w:rPr>
                <w:del w:id="1693" w:author="黃懷萱" w:date="2022-12-21T01:03:00Z"/>
                <w:rFonts w:cs="Times New Roman"/>
              </w:rPr>
            </w:pPr>
            <w:del w:id="1694" w:author="黃懷萱" w:date="2022-12-21T01:03:00Z">
              <w:r w:rsidDel="00216219">
                <w:rPr>
                  <w:rFonts w:hint="eastAsia"/>
                </w:rPr>
                <w:delText>DB</w:delText>
              </w:r>
              <w:r w:rsidDel="00216219">
                <w:delText>NFR</w:delText>
              </w:r>
              <w:r w:rsidDel="00216219">
                <w:rPr>
                  <w:rFonts w:hint="eastAsia"/>
                </w:rPr>
                <w:delText>2</w:delText>
              </w:r>
            </w:del>
          </w:p>
        </w:tc>
        <w:tc>
          <w:tcPr>
            <w:tcW w:w="6783" w:type="dxa"/>
            <w:gridSpan w:val="2"/>
          </w:tcPr>
          <w:p w14:paraId="47FFE4DC" w14:textId="2283FE23" w:rsidR="001902BA" w:rsidRPr="004F5113" w:rsidDel="00216219" w:rsidRDefault="001902BA" w:rsidP="00D7332A">
            <w:pPr>
              <w:pStyle w:val="af3"/>
              <w:cnfStyle w:val="000000100000" w:firstRow="0" w:lastRow="0" w:firstColumn="0" w:lastColumn="0" w:oddVBand="0" w:evenVBand="0" w:oddHBand="1" w:evenHBand="0" w:firstRowFirstColumn="0" w:firstRowLastColumn="0" w:lastRowFirstColumn="0" w:lastRowLastColumn="0"/>
              <w:rPr>
                <w:del w:id="1695" w:author="黃懷萱" w:date="2022-12-21T01:03:00Z"/>
              </w:rPr>
            </w:pPr>
            <w:del w:id="1696" w:author="黃懷萱" w:date="2022-12-21T01:03:00Z">
              <w:r w:rsidDel="00216219">
                <w:rPr>
                  <w:rFonts w:hint="eastAsia"/>
                </w:rPr>
                <w:delText>資料正規化</w:delText>
              </w:r>
            </w:del>
          </w:p>
        </w:tc>
      </w:tr>
      <w:tr w:rsidR="001902BA" w:rsidRPr="004F5113" w:rsidDel="00216219" w14:paraId="723D5884" w14:textId="5E8E3617" w:rsidTr="00D7332A">
        <w:trPr>
          <w:del w:id="1697" w:author="黃懷萱" w:date="2022-12-21T01:03:00Z"/>
        </w:trPr>
        <w:tc>
          <w:tcPr>
            <w:cnfStyle w:val="001000000000" w:firstRow="0" w:lastRow="0" w:firstColumn="1" w:lastColumn="0" w:oddVBand="0" w:evenVBand="0" w:oddHBand="0" w:evenHBand="0" w:firstRowFirstColumn="0" w:firstRowLastColumn="0" w:lastRowFirstColumn="0" w:lastRowLastColumn="0"/>
            <w:tcW w:w="1519" w:type="dxa"/>
            <w:gridSpan w:val="2"/>
          </w:tcPr>
          <w:p w14:paraId="5785F656" w14:textId="2991D930" w:rsidR="001902BA" w:rsidRPr="004F5113" w:rsidDel="00216219" w:rsidRDefault="001902BA" w:rsidP="00D7332A">
            <w:pPr>
              <w:pStyle w:val="af3"/>
              <w:rPr>
                <w:del w:id="1698" w:author="黃懷萱" w:date="2022-12-21T01:03:00Z"/>
                <w:b w:val="0"/>
                <w:bCs/>
              </w:rPr>
            </w:pPr>
          </w:p>
        </w:tc>
        <w:tc>
          <w:tcPr>
            <w:tcW w:w="6783" w:type="dxa"/>
            <w:gridSpan w:val="2"/>
          </w:tcPr>
          <w:p w14:paraId="4948359B" w14:textId="1F641BE0" w:rsidR="001902BA" w:rsidRPr="004F5113" w:rsidDel="00216219" w:rsidRDefault="001902BA" w:rsidP="00D7332A">
            <w:pPr>
              <w:pStyle w:val="af3"/>
              <w:cnfStyle w:val="000000000000" w:firstRow="0" w:lastRow="0" w:firstColumn="0" w:lastColumn="0" w:oddVBand="0" w:evenVBand="0" w:oddHBand="0" w:evenHBand="0" w:firstRowFirstColumn="0" w:firstRowLastColumn="0" w:lastRowFirstColumn="0" w:lastRowLastColumn="0"/>
              <w:rPr>
                <w:del w:id="1699" w:author="黃懷萱" w:date="2022-12-21T01:03:00Z"/>
              </w:rPr>
            </w:pPr>
            <w:del w:id="1700" w:author="黃懷萱" w:date="2022-12-21T01:03:00Z">
              <w:r w:rsidRPr="00006620" w:rsidDel="00216219">
                <w:rPr>
                  <w:rFonts w:hint="eastAsia"/>
                </w:rPr>
                <w:delText>正規化並利用視圖串接來優化速度</w:delText>
              </w:r>
            </w:del>
          </w:p>
        </w:tc>
      </w:tr>
      <w:tr w:rsidR="001902BA" w:rsidRPr="004F5113" w:rsidDel="00216219" w14:paraId="06A48E57" w14:textId="10C56A23" w:rsidTr="00D7332A">
        <w:trPr>
          <w:cnfStyle w:val="000000100000" w:firstRow="0" w:lastRow="0" w:firstColumn="0" w:lastColumn="0" w:oddVBand="0" w:evenVBand="0" w:oddHBand="1" w:evenHBand="0" w:firstRowFirstColumn="0" w:firstRowLastColumn="0" w:lastRowFirstColumn="0" w:lastRowLastColumn="0"/>
          <w:del w:id="1701" w:author="黃懷萱" w:date="2022-12-21T01:03:00Z"/>
        </w:trPr>
        <w:tc>
          <w:tcPr>
            <w:cnfStyle w:val="001000000000" w:firstRow="0" w:lastRow="0" w:firstColumn="1" w:lastColumn="0" w:oddVBand="0" w:evenVBand="0" w:oddHBand="0" w:evenHBand="0" w:firstRowFirstColumn="0" w:firstRowLastColumn="0" w:lastRowFirstColumn="0" w:lastRowLastColumn="0"/>
            <w:tcW w:w="1519" w:type="dxa"/>
            <w:gridSpan w:val="2"/>
          </w:tcPr>
          <w:p w14:paraId="3679BEA8" w14:textId="29AFB14F" w:rsidR="001902BA" w:rsidRPr="004F5113" w:rsidDel="00216219" w:rsidRDefault="001902BA" w:rsidP="00D7332A">
            <w:pPr>
              <w:pStyle w:val="af3"/>
              <w:rPr>
                <w:del w:id="1702" w:author="黃懷萱" w:date="2022-12-21T01:03:00Z"/>
                <w:rFonts w:cs="Times New Roman"/>
              </w:rPr>
            </w:pPr>
            <w:del w:id="1703" w:author="黃懷萱" w:date="2022-12-21T01:03:00Z">
              <w:r w:rsidDel="00216219">
                <w:rPr>
                  <w:rFonts w:hint="eastAsia"/>
                </w:rPr>
                <w:delText>DB</w:delText>
              </w:r>
              <w:r w:rsidDel="00216219">
                <w:delText>NFR</w:delText>
              </w:r>
              <w:r w:rsidDel="00216219">
                <w:rPr>
                  <w:rFonts w:hint="eastAsia"/>
                </w:rPr>
                <w:delText>3</w:delText>
              </w:r>
            </w:del>
          </w:p>
        </w:tc>
        <w:tc>
          <w:tcPr>
            <w:tcW w:w="6783" w:type="dxa"/>
            <w:gridSpan w:val="2"/>
          </w:tcPr>
          <w:p w14:paraId="779412DD" w14:textId="49B3C626" w:rsidR="001902BA" w:rsidRPr="004F5113" w:rsidDel="00216219" w:rsidRDefault="001902BA" w:rsidP="00D7332A">
            <w:pPr>
              <w:pStyle w:val="af3"/>
              <w:cnfStyle w:val="000000100000" w:firstRow="0" w:lastRow="0" w:firstColumn="0" w:lastColumn="0" w:oddVBand="0" w:evenVBand="0" w:oddHBand="1" w:evenHBand="0" w:firstRowFirstColumn="0" w:firstRowLastColumn="0" w:lastRowFirstColumn="0" w:lastRowLastColumn="0"/>
              <w:rPr>
                <w:del w:id="1704" w:author="黃懷萱" w:date="2022-12-21T01:03:00Z"/>
              </w:rPr>
            </w:pPr>
            <w:del w:id="1705" w:author="黃懷萱" w:date="2022-12-21T01:03:00Z">
              <w:r w:rsidDel="00216219">
                <w:tab/>
              </w:r>
              <w:r w:rsidDel="00216219">
                <w:rPr>
                  <w:rFonts w:hint="eastAsia"/>
                </w:rPr>
                <w:delText>儲存空間限制</w:delText>
              </w:r>
            </w:del>
          </w:p>
        </w:tc>
      </w:tr>
      <w:tr w:rsidR="001902BA" w:rsidRPr="004F5113" w:rsidDel="00216219" w14:paraId="3390AB35" w14:textId="688FE786" w:rsidTr="00D7332A">
        <w:trPr>
          <w:del w:id="1706" w:author="黃懷萱" w:date="2022-12-21T01:03:00Z"/>
        </w:trPr>
        <w:tc>
          <w:tcPr>
            <w:cnfStyle w:val="001000000000" w:firstRow="0" w:lastRow="0" w:firstColumn="1" w:lastColumn="0" w:oddVBand="0" w:evenVBand="0" w:oddHBand="0" w:evenHBand="0" w:firstRowFirstColumn="0" w:firstRowLastColumn="0" w:lastRowFirstColumn="0" w:lastRowLastColumn="0"/>
            <w:tcW w:w="1519" w:type="dxa"/>
            <w:gridSpan w:val="2"/>
          </w:tcPr>
          <w:p w14:paraId="71F5625D" w14:textId="00857B63" w:rsidR="001902BA" w:rsidRPr="004F5113" w:rsidDel="00216219" w:rsidRDefault="001902BA" w:rsidP="00D7332A">
            <w:pPr>
              <w:pStyle w:val="af3"/>
              <w:rPr>
                <w:del w:id="1707" w:author="黃懷萱" w:date="2022-12-21T01:03:00Z"/>
                <w:rFonts w:cs="Times New Roman"/>
                <w:b w:val="0"/>
                <w:bCs/>
              </w:rPr>
            </w:pPr>
          </w:p>
        </w:tc>
        <w:tc>
          <w:tcPr>
            <w:tcW w:w="6783" w:type="dxa"/>
            <w:gridSpan w:val="2"/>
          </w:tcPr>
          <w:p w14:paraId="6DCB83EA" w14:textId="455BA9DA" w:rsidR="001902BA" w:rsidRPr="004F5113" w:rsidDel="00216219" w:rsidRDefault="001902BA" w:rsidP="00D7332A">
            <w:pPr>
              <w:pStyle w:val="af3"/>
              <w:cnfStyle w:val="000000000000" w:firstRow="0" w:lastRow="0" w:firstColumn="0" w:lastColumn="0" w:oddVBand="0" w:evenVBand="0" w:oddHBand="0" w:evenHBand="0" w:firstRowFirstColumn="0" w:firstRowLastColumn="0" w:lastRowFirstColumn="0" w:lastRowLastColumn="0"/>
              <w:rPr>
                <w:del w:id="1708" w:author="黃懷萱" w:date="2022-12-21T01:03:00Z"/>
              </w:rPr>
            </w:pPr>
            <w:del w:id="1709" w:author="黃懷萱" w:date="2022-12-21T01:03:00Z">
              <w:r w:rsidDel="00216219">
                <w:rPr>
                  <w:rFonts w:hint="eastAsia"/>
                </w:rPr>
                <w:delText>每筆資料將被設定最大儲存大小，超過將被進行壓縮處理</w:delText>
              </w:r>
            </w:del>
          </w:p>
        </w:tc>
      </w:tr>
    </w:tbl>
    <w:p w14:paraId="1819C3AF" w14:textId="043B214F" w:rsidR="00B94195" w:rsidRPr="00FB579C" w:rsidRDefault="00B94195" w:rsidP="00304C44">
      <w:pPr>
        <w:ind w:firstLineChars="0" w:firstLine="480"/>
        <w:rPr>
          <w:ins w:id="1710" w:author="黃懷萱" w:date="2022-12-21T01:12:00Z"/>
          <w:rFonts w:ascii="Times New Roman" w:hAnsi="Times New Roman" w:cs="Times New Roman"/>
        </w:rPr>
      </w:pPr>
      <w:ins w:id="1711" w:author="黃懷萱" w:date="2022-12-21T01:14:00Z">
        <w:r w:rsidRPr="00596CA6">
          <w:rPr>
            <w:rFonts w:ascii="Times New Roman" w:hAnsi="Times New Roman" w:cs="Times New Roman"/>
          </w:rPr>
          <w:t>本研究計畫預計的資料庫服務為本地端，</w:t>
        </w:r>
      </w:ins>
      <w:ins w:id="1712" w:author="黃懷萱" w:date="2022-12-21T01:13:00Z">
        <w:r w:rsidRPr="00596CA6">
          <w:rPr>
            <w:rFonts w:ascii="Times New Roman" w:hAnsi="Times New Roman" w:cs="Times New Roman"/>
          </w:rPr>
          <w:t>無須雲端架設</w:t>
        </w:r>
      </w:ins>
      <w:ins w:id="1713" w:author="黃懷萱" w:date="2022-12-21T01:14:00Z">
        <w:r w:rsidRPr="00596CA6">
          <w:rPr>
            <w:rFonts w:ascii="Times New Roman" w:hAnsi="Times New Roman" w:cs="Times New Roman"/>
          </w:rPr>
          <w:t>，採用的資料庫語言為</w:t>
        </w:r>
      </w:ins>
      <w:ins w:id="1714" w:author="黃懷萱" w:date="2022-12-21T01:15:00Z">
        <w:r w:rsidRPr="00B94195">
          <w:rPr>
            <w:rFonts w:ascii="Times New Roman" w:hAnsi="Times New Roman" w:cs="Times New Roman"/>
          </w:rPr>
          <w:t>Microsoft SQL Server</w:t>
        </w:r>
        <w:r w:rsidRPr="00596CA6">
          <w:rPr>
            <w:rFonts w:ascii="Times New Roman" w:hAnsi="Times New Roman" w:cs="Times New Roman"/>
          </w:rPr>
          <w:t>，</w:t>
        </w:r>
      </w:ins>
      <w:ins w:id="1715" w:author="黃懷萱" w:date="2022-12-21T01:34:00Z">
        <w:r w:rsidR="00FB579C" w:rsidRPr="00AF39B0">
          <w:rPr>
            <w:rFonts w:ascii="標楷體" w:hAnsi="標楷體" w:hint="eastAsia"/>
          </w:rPr>
          <w:t>由微軟開發的關聯式資料庫管理系統，SQL為一套標準化的資料庫操作命令，在龐大的數據當中可以幫助我們更方便的搜尋到需要的資料</w:t>
        </w:r>
      </w:ins>
      <w:ins w:id="1716" w:author="黃懷萱" w:date="2022-12-21T01:35:00Z">
        <w:r w:rsidR="00304C44">
          <w:rPr>
            <w:rFonts w:ascii="Times New Roman" w:hAnsi="Times New Roman" w:cs="Times New Roman" w:hint="eastAsia"/>
          </w:rPr>
          <w:t>。</w:t>
        </w:r>
      </w:ins>
      <w:ins w:id="1717" w:author="黃懷萱" w:date="2022-12-21T01:36:00Z">
        <w:r w:rsidR="00826696">
          <w:rPr>
            <w:rFonts w:ascii="Times New Roman" w:hAnsi="Times New Roman" w:cs="Times New Roman" w:hint="eastAsia"/>
          </w:rPr>
          <w:t>選在該資料庫語言的其中一項原因包含</w:t>
        </w:r>
      </w:ins>
      <w:ins w:id="1718" w:author="黃懷萱" w:date="2022-12-21T01:21:00Z">
        <w:r w:rsidRPr="00596CA6">
          <w:rPr>
            <w:rFonts w:ascii="Times New Roman" w:hAnsi="Times New Roman" w:cs="Times New Roman"/>
          </w:rPr>
          <w:t>在學習曲線上也較其他資料庫語言較為容易上手，不需要繁瑣的設定，也因為為本地端資料庫因此在安全性上有</w:t>
        </w:r>
        <w:r w:rsidRPr="00B94195">
          <w:rPr>
            <w:rFonts w:ascii="Times New Roman" w:hAnsi="Times New Roman" w:cs="Times New Roman"/>
            <w:rPrChange w:id="1719" w:author="黃懷萱" w:date="2022-12-21T01:22:00Z">
              <w:rPr>
                <w:rFonts w:ascii="Lato" w:hAnsi="Lato" w:cs="Lato"/>
                <w:color w:val="303233"/>
                <w:sz w:val="27"/>
                <w:szCs w:val="27"/>
                <w:shd w:val="clear" w:color="auto" w:fill="FFFFFF"/>
              </w:rPr>
            </w:rPrChange>
          </w:rPr>
          <w:t>嚴格的交易安全與控制</w:t>
        </w:r>
        <w:r w:rsidRPr="00596CA6">
          <w:rPr>
            <w:rFonts w:ascii="Times New Roman" w:hAnsi="Times New Roman" w:cs="Times New Roman"/>
          </w:rPr>
          <w:t>，對於</w:t>
        </w:r>
      </w:ins>
      <w:ins w:id="1720" w:author="黃懷萱" w:date="2022-12-21T01:22:00Z">
        <w:r w:rsidRPr="00B94195">
          <w:rPr>
            <w:rFonts w:ascii="Times New Roman" w:hAnsi="Times New Roman" w:cs="Times New Roman"/>
            <w:rPrChange w:id="1721" w:author="黃懷萱" w:date="2022-12-21T01:22:00Z">
              <w:rPr>
                <w:rFonts w:ascii="Lato" w:hAnsi="Lato" w:cs="Lato"/>
                <w:color w:val="303233"/>
                <w:sz w:val="27"/>
                <w:szCs w:val="27"/>
                <w:shd w:val="clear" w:color="auto" w:fill="FFFFFF"/>
              </w:rPr>
            </w:rPrChange>
          </w:rPr>
          <w:t>資料庫</w:t>
        </w:r>
        <w:r w:rsidRPr="00B94195">
          <w:rPr>
            <w:rFonts w:ascii="Times New Roman" w:hAnsi="Times New Roman" w:cs="Times New Roman"/>
            <w:rPrChange w:id="1722" w:author="黃懷萱" w:date="2022-12-21T01:22:00Z">
              <w:rPr>
                <w:rFonts w:ascii="Lato" w:hAnsi="Lato" w:cs="Lato"/>
                <w:color w:val="303233"/>
                <w:sz w:val="27"/>
                <w:szCs w:val="27"/>
                <w:shd w:val="clear" w:color="auto" w:fill="FFFFFF"/>
              </w:rPr>
            </w:rPrChange>
          </w:rPr>
          <w:t xml:space="preserve"> transaction </w:t>
        </w:r>
        <w:r w:rsidRPr="00B94195">
          <w:rPr>
            <w:rFonts w:ascii="Times New Roman" w:hAnsi="Times New Roman" w:cs="Times New Roman"/>
            <w:rPrChange w:id="1723" w:author="黃懷萱" w:date="2022-12-21T01:22:00Z">
              <w:rPr>
                <w:rFonts w:ascii="Lato" w:hAnsi="Lato" w:cs="Lato"/>
                <w:color w:val="303233"/>
                <w:sz w:val="27"/>
                <w:szCs w:val="27"/>
                <w:shd w:val="clear" w:color="auto" w:fill="FFFFFF"/>
              </w:rPr>
            </w:rPrChange>
          </w:rPr>
          <w:t>的安全控制非常良好</w:t>
        </w:r>
      </w:ins>
      <w:ins w:id="1724" w:author="黃懷萱" w:date="2022-12-21T01:12:00Z">
        <w:r w:rsidRPr="00755E67">
          <w:rPr>
            <w:rFonts w:ascii="Times New Roman" w:hAnsi="Times New Roman" w:cs="Times New Roman" w:hint="eastAsia"/>
          </w:rPr>
          <w:t>。</w:t>
        </w:r>
      </w:ins>
    </w:p>
    <w:p w14:paraId="67461366" w14:textId="4D501EBD" w:rsidR="00D7332A" w:rsidRPr="00B94195" w:rsidDel="00B94195" w:rsidRDefault="00D7332A" w:rsidP="00CC1447">
      <w:pPr>
        <w:widowControl/>
        <w:spacing w:before="0" w:after="0" w:line="240" w:lineRule="auto"/>
        <w:ind w:firstLineChars="0" w:firstLine="0"/>
        <w:jc w:val="left"/>
        <w:rPr>
          <w:del w:id="1725" w:author="黃懷萱" w:date="2022-12-21T01:03:00Z"/>
          <w:rFonts w:ascii="Times New Roman" w:hAnsi="Times New Roman" w:cs="Times New Roman" w:hint="eastAsia"/>
          <w:b/>
          <w:i/>
          <w:rPrChange w:id="1726" w:author="黃懷萱" w:date="2022-12-21T01:22:00Z">
            <w:rPr>
              <w:del w:id="1727" w:author="黃懷萱" w:date="2022-12-21T01:03:00Z"/>
            </w:rPr>
          </w:rPrChange>
        </w:rPr>
      </w:pPr>
    </w:p>
    <w:p w14:paraId="2CBB5DF8" w14:textId="48BDC702" w:rsidR="001902BA" w:rsidDel="00CC1447" w:rsidRDefault="00D7332A" w:rsidP="00CC1447">
      <w:pPr>
        <w:pStyle w:val="afa"/>
        <w:jc w:val="both"/>
        <w:rPr>
          <w:del w:id="1728" w:author="黃懷萱" w:date="2022-12-21T01:03:00Z"/>
        </w:rPr>
        <w:pPrChange w:id="1729" w:author="黃懷萱" w:date="2022-12-21T01:03:00Z">
          <w:pPr>
            <w:pStyle w:val="afa"/>
            <w:ind w:firstLineChars="1" w:firstLine="5"/>
          </w:pPr>
        </w:pPrChange>
      </w:pPr>
      <w:del w:id="1730" w:author="黃懷萱" w:date="2022-12-21T01:03:00Z">
        <w:r w:rsidDel="00CC1447">
          <w:rPr>
            <w:rFonts w:hint="eastAsia"/>
          </w:rPr>
          <w:delText>內容</w:delText>
        </w:r>
      </w:del>
    </w:p>
    <w:p w14:paraId="2AD93EEB" w14:textId="19354C2D" w:rsidR="00F64493" w:rsidDel="00CC1447" w:rsidRDefault="00F64493" w:rsidP="00CC1447">
      <w:pPr>
        <w:pStyle w:val="afa"/>
        <w:jc w:val="both"/>
        <w:rPr>
          <w:del w:id="1731" w:author="黃懷萱" w:date="2022-12-21T01:03:00Z"/>
          <w:b w:val="0"/>
          <w:i w:val="0"/>
        </w:rPr>
        <w:pPrChange w:id="1732" w:author="黃懷萱" w:date="2022-12-21T01:03:00Z">
          <w:pPr>
            <w:widowControl/>
            <w:spacing w:before="0" w:after="0" w:line="240" w:lineRule="auto"/>
            <w:ind w:firstLineChars="0" w:firstLine="0"/>
            <w:jc w:val="left"/>
          </w:pPr>
        </w:pPrChange>
      </w:pPr>
      <w:del w:id="1733" w:author="黃懷萱" w:date="2022-12-21T01:03:00Z">
        <w:r w:rsidDel="00CC1447">
          <w:br w:type="page"/>
        </w:r>
      </w:del>
    </w:p>
    <w:p w14:paraId="1E0892B6" w14:textId="654C4695" w:rsidR="00F64493" w:rsidRPr="001902BA" w:rsidDel="00CC1447" w:rsidRDefault="00F64493" w:rsidP="00CC1447">
      <w:pPr>
        <w:pStyle w:val="afa"/>
        <w:jc w:val="both"/>
        <w:rPr>
          <w:del w:id="1734" w:author="黃懷萱" w:date="2022-12-21T01:04:00Z"/>
          <w:rFonts w:hint="eastAsia"/>
        </w:rPr>
        <w:pPrChange w:id="1735" w:author="黃懷萱" w:date="2022-12-21T01:03:00Z">
          <w:pPr>
            <w:pStyle w:val="afa"/>
            <w:ind w:firstLineChars="1" w:firstLine="5"/>
          </w:pPr>
        </w:pPrChange>
      </w:pPr>
    </w:p>
    <w:p w14:paraId="3A7E26E3" w14:textId="77AA0ADF" w:rsidR="00615A1B" w:rsidRDefault="00615A1B" w:rsidP="001A69EB">
      <w:pPr>
        <w:pStyle w:val="2"/>
        <w:spacing w:after="180"/>
        <w:ind w:leftChars="-1" w:left="-3" w:right="280" w:firstLineChars="1" w:firstLine="4"/>
      </w:pPr>
      <w:bookmarkStart w:id="1736" w:name="_Toc122481817"/>
      <w:r>
        <w:rPr>
          <w:rFonts w:hint="eastAsia"/>
        </w:rPr>
        <w:t>3.5</w:t>
      </w:r>
      <w:r>
        <w:rPr>
          <w:rFonts w:hint="eastAsia"/>
        </w:rPr>
        <w:t>、</w:t>
      </w:r>
      <w:r w:rsidR="005E0B6F">
        <w:rPr>
          <w:rFonts w:hint="eastAsia"/>
        </w:rPr>
        <w:t>使用者介面</w:t>
      </w:r>
      <w:r w:rsidR="00B135D4">
        <w:rPr>
          <w:rFonts w:hint="eastAsia"/>
        </w:rPr>
        <w:t>需求</w:t>
      </w:r>
      <w:bookmarkEnd w:id="1736"/>
    </w:p>
    <w:p w14:paraId="5D8DA3CB" w14:textId="77777777" w:rsidR="00826696" w:rsidRPr="0041273C" w:rsidRDefault="00826696" w:rsidP="00826696">
      <w:pPr>
        <w:pStyle w:val="a3"/>
        <w:numPr>
          <w:ilvl w:val="0"/>
          <w:numId w:val="64"/>
        </w:numPr>
        <w:ind w:leftChars="0" w:firstLineChars="0"/>
        <w:rPr>
          <w:ins w:id="1737" w:author="黃懷萱" w:date="2022-12-21T01:36:00Z"/>
        </w:rPr>
        <w:pPrChange w:id="1738" w:author="黃懷萱" w:date="2022-12-21T01:37:00Z">
          <w:pPr>
            <w:pStyle w:val="a3"/>
            <w:numPr>
              <w:numId w:val="59"/>
            </w:numPr>
            <w:ind w:leftChars="0" w:firstLineChars="0" w:hanging="480"/>
          </w:pPr>
        </w:pPrChange>
      </w:pPr>
      <w:ins w:id="1739" w:author="黃懷萱" w:date="2022-12-21T01:36:00Z">
        <w:r>
          <w:rPr>
            <w:rFonts w:hint="eastAsia"/>
          </w:rPr>
          <w:t>功能需求</w:t>
        </w:r>
      </w:ins>
    </w:p>
    <w:p w14:paraId="1DD19816" w14:textId="73C4E274" w:rsidR="00826696" w:rsidRDefault="002F3866" w:rsidP="00826696">
      <w:pPr>
        <w:ind w:firstLineChars="0" w:firstLine="480"/>
        <w:rPr>
          <w:ins w:id="1740" w:author="黃懷萱" w:date="2022-12-21T01:36:00Z"/>
          <w:rFonts w:ascii="Times New Roman" w:hAnsi="Times New Roman" w:cs="Times New Roman"/>
        </w:rPr>
      </w:pPr>
      <w:ins w:id="1741" w:author="黃懷萱" w:date="2022-12-21T01:37:00Z">
        <w:r>
          <w:rPr>
            <w:rFonts w:ascii="Times New Roman" w:hAnsi="Times New Roman" w:cs="Times New Roman" w:hint="eastAsia"/>
          </w:rPr>
          <w:t>在使用者</w:t>
        </w:r>
      </w:ins>
      <w:ins w:id="1742" w:author="黃懷萱" w:date="2022-12-21T01:59:00Z">
        <w:r w:rsidR="00C332E0">
          <w:rPr>
            <w:rFonts w:ascii="Times New Roman" w:hAnsi="Times New Roman" w:cs="Times New Roman" w:hint="eastAsia"/>
          </w:rPr>
          <w:t>功能層面</w:t>
        </w:r>
      </w:ins>
      <w:ins w:id="1743" w:author="黃懷萱" w:date="2022-12-21T01:37:00Z">
        <w:r>
          <w:rPr>
            <w:rFonts w:ascii="Times New Roman" w:hAnsi="Times New Roman" w:cs="Times New Roman" w:hint="eastAsia"/>
          </w:rPr>
          <w:t>來說，</w:t>
        </w:r>
      </w:ins>
      <w:ins w:id="1744" w:author="黃懷萱" w:date="2022-12-21T01:45:00Z">
        <w:r>
          <w:rPr>
            <w:rFonts w:ascii="Times New Roman" w:hAnsi="Times New Roman" w:cs="Times New Roman" w:hint="eastAsia"/>
          </w:rPr>
          <w:t>讓系統</w:t>
        </w:r>
      </w:ins>
      <w:ins w:id="1745" w:author="黃懷萱" w:date="2022-12-21T01:59:00Z">
        <w:r w:rsidR="00C332E0">
          <w:rPr>
            <w:rFonts w:ascii="Times New Roman" w:hAnsi="Times New Roman" w:cs="Times New Roman" w:hint="eastAsia"/>
          </w:rPr>
          <w:t>擁有</w:t>
        </w:r>
      </w:ins>
      <w:ins w:id="1746" w:author="黃懷萱" w:date="2022-12-21T01:38:00Z">
        <w:r>
          <w:rPr>
            <w:rFonts w:ascii="Times New Roman" w:hAnsi="Times New Roman" w:cs="Times New Roman" w:hint="eastAsia"/>
          </w:rPr>
          <w:t>圖形化使用介面供使用者點選</w:t>
        </w:r>
      </w:ins>
      <w:ins w:id="1747" w:author="黃懷萱" w:date="2022-12-21T01:59:00Z">
        <w:r w:rsidR="00C332E0">
          <w:rPr>
            <w:rFonts w:ascii="Times New Roman" w:hAnsi="Times New Roman" w:cs="Times New Roman" w:hint="eastAsia"/>
          </w:rPr>
          <w:t>將賦予</w:t>
        </w:r>
      </w:ins>
      <w:ins w:id="1748" w:author="黃懷萱" w:date="2022-12-21T01:38:00Z">
        <w:r>
          <w:rPr>
            <w:rFonts w:ascii="Times New Roman" w:hAnsi="Times New Roman" w:cs="Times New Roman" w:hint="eastAsia"/>
          </w:rPr>
          <w:t>較優的人性化</w:t>
        </w:r>
      </w:ins>
      <w:ins w:id="1749" w:author="黃懷萱" w:date="2022-12-21T01:59:00Z">
        <w:r w:rsidR="00C332E0">
          <w:rPr>
            <w:rFonts w:ascii="Times New Roman" w:hAnsi="Times New Roman" w:cs="Times New Roman" w:hint="eastAsia"/>
          </w:rPr>
          <w:t>體驗</w:t>
        </w:r>
      </w:ins>
      <w:ins w:id="1750" w:author="黃懷萱" w:date="2022-12-21T02:00:00Z">
        <w:r w:rsidR="00C332E0">
          <w:rPr>
            <w:rFonts w:ascii="Times New Roman" w:hAnsi="Times New Roman" w:cs="Times New Roman" w:hint="eastAsia"/>
          </w:rPr>
          <w:t>流程，而該使用者介面將可操控所有相關功能</w:t>
        </w:r>
      </w:ins>
      <w:ins w:id="1751" w:author="黃懷萱" w:date="2022-12-21T01:36:00Z">
        <w:r w:rsidR="00826696">
          <w:rPr>
            <w:rFonts w:ascii="Times New Roman" w:hAnsi="Times New Roman" w:cs="Times New Roman" w:hint="eastAsia"/>
          </w:rPr>
          <w:t>，</w:t>
        </w:r>
        <w:r w:rsidR="00826696" w:rsidRPr="00755E67">
          <w:rPr>
            <w:rFonts w:ascii="Times New Roman" w:hAnsi="Times New Roman" w:cs="Times New Roman" w:hint="eastAsia"/>
          </w:rPr>
          <w:t>因此針對本研究計畫中的</w:t>
        </w:r>
      </w:ins>
      <w:ins w:id="1752" w:author="黃懷萱" w:date="2022-12-21T01:38:00Z">
        <w:r>
          <w:rPr>
            <w:rFonts w:ascii="Times New Roman" w:hAnsi="Times New Roman" w:cs="Times New Roman" w:hint="eastAsia"/>
          </w:rPr>
          <w:t>使用者介面建構</w:t>
        </w:r>
      </w:ins>
      <w:ins w:id="1753" w:author="黃懷萱" w:date="2022-12-21T01:36:00Z">
        <w:r w:rsidR="00826696">
          <w:rPr>
            <w:rFonts w:ascii="Times New Roman" w:hAnsi="Times New Roman" w:cs="Times New Roman" w:hint="eastAsia"/>
          </w:rPr>
          <w:t>上</w:t>
        </w:r>
        <w:r w:rsidR="00826696" w:rsidRPr="00755E67">
          <w:rPr>
            <w:rFonts w:ascii="Times New Roman" w:hAnsi="Times New Roman" w:cs="Times New Roman" w:hint="eastAsia"/>
          </w:rPr>
          <w:t>，計畫如表</w:t>
        </w:r>
        <w:r w:rsidR="00826696" w:rsidRPr="00755E67">
          <w:rPr>
            <w:rFonts w:ascii="Times New Roman" w:hAnsi="Times New Roman" w:cs="Times New Roman"/>
          </w:rPr>
          <w:t>3</w:t>
        </w:r>
      </w:ins>
      <w:ins w:id="1754" w:author="黃懷萱" w:date="2022-12-21T02:02:00Z">
        <w:r w:rsidR="002F4D55">
          <w:rPr>
            <w:rFonts w:ascii="Times New Roman" w:hAnsi="Times New Roman" w:cs="Times New Roman" w:hint="eastAsia"/>
          </w:rPr>
          <w:t>.10</w:t>
        </w:r>
      </w:ins>
      <w:ins w:id="1755" w:author="黃懷萱" w:date="2022-12-21T01:36:00Z">
        <w:r w:rsidR="00826696" w:rsidRPr="00755E67">
          <w:rPr>
            <w:rFonts w:ascii="Times New Roman" w:hAnsi="Times New Roman" w:cs="Times New Roman" w:hint="eastAsia"/>
          </w:rPr>
          <w:t>與表</w:t>
        </w:r>
        <w:r w:rsidR="00826696" w:rsidRPr="00755E67">
          <w:rPr>
            <w:rFonts w:ascii="Times New Roman" w:hAnsi="Times New Roman" w:cs="Times New Roman"/>
          </w:rPr>
          <w:t>3.</w:t>
        </w:r>
      </w:ins>
      <w:ins w:id="1756" w:author="黃懷萱" w:date="2022-12-21T01:38:00Z">
        <w:r>
          <w:rPr>
            <w:rFonts w:ascii="Times New Roman" w:hAnsi="Times New Roman" w:cs="Times New Roman" w:hint="eastAsia"/>
          </w:rPr>
          <w:t>1</w:t>
        </w:r>
      </w:ins>
      <w:ins w:id="1757" w:author="黃懷萱" w:date="2022-12-21T02:03:00Z">
        <w:r w:rsidR="002F4D55">
          <w:rPr>
            <w:rFonts w:ascii="Times New Roman" w:hAnsi="Times New Roman" w:cs="Times New Roman" w:hint="eastAsia"/>
          </w:rPr>
          <w:t>1</w:t>
        </w:r>
      </w:ins>
      <w:ins w:id="1758" w:author="黃懷萱" w:date="2022-12-21T01:36:00Z">
        <w:r w:rsidR="00826696" w:rsidRPr="00755E67">
          <w:rPr>
            <w:rFonts w:ascii="Times New Roman" w:hAnsi="Times New Roman" w:cs="Times New Roman" w:hint="eastAsia"/>
          </w:rPr>
          <w:t>的功能性需求與非功能性需求，並對這些功能查找相關功能方法並達成。</w:t>
        </w:r>
      </w:ins>
    </w:p>
    <w:p w14:paraId="177520B3" w14:textId="49E4CE02" w:rsidR="00B04759" w:rsidDel="001D61D6" w:rsidRDefault="00C25A83" w:rsidP="00EB107B">
      <w:pPr>
        <w:ind w:firstLineChars="0" w:firstLine="0"/>
        <w:jc w:val="center"/>
        <w:rPr>
          <w:del w:id="1759" w:author="黃懷萱" w:date="2022-12-21T02:00:00Z"/>
          <w:rFonts w:hint="eastAsia"/>
        </w:rPr>
      </w:pPr>
      <w:del w:id="1760" w:author="黃懷萱" w:date="2022-12-21T01:36:00Z">
        <w:r w:rsidDel="00826696">
          <w:rPr>
            <w:rFonts w:hint="eastAsia"/>
          </w:rPr>
          <w:delText>引文</w:delText>
        </w:r>
      </w:del>
      <w:r w:rsidR="00B04759">
        <w:rPr>
          <w:rFonts w:hint="eastAsia"/>
        </w:rPr>
        <w:t>表</w:t>
      </w:r>
      <w:r w:rsidR="00B04759">
        <w:rPr>
          <w:rFonts w:hint="eastAsia"/>
        </w:rPr>
        <w:t xml:space="preserve"> </w:t>
      </w:r>
      <w:r w:rsidR="00B04759">
        <w:fldChar w:fldCharType="begin"/>
      </w:r>
      <w:r w:rsidR="00B04759">
        <w:instrText xml:space="preserve"> </w:instrText>
      </w:r>
      <w:r w:rsidR="00B04759">
        <w:rPr>
          <w:rFonts w:hint="eastAsia"/>
        </w:rPr>
        <w:instrText>STYLEREF 1 \s</w:instrText>
      </w:r>
      <w:r w:rsidR="00B04759">
        <w:instrText xml:space="preserve"> </w:instrText>
      </w:r>
      <w:r w:rsidR="00B04759">
        <w:fldChar w:fldCharType="separate"/>
      </w:r>
      <w:r w:rsidR="00B04759">
        <w:t>3</w:t>
      </w:r>
      <w:r w:rsidR="00B04759">
        <w:fldChar w:fldCharType="end"/>
      </w:r>
      <w:r w:rsidR="00B04759">
        <w:t>.</w:t>
      </w:r>
      <w:r w:rsidR="00B04759">
        <w:fldChar w:fldCharType="begin"/>
      </w:r>
      <w:r w:rsidR="00B04759">
        <w:instrText xml:space="preserve"> </w:instrText>
      </w:r>
      <w:r w:rsidR="00B04759">
        <w:rPr>
          <w:rFonts w:hint="eastAsia"/>
        </w:rPr>
        <w:instrText xml:space="preserve">SEQ </w:instrText>
      </w:r>
      <w:r w:rsidR="00B04759">
        <w:rPr>
          <w:rFonts w:hint="eastAsia"/>
        </w:rPr>
        <w:instrText>表</w:instrText>
      </w:r>
      <w:r w:rsidR="00B04759">
        <w:rPr>
          <w:rFonts w:hint="eastAsia"/>
        </w:rPr>
        <w:instrText xml:space="preserve"> \* ARABIC \s 1</w:instrText>
      </w:r>
      <w:r w:rsidR="00B04759">
        <w:instrText xml:space="preserve"> </w:instrText>
      </w:r>
      <w:r w:rsidR="00B04759">
        <w:fldChar w:fldCharType="separate"/>
      </w:r>
      <w:ins w:id="1761" w:author="黃懷萱" w:date="2022-12-21T02:01:00Z">
        <w:r w:rsidR="00EB107B">
          <w:rPr>
            <w:noProof/>
          </w:rPr>
          <w:t>10</w:t>
        </w:r>
      </w:ins>
      <w:del w:id="1762" w:author="黃懷萱" w:date="2022-12-21T02:01:00Z">
        <w:r w:rsidR="00B04759" w:rsidDel="00EB107B">
          <w:rPr>
            <w:noProof/>
          </w:rPr>
          <w:delText>9</w:delText>
        </w:r>
      </w:del>
      <w:r w:rsidR="00B04759">
        <w:fldChar w:fldCharType="end"/>
      </w:r>
      <w:r w:rsidR="00B04759" w:rsidRPr="00597F00">
        <w:rPr>
          <w:rFonts w:hint="eastAsia"/>
        </w:rPr>
        <w:t>使用者介面功能性需求</w:t>
      </w:r>
    </w:p>
    <w:p w14:paraId="02B1F73C" w14:textId="77777777" w:rsidR="005E0B6F" w:rsidRDefault="005E0B6F" w:rsidP="00EB107B">
      <w:pPr>
        <w:ind w:firstLineChars="0" w:firstLine="0"/>
        <w:jc w:val="center"/>
      </w:pPr>
    </w:p>
    <w:tbl>
      <w:tblPr>
        <w:tblStyle w:val="4-1"/>
        <w:tblW w:w="0" w:type="auto"/>
        <w:tblLook w:val="04A0" w:firstRow="1" w:lastRow="0" w:firstColumn="1" w:lastColumn="0" w:noHBand="0" w:noVBand="1"/>
      </w:tblPr>
      <w:tblGrid>
        <w:gridCol w:w="1413"/>
        <w:gridCol w:w="6883"/>
      </w:tblGrid>
      <w:tr w:rsidR="005E0B6F" w:rsidRPr="00B9516C" w14:paraId="0BDD499D"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77E79F75" w14:textId="77777777" w:rsidR="005E0B6F" w:rsidRPr="00B9516C" w:rsidRDefault="005E0B6F" w:rsidP="005E0B6F">
            <w:pPr>
              <w:pStyle w:val="af3"/>
              <w:rPr>
                <w:rFonts w:ascii="Times New Roman" w:hAnsi="Times New Roman" w:cs="Times New Roman"/>
                <w:rPrChange w:id="1763" w:author="黃懷萱" w:date="2022-12-21T01:58:00Z">
                  <w:rPr/>
                </w:rPrChange>
              </w:rPr>
            </w:pPr>
            <w:r w:rsidRPr="00B9516C">
              <w:rPr>
                <w:rFonts w:ascii="Times New Roman" w:hAnsi="Times New Roman" w:cs="Times New Roman"/>
                <w:rPrChange w:id="1764" w:author="黃懷萱" w:date="2022-12-21T01:58:00Z">
                  <w:rPr>
                    <w:rFonts w:hint="eastAsia"/>
                  </w:rPr>
                </w:rPrChange>
              </w:rPr>
              <w:t>U</w:t>
            </w:r>
            <w:r w:rsidRPr="00B9516C">
              <w:rPr>
                <w:rFonts w:ascii="Times New Roman" w:hAnsi="Times New Roman" w:cs="Times New Roman"/>
                <w:rPrChange w:id="1765" w:author="黃懷萱" w:date="2022-12-21T01:58:00Z">
                  <w:rPr/>
                </w:rPrChange>
              </w:rPr>
              <w:t>ser interface</w:t>
            </w:r>
            <w:r w:rsidRPr="00B9516C">
              <w:rPr>
                <w:rFonts w:ascii="Times New Roman" w:hAnsi="Times New Roman" w:cs="Times New Roman"/>
                <w:rPrChange w:id="1766" w:author="黃懷萱" w:date="2022-12-21T01:58:00Z">
                  <w:rPr>
                    <w:rFonts w:hint="eastAsia"/>
                  </w:rPr>
                </w:rPrChange>
              </w:rPr>
              <w:t xml:space="preserve"> </w:t>
            </w:r>
            <w:r w:rsidRPr="00B9516C">
              <w:rPr>
                <w:rFonts w:ascii="Times New Roman" w:hAnsi="Times New Roman" w:cs="Times New Roman"/>
                <w:rPrChange w:id="1767" w:author="黃懷萱" w:date="2022-12-21T01:58:00Z">
                  <w:rPr/>
                </w:rPrChange>
              </w:rPr>
              <w:t>functional requirement</w:t>
            </w:r>
          </w:p>
        </w:tc>
      </w:tr>
      <w:tr w:rsidR="005E0B6F" w:rsidRPr="00B9516C" w14:paraId="68C1C259"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35DB41F" w14:textId="77777777" w:rsidR="005E0B6F" w:rsidRPr="00B9516C" w:rsidRDefault="005E0B6F" w:rsidP="005E0B6F">
            <w:pPr>
              <w:pStyle w:val="af3"/>
              <w:rPr>
                <w:rFonts w:ascii="Times New Roman" w:hAnsi="Times New Roman" w:cs="Times New Roman"/>
                <w:rPrChange w:id="1768" w:author="黃懷萱" w:date="2022-12-21T01:58:00Z">
                  <w:rPr/>
                </w:rPrChange>
              </w:rPr>
            </w:pPr>
            <w:r w:rsidRPr="00B9516C">
              <w:rPr>
                <w:rFonts w:ascii="Times New Roman" w:hAnsi="Times New Roman" w:cs="Times New Roman"/>
                <w:rPrChange w:id="1769" w:author="黃懷萱" w:date="2022-12-21T01:58:00Z">
                  <w:rPr>
                    <w:rFonts w:hint="eastAsia"/>
                  </w:rPr>
                </w:rPrChange>
              </w:rPr>
              <w:t>UIFR1</w:t>
            </w:r>
          </w:p>
        </w:tc>
        <w:tc>
          <w:tcPr>
            <w:tcW w:w="6883" w:type="dxa"/>
          </w:tcPr>
          <w:p w14:paraId="7CD3E9EA" w14:textId="77777777" w:rsidR="005E0B6F" w:rsidRPr="00B9516C" w:rsidRDefault="005E0B6F" w:rsidP="005E0B6F">
            <w:pPr>
              <w:pStyle w:val="af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770" w:author="黃懷萱" w:date="2022-12-21T01:58:00Z">
                  <w:rPr/>
                </w:rPrChange>
              </w:rPr>
            </w:pPr>
            <w:r w:rsidRPr="00B9516C">
              <w:rPr>
                <w:rFonts w:ascii="Times New Roman" w:hAnsi="Times New Roman" w:cs="Times New Roman"/>
                <w:rPrChange w:id="1771" w:author="黃懷萱" w:date="2022-12-21T01:58:00Z">
                  <w:rPr>
                    <w:rFonts w:hint="eastAsia"/>
                  </w:rPr>
                </w:rPrChange>
              </w:rPr>
              <w:t>人機介面</w:t>
            </w:r>
          </w:p>
        </w:tc>
      </w:tr>
      <w:tr w:rsidR="005E0B6F" w:rsidRPr="00B9516C" w14:paraId="73632564"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6C49B269" w14:textId="77777777" w:rsidR="005E0B6F" w:rsidRPr="00B9516C" w:rsidRDefault="005E0B6F" w:rsidP="005E0B6F">
            <w:pPr>
              <w:pStyle w:val="af3"/>
              <w:rPr>
                <w:rFonts w:ascii="Times New Roman" w:hAnsi="Times New Roman" w:cs="Times New Roman"/>
                <w:b w:val="0"/>
                <w:bCs/>
                <w:rPrChange w:id="1772" w:author="黃懷萱" w:date="2022-12-21T01:58:00Z">
                  <w:rPr>
                    <w:rFonts w:cs="Times New Roman"/>
                    <w:b w:val="0"/>
                    <w:bCs/>
                  </w:rPr>
                </w:rPrChange>
              </w:rPr>
            </w:pPr>
          </w:p>
        </w:tc>
        <w:tc>
          <w:tcPr>
            <w:tcW w:w="6883" w:type="dxa"/>
          </w:tcPr>
          <w:p w14:paraId="624E5D6E" w14:textId="77777777" w:rsidR="005E0B6F" w:rsidRPr="00B9516C" w:rsidRDefault="005E0B6F" w:rsidP="005E0B6F">
            <w:pPr>
              <w:pStyle w:val="af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773" w:author="黃懷萱" w:date="2022-12-21T01:58:00Z">
                  <w:rPr/>
                </w:rPrChange>
              </w:rPr>
            </w:pPr>
            <w:r w:rsidRPr="00B9516C">
              <w:rPr>
                <w:rFonts w:ascii="Times New Roman" w:hAnsi="Times New Roman" w:cs="Times New Roman"/>
                <w:rPrChange w:id="1774" w:author="黃懷萱" w:date="2022-12-21T01:58:00Z">
                  <w:rPr>
                    <w:rFonts w:hint="eastAsia"/>
                  </w:rPr>
                </w:rPrChange>
              </w:rPr>
              <w:t>提供使用者一個合理方便的人機介面，此介面需依照觸控面板方向設計，並彙整產品功能，設計清楚易懂的畫面與說明，需求分支請見</w:t>
            </w:r>
            <w:r w:rsidRPr="00B9516C">
              <w:rPr>
                <w:rFonts w:ascii="Times New Roman" w:hAnsi="Times New Roman" w:cs="Times New Roman"/>
                <w:rPrChange w:id="1775" w:author="黃懷萱" w:date="2022-12-21T01:58:00Z">
                  <w:rPr>
                    <w:rFonts w:hint="eastAsia"/>
                  </w:rPr>
                </w:rPrChange>
              </w:rPr>
              <w:t>(UIFR2~UIFR7)</w:t>
            </w:r>
            <w:r w:rsidRPr="00B9516C">
              <w:rPr>
                <w:rFonts w:ascii="Times New Roman" w:hAnsi="Times New Roman" w:cs="Times New Roman"/>
                <w:rPrChange w:id="1776" w:author="黃懷萱" w:date="2022-12-21T01:58:00Z">
                  <w:rPr>
                    <w:rFonts w:hint="eastAsia"/>
                  </w:rPr>
                </w:rPrChange>
              </w:rPr>
              <w:t>，</w:t>
            </w:r>
            <w:r w:rsidRPr="00B9516C">
              <w:rPr>
                <w:rFonts w:ascii="Times New Roman" w:hAnsi="Times New Roman" w:cs="Times New Roman"/>
                <w:color w:val="FF0000"/>
                <w:rPrChange w:id="1777" w:author="黃懷萱" w:date="2022-12-21T01:58:00Z">
                  <w:rPr>
                    <w:rFonts w:hint="eastAsia"/>
                  </w:rPr>
                </w:rPrChange>
              </w:rPr>
              <w:t>功能說明請見</w:t>
            </w:r>
            <w:del w:id="1778" w:author="黃懷萱" w:date="2022-12-21T01:41:00Z">
              <w:r w:rsidRPr="00B9516C" w:rsidDel="002F3866">
                <w:rPr>
                  <w:rFonts w:ascii="Times New Roman" w:hAnsi="Times New Roman" w:cs="Times New Roman"/>
                  <w:color w:val="FF0000"/>
                  <w:rPrChange w:id="1779" w:author="黃懷萱" w:date="2022-12-21T01:58:00Z">
                    <w:rPr>
                      <w:rFonts w:hint="eastAsia"/>
                    </w:rPr>
                  </w:rPrChange>
                </w:rPr>
                <w:delText>企畫書</w:delText>
              </w:r>
              <w:r w:rsidRPr="00B9516C" w:rsidDel="002F3866">
                <w:rPr>
                  <w:rFonts w:ascii="Times New Roman" w:hAnsi="Times New Roman" w:cs="Times New Roman"/>
                  <w:color w:val="FF0000"/>
                  <w:rPrChange w:id="1780" w:author="黃懷萱" w:date="2022-12-21T01:58:00Z">
                    <w:rPr>
                      <w:rFonts w:hint="eastAsia"/>
                    </w:rPr>
                  </w:rPrChange>
                </w:rPr>
                <w:delText>(</w:delText>
              </w:r>
            </w:del>
            <w:r w:rsidRPr="00B9516C">
              <w:rPr>
                <w:rFonts w:ascii="Times New Roman" w:hAnsi="Times New Roman" w:cs="Times New Roman"/>
                <w:color w:val="FF0000"/>
                <w:rPrChange w:id="1781" w:author="黃懷萱" w:date="2022-12-21T01:58:00Z">
                  <w:rPr>
                    <w:rFonts w:hint="eastAsia"/>
                  </w:rPr>
                </w:rPrChange>
              </w:rPr>
              <w:t>第叁章</w:t>
            </w:r>
            <w:r w:rsidRPr="00B9516C">
              <w:rPr>
                <w:rFonts w:ascii="Times New Roman" w:hAnsi="Times New Roman" w:cs="Times New Roman"/>
                <w:color w:val="FF0000"/>
                <w:rPrChange w:id="1782" w:author="黃懷萱" w:date="2022-12-21T01:58:00Z">
                  <w:rPr>
                    <w:rFonts w:hint="eastAsia"/>
                  </w:rPr>
                </w:rPrChange>
              </w:rPr>
              <w:t>/</w:t>
            </w:r>
            <w:r w:rsidRPr="00B9516C">
              <w:rPr>
                <w:rFonts w:ascii="Times New Roman" w:hAnsi="Times New Roman" w:cs="Times New Roman"/>
                <w:color w:val="FF0000"/>
                <w:rPrChange w:id="1783" w:author="黃懷萱" w:date="2022-12-21T01:58:00Z">
                  <w:rPr>
                    <w:rFonts w:hint="eastAsia"/>
                  </w:rPr>
                </w:rPrChange>
              </w:rPr>
              <w:t>三、其他</w:t>
            </w:r>
            <w:r w:rsidRPr="00B9516C">
              <w:rPr>
                <w:rFonts w:ascii="Times New Roman" w:hAnsi="Times New Roman" w:cs="Times New Roman"/>
                <w:color w:val="FF0000"/>
                <w:rPrChange w:id="1784" w:author="黃懷萱" w:date="2022-12-21T01:58:00Z">
                  <w:rPr>
                    <w:rFonts w:hint="eastAsia"/>
                  </w:rPr>
                </w:rPrChange>
              </w:rPr>
              <w:t>/</w:t>
            </w:r>
            <w:r w:rsidRPr="00B9516C">
              <w:rPr>
                <w:rFonts w:ascii="Times New Roman" w:hAnsi="Times New Roman" w:cs="Times New Roman"/>
                <w:color w:val="FF0000"/>
                <w:rPrChange w:id="1785" w:author="黃懷萱" w:date="2022-12-21T01:58:00Z">
                  <w:rPr/>
                </w:rPrChange>
              </w:rPr>
              <w:t>f.</w:t>
            </w:r>
            <w:r w:rsidRPr="00B9516C">
              <w:rPr>
                <w:rFonts w:ascii="Times New Roman" w:hAnsi="Times New Roman" w:cs="Times New Roman"/>
                <w:color w:val="FF0000"/>
                <w:rPrChange w:id="1786" w:author="黃懷萱" w:date="2022-12-21T01:58:00Z">
                  <w:rPr>
                    <w:rFonts w:hint="eastAsia"/>
                  </w:rPr>
                </w:rPrChange>
              </w:rPr>
              <w:t>人機介面設計</w:t>
            </w:r>
            <w:del w:id="1787" w:author="黃懷萱" w:date="2022-12-21T01:41:00Z">
              <w:r w:rsidRPr="00B9516C" w:rsidDel="002F3866">
                <w:rPr>
                  <w:rFonts w:ascii="Times New Roman" w:hAnsi="Times New Roman" w:cs="Times New Roman"/>
                  <w:rPrChange w:id="1788" w:author="黃懷萱" w:date="2022-12-21T01:58:00Z">
                    <w:rPr>
                      <w:rFonts w:hint="eastAsia"/>
                    </w:rPr>
                  </w:rPrChange>
                </w:rPr>
                <w:delText>)</w:delText>
              </w:r>
            </w:del>
          </w:p>
        </w:tc>
      </w:tr>
      <w:tr w:rsidR="005E0B6F" w:rsidRPr="00B9516C" w14:paraId="28654F31"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D9E64C4" w14:textId="77777777" w:rsidR="005E0B6F" w:rsidRPr="00B9516C" w:rsidRDefault="005E0B6F" w:rsidP="005E0B6F">
            <w:pPr>
              <w:pStyle w:val="af3"/>
              <w:rPr>
                <w:rFonts w:ascii="Times New Roman" w:hAnsi="Times New Roman" w:cs="Times New Roman"/>
                <w:rPrChange w:id="1789" w:author="黃懷萱" w:date="2022-12-21T01:58:00Z">
                  <w:rPr>
                    <w:rFonts w:cs="Times New Roman"/>
                  </w:rPr>
                </w:rPrChange>
              </w:rPr>
            </w:pPr>
            <w:r w:rsidRPr="00B9516C">
              <w:rPr>
                <w:rFonts w:ascii="Times New Roman" w:hAnsi="Times New Roman" w:cs="Times New Roman"/>
                <w:rPrChange w:id="1790" w:author="黃懷萱" w:date="2022-12-21T01:58:00Z">
                  <w:rPr>
                    <w:rFonts w:hint="eastAsia"/>
                  </w:rPr>
                </w:rPrChange>
              </w:rPr>
              <w:t>UIFR2</w:t>
            </w:r>
          </w:p>
        </w:tc>
        <w:tc>
          <w:tcPr>
            <w:tcW w:w="6883" w:type="dxa"/>
          </w:tcPr>
          <w:p w14:paraId="008C7B5D" w14:textId="77777777" w:rsidR="005E0B6F" w:rsidRPr="00B9516C" w:rsidRDefault="005E0B6F" w:rsidP="005E0B6F">
            <w:pPr>
              <w:pStyle w:val="af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791" w:author="黃懷萱" w:date="2022-12-21T01:58:00Z">
                  <w:rPr/>
                </w:rPrChange>
              </w:rPr>
            </w:pPr>
            <w:r w:rsidRPr="00B9516C">
              <w:rPr>
                <w:rFonts w:ascii="Times New Roman" w:hAnsi="Times New Roman" w:cs="Times New Roman"/>
                <w:rPrChange w:id="1792" w:author="黃懷萱" w:date="2022-12-21T01:58:00Z">
                  <w:rPr>
                    <w:rFonts w:hint="eastAsia"/>
                  </w:rPr>
                </w:rPrChange>
              </w:rPr>
              <w:t>主選單</w:t>
            </w:r>
          </w:p>
        </w:tc>
      </w:tr>
      <w:tr w:rsidR="005E0B6F" w:rsidRPr="00B9516C" w14:paraId="342592B5"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519BCB51" w14:textId="77777777" w:rsidR="005E0B6F" w:rsidRPr="00B9516C" w:rsidRDefault="005E0B6F" w:rsidP="005E0B6F">
            <w:pPr>
              <w:pStyle w:val="af3"/>
              <w:rPr>
                <w:rFonts w:ascii="Times New Roman" w:hAnsi="Times New Roman" w:cs="Times New Roman"/>
                <w:b w:val="0"/>
                <w:bCs/>
                <w:rPrChange w:id="1793" w:author="黃懷萱" w:date="2022-12-21T01:58:00Z">
                  <w:rPr>
                    <w:b w:val="0"/>
                    <w:bCs/>
                  </w:rPr>
                </w:rPrChange>
              </w:rPr>
            </w:pPr>
          </w:p>
        </w:tc>
        <w:tc>
          <w:tcPr>
            <w:tcW w:w="6883" w:type="dxa"/>
          </w:tcPr>
          <w:p w14:paraId="60D3B076" w14:textId="77777777" w:rsidR="005E0B6F" w:rsidRPr="00B9516C" w:rsidRDefault="005E0B6F" w:rsidP="005E0B6F">
            <w:pPr>
              <w:pStyle w:val="af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794" w:author="黃懷萱" w:date="2022-12-21T01:58:00Z">
                  <w:rPr/>
                </w:rPrChange>
              </w:rPr>
            </w:pPr>
            <w:r w:rsidRPr="00B9516C">
              <w:rPr>
                <w:rFonts w:ascii="Times New Roman" w:hAnsi="Times New Roman" w:cs="Times New Roman"/>
                <w:rPrChange w:id="1795" w:author="黃懷萱" w:date="2022-12-21T01:58:00Z">
                  <w:rPr>
                    <w:rFonts w:hint="eastAsia"/>
                  </w:rPr>
                </w:rPrChange>
              </w:rPr>
              <w:t>提供跳至各項功能之選單</w:t>
            </w:r>
          </w:p>
        </w:tc>
      </w:tr>
      <w:tr w:rsidR="00F64493" w:rsidRPr="00B9516C" w14:paraId="12D5B580" w14:textId="77777777" w:rsidTr="00F6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079FC8D" w14:textId="1837014E" w:rsidR="005E0B6F" w:rsidRPr="00B9516C" w:rsidRDefault="005E0B6F" w:rsidP="005E0B6F">
            <w:pPr>
              <w:pStyle w:val="af3"/>
              <w:rPr>
                <w:rFonts w:ascii="Times New Roman" w:hAnsi="Times New Roman" w:cs="Times New Roman"/>
                <w:rPrChange w:id="1796" w:author="黃懷萱" w:date="2022-12-21T01:58:00Z">
                  <w:rPr>
                    <w:rFonts w:cs="Times New Roman"/>
                  </w:rPr>
                </w:rPrChange>
              </w:rPr>
            </w:pPr>
            <w:r w:rsidRPr="00B9516C">
              <w:rPr>
                <w:rFonts w:ascii="Times New Roman" w:hAnsi="Times New Roman" w:cs="Times New Roman"/>
                <w:rPrChange w:id="1797" w:author="黃懷萱" w:date="2022-12-21T01:58:00Z">
                  <w:rPr>
                    <w:rFonts w:hint="eastAsia"/>
                  </w:rPr>
                </w:rPrChange>
              </w:rPr>
              <w:t>UIFR3</w:t>
            </w:r>
          </w:p>
        </w:tc>
        <w:tc>
          <w:tcPr>
            <w:tcW w:w="6883" w:type="dxa"/>
          </w:tcPr>
          <w:p w14:paraId="02DA7C0D" w14:textId="77777777" w:rsidR="005E0B6F" w:rsidRPr="00B9516C" w:rsidRDefault="005E0B6F" w:rsidP="005E0B6F">
            <w:pPr>
              <w:pStyle w:val="af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798" w:author="黃懷萱" w:date="2022-12-21T01:58:00Z">
                  <w:rPr/>
                </w:rPrChange>
              </w:rPr>
            </w:pPr>
            <w:r w:rsidRPr="00B9516C">
              <w:rPr>
                <w:rFonts w:ascii="Times New Roman" w:hAnsi="Times New Roman" w:cs="Times New Roman"/>
                <w:rPrChange w:id="1799" w:author="黃懷萱" w:date="2022-12-21T01:58:00Z">
                  <w:rPr>
                    <w:rFonts w:hint="eastAsia"/>
                  </w:rPr>
                </w:rPrChange>
              </w:rPr>
              <w:t>使用者介面</w:t>
            </w:r>
          </w:p>
        </w:tc>
      </w:tr>
      <w:tr w:rsidR="005E0B6F" w:rsidRPr="00B9516C" w14:paraId="002ACFD2"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2BA09A83" w14:textId="77777777" w:rsidR="005E0B6F" w:rsidRPr="00B9516C" w:rsidRDefault="005E0B6F" w:rsidP="005E0B6F">
            <w:pPr>
              <w:pStyle w:val="af3"/>
              <w:rPr>
                <w:rFonts w:ascii="Times New Roman" w:hAnsi="Times New Roman" w:cs="Times New Roman"/>
                <w:b w:val="0"/>
                <w:bCs/>
                <w:rPrChange w:id="1800" w:author="黃懷萱" w:date="2022-12-21T01:58:00Z">
                  <w:rPr>
                    <w:rFonts w:cs="Times New Roman"/>
                    <w:b w:val="0"/>
                    <w:bCs/>
                  </w:rPr>
                </w:rPrChange>
              </w:rPr>
            </w:pPr>
          </w:p>
        </w:tc>
        <w:tc>
          <w:tcPr>
            <w:tcW w:w="6883" w:type="dxa"/>
          </w:tcPr>
          <w:p w14:paraId="4B54681C" w14:textId="77777777" w:rsidR="005E0B6F" w:rsidRPr="00B9516C" w:rsidRDefault="005E0B6F" w:rsidP="005E0B6F">
            <w:pPr>
              <w:pStyle w:val="af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801" w:author="黃懷萱" w:date="2022-12-21T01:58:00Z">
                  <w:rPr/>
                </w:rPrChange>
              </w:rPr>
            </w:pPr>
            <w:r w:rsidRPr="00B9516C">
              <w:rPr>
                <w:rFonts w:ascii="Times New Roman" w:hAnsi="Times New Roman" w:cs="Times New Roman"/>
                <w:rPrChange w:id="1802" w:author="黃懷萱" w:date="2022-12-21T01:58:00Z">
                  <w:rPr>
                    <w:rFonts w:hint="eastAsia"/>
                  </w:rPr>
                </w:rPrChange>
              </w:rPr>
              <w:t>提供使用者登入、登出、些改使用者資料之介面</w:t>
            </w:r>
          </w:p>
        </w:tc>
      </w:tr>
      <w:tr w:rsidR="005E0B6F" w:rsidRPr="00B9516C" w14:paraId="766D3AAC"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735002" w14:textId="77777777" w:rsidR="005E0B6F" w:rsidRPr="00B9516C" w:rsidRDefault="005E0B6F" w:rsidP="005E0B6F">
            <w:pPr>
              <w:pStyle w:val="af3"/>
              <w:rPr>
                <w:rFonts w:ascii="Times New Roman" w:hAnsi="Times New Roman" w:cs="Times New Roman"/>
                <w:rPrChange w:id="1803" w:author="黃懷萱" w:date="2022-12-21T01:58:00Z">
                  <w:rPr/>
                </w:rPrChange>
              </w:rPr>
            </w:pPr>
            <w:r w:rsidRPr="00B9516C">
              <w:rPr>
                <w:rFonts w:ascii="Times New Roman" w:hAnsi="Times New Roman" w:cs="Times New Roman"/>
                <w:rPrChange w:id="1804" w:author="黃懷萱" w:date="2022-12-21T01:58:00Z">
                  <w:rPr>
                    <w:rFonts w:hint="eastAsia"/>
                  </w:rPr>
                </w:rPrChange>
              </w:rPr>
              <w:t>UIFR4</w:t>
            </w:r>
          </w:p>
        </w:tc>
        <w:tc>
          <w:tcPr>
            <w:tcW w:w="6883" w:type="dxa"/>
          </w:tcPr>
          <w:p w14:paraId="33D1105B" w14:textId="77777777" w:rsidR="005E0B6F" w:rsidRPr="00B9516C" w:rsidRDefault="005E0B6F" w:rsidP="005E0B6F">
            <w:pPr>
              <w:pStyle w:val="af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805" w:author="黃懷萱" w:date="2022-12-21T01:58:00Z">
                  <w:rPr/>
                </w:rPrChange>
              </w:rPr>
            </w:pPr>
            <w:r w:rsidRPr="00B9516C">
              <w:rPr>
                <w:rFonts w:ascii="Times New Roman" w:hAnsi="Times New Roman" w:cs="Times New Roman"/>
                <w:rPrChange w:id="1806" w:author="黃懷萱" w:date="2022-12-21T01:58:00Z">
                  <w:rPr>
                    <w:rFonts w:hint="eastAsia"/>
                  </w:rPr>
                </w:rPrChange>
              </w:rPr>
              <w:t>收納介面</w:t>
            </w:r>
          </w:p>
        </w:tc>
      </w:tr>
      <w:tr w:rsidR="005E0B6F" w:rsidRPr="00B9516C" w14:paraId="297C28A6"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5770DAAC" w14:textId="77777777" w:rsidR="005E0B6F" w:rsidRPr="00B9516C" w:rsidRDefault="005E0B6F" w:rsidP="005E0B6F">
            <w:pPr>
              <w:pStyle w:val="af3"/>
              <w:rPr>
                <w:rFonts w:ascii="Times New Roman" w:hAnsi="Times New Roman" w:cs="Times New Roman"/>
                <w:b w:val="0"/>
                <w:bCs/>
                <w:rPrChange w:id="1807" w:author="黃懷萱" w:date="2022-12-21T01:58:00Z">
                  <w:rPr>
                    <w:rFonts w:cs="Times New Roman"/>
                    <w:b w:val="0"/>
                    <w:bCs/>
                  </w:rPr>
                </w:rPrChange>
              </w:rPr>
            </w:pPr>
          </w:p>
        </w:tc>
        <w:tc>
          <w:tcPr>
            <w:tcW w:w="6883" w:type="dxa"/>
          </w:tcPr>
          <w:p w14:paraId="1F81D639" w14:textId="77777777" w:rsidR="005E0B6F" w:rsidRPr="00B9516C" w:rsidRDefault="005E0B6F" w:rsidP="005E0B6F">
            <w:pPr>
              <w:pStyle w:val="af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808" w:author="黃懷萱" w:date="2022-12-21T01:58:00Z">
                  <w:rPr/>
                </w:rPrChange>
              </w:rPr>
            </w:pPr>
            <w:r w:rsidRPr="00B9516C">
              <w:rPr>
                <w:rFonts w:ascii="Times New Roman" w:hAnsi="Times New Roman" w:cs="Times New Roman"/>
                <w:rPrChange w:id="1809" w:author="黃懷萱" w:date="2022-12-21T01:58:00Z">
                  <w:rPr>
                    <w:rFonts w:hint="eastAsia"/>
                  </w:rPr>
                </w:rPrChange>
              </w:rPr>
              <w:t>提供使用者使用收納功能，頁面須滿足以下幾點</w:t>
            </w:r>
            <w:r w:rsidRPr="00B9516C">
              <w:rPr>
                <w:rFonts w:ascii="Times New Roman" w:hAnsi="Times New Roman" w:cs="Times New Roman"/>
                <w:rPrChange w:id="1810" w:author="黃懷萱" w:date="2022-12-21T01:58:00Z">
                  <w:rPr>
                    <w:rFonts w:hint="eastAsia"/>
                  </w:rPr>
                </w:rPrChange>
              </w:rPr>
              <w:t>:</w:t>
            </w:r>
          </w:p>
          <w:p w14:paraId="53040519" w14:textId="169B1412" w:rsidR="005E0B6F" w:rsidDel="00533464" w:rsidRDefault="005E0B6F" w:rsidP="00533464">
            <w:pPr>
              <w:pStyle w:val="af3"/>
              <w:numPr>
                <w:ilvl w:val="2"/>
                <w:numId w:val="4"/>
              </w:numPr>
              <w:cnfStyle w:val="000000000000" w:firstRow="0" w:lastRow="0" w:firstColumn="0" w:lastColumn="0" w:oddVBand="0" w:evenVBand="0" w:oddHBand="0" w:evenHBand="0" w:firstRowFirstColumn="0" w:firstRowLastColumn="0" w:lastRowFirstColumn="0" w:lastRowLastColumn="0"/>
              <w:rPr>
                <w:del w:id="1811" w:author="黃懷萱" w:date="2022-12-21T01:58:00Z"/>
                <w:rFonts w:ascii="Times New Roman" w:hAnsi="Times New Roman" w:cs="Times New Roman"/>
              </w:rPr>
            </w:pPr>
            <w:del w:id="1812" w:author="黃懷萱" w:date="2022-12-21T01:58:00Z">
              <w:r w:rsidRPr="00B9516C" w:rsidDel="00533464">
                <w:rPr>
                  <w:rFonts w:ascii="Times New Roman" w:hAnsi="Times New Roman" w:cs="Times New Roman"/>
                  <w:rPrChange w:id="1813" w:author="黃懷萱" w:date="2022-12-21T01:58:00Z">
                    <w:rPr>
                      <w:rFonts w:hint="eastAsia"/>
                    </w:rPr>
                  </w:rPrChange>
                </w:rPr>
                <w:delText>1.</w:delText>
              </w:r>
            </w:del>
            <w:r w:rsidRPr="00B9516C">
              <w:rPr>
                <w:rFonts w:ascii="Times New Roman" w:hAnsi="Times New Roman" w:cs="Times New Roman"/>
                <w:rPrChange w:id="1814" w:author="黃懷萱" w:date="2022-12-21T01:58:00Z">
                  <w:rPr>
                    <w:rFonts w:hint="eastAsia"/>
                  </w:rPr>
                </w:rPrChange>
              </w:rPr>
              <w:t>分為舊衣收納</w:t>
            </w:r>
            <w:r w:rsidRPr="00B9516C">
              <w:rPr>
                <w:rFonts w:ascii="Times New Roman" w:hAnsi="Times New Roman" w:cs="Times New Roman"/>
                <w:rPrChange w:id="1815" w:author="黃懷萱" w:date="2022-12-21T01:58:00Z">
                  <w:rPr>
                    <w:rFonts w:hint="eastAsia"/>
                  </w:rPr>
                </w:rPrChange>
              </w:rPr>
              <w:t>(</w:t>
            </w:r>
            <w:r w:rsidRPr="00B9516C">
              <w:rPr>
                <w:rFonts w:ascii="Times New Roman" w:hAnsi="Times New Roman" w:cs="Times New Roman"/>
                <w:rPrChange w:id="1816" w:author="黃懷萱" w:date="2022-12-21T01:58:00Z">
                  <w:rPr>
                    <w:rFonts w:hint="eastAsia"/>
                  </w:rPr>
                </w:rPrChange>
              </w:rPr>
              <w:t>已經放入過後拿出來的衣服</w:t>
            </w:r>
            <w:r w:rsidRPr="00B9516C">
              <w:rPr>
                <w:rFonts w:ascii="Times New Roman" w:hAnsi="Times New Roman" w:cs="Times New Roman"/>
                <w:rPrChange w:id="1817" w:author="黃懷萱" w:date="2022-12-21T01:58:00Z">
                  <w:rPr>
                    <w:rFonts w:hint="eastAsia"/>
                  </w:rPr>
                </w:rPrChange>
              </w:rPr>
              <w:t>)</w:t>
            </w:r>
            <w:ins w:id="1818" w:author="黃懷萱" w:date="2022-12-21T01:58:00Z">
              <w:r w:rsidR="00533464">
                <w:rPr>
                  <w:rFonts w:ascii="Times New Roman" w:hAnsi="Times New Roman" w:cs="Times New Roman"/>
                </w:rPr>
                <w:br/>
              </w:r>
              <w:r w:rsidR="00533464">
                <w:rPr>
                  <w:rFonts w:ascii="Times New Roman" w:hAnsi="Times New Roman" w:cs="Times New Roman" w:hint="eastAsia"/>
                </w:rPr>
                <w:t>與</w:t>
              </w:r>
            </w:ins>
            <w:del w:id="1819" w:author="黃懷萱" w:date="2022-12-21T01:58:00Z">
              <w:r w:rsidRPr="00533464" w:rsidDel="00533464">
                <w:rPr>
                  <w:rFonts w:ascii="Times New Roman" w:hAnsi="Times New Roman" w:cs="Times New Roman"/>
                  <w:rPrChange w:id="1820" w:author="黃懷萱" w:date="2022-12-21T01:58:00Z">
                    <w:rPr>
                      <w:rFonts w:hint="eastAsia"/>
                    </w:rPr>
                  </w:rPrChange>
                </w:rPr>
                <w:delText>與</w:delText>
              </w:r>
            </w:del>
            <w:r w:rsidRPr="00533464">
              <w:rPr>
                <w:rFonts w:ascii="Times New Roman" w:hAnsi="Times New Roman" w:cs="Times New Roman"/>
                <w:rPrChange w:id="1821" w:author="黃懷萱" w:date="2022-12-21T01:58:00Z">
                  <w:rPr>
                    <w:rFonts w:hint="eastAsia"/>
                  </w:rPr>
                </w:rPrChange>
              </w:rPr>
              <w:t>新衣收納</w:t>
            </w:r>
          </w:p>
          <w:p w14:paraId="0AF49316" w14:textId="77777777" w:rsidR="00533464" w:rsidRPr="00533464" w:rsidRDefault="00533464" w:rsidP="00533464">
            <w:pPr>
              <w:pStyle w:val="af3"/>
              <w:numPr>
                <w:ilvl w:val="2"/>
                <w:numId w:val="4"/>
              </w:numPr>
              <w:cnfStyle w:val="000000000000" w:firstRow="0" w:lastRow="0" w:firstColumn="0" w:lastColumn="0" w:oddVBand="0" w:evenVBand="0" w:oddHBand="0" w:evenHBand="0" w:firstRowFirstColumn="0" w:firstRowLastColumn="0" w:lastRowFirstColumn="0" w:lastRowLastColumn="0"/>
              <w:rPr>
                <w:ins w:id="1822" w:author="黃懷萱" w:date="2022-12-21T01:58:00Z"/>
                <w:rFonts w:ascii="Times New Roman" w:hAnsi="Times New Roman" w:cs="Times New Roman"/>
                <w:rPrChange w:id="1823" w:author="黃懷萱" w:date="2022-12-21T01:58:00Z">
                  <w:rPr>
                    <w:ins w:id="1824" w:author="黃懷萱" w:date="2022-12-21T01:58:00Z"/>
                  </w:rPr>
                </w:rPrChange>
              </w:rPr>
              <w:pPrChange w:id="1825" w:author="黃懷萱" w:date="2022-12-21T01:58:00Z">
                <w:pPr>
                  <w:pStyle w:val="af3"/>
                  <w:cnfStyle w:val="000000000000" w:firstRow="0" w:lastRow="0" w:firstColumn="0" w:lastColumn="0" w:oddVBand="0" w:evenVBand="0" w:oddHBand="0" w:evenHBand="0" w:firstRowFirstColumn="0" w:firstRowLastColumn="0" w:lastRowFirstColumn="0" w:lastRowLastColumn="0"/>
                </w:pPr>
              </w:pPrChange>
            </w:pPr>
          </w:p>
          <w:p w14:paraId="5C44795B" w14:textId="77777777" w:rsidR="005E0B6F" w:rsidRPr="00533464" w:rsidDel="00533464" w:rsidRDefault="005E0B6F" w:rsidP="00533464">
            <w:pPr>
              <w:pStyle w:val="af3"/>
              <w:numPr>
                <w:ilvl w:val="2"/>
                <w:numId w:val="4"/>
              </w:numPr>
              <w:ind w:firstLine="560"/>
              <w:cnfStyle w:val="000000000000" w:firstRow="0" w:lastRow="0" w:firstColumn="0" w:lastColumn="0" w:oddVBand="0" w:evenVBand="0" w:oddHBand="0" w:evenHBand="0" w:firstRowFirstColumn="0" w:firstRowLastColumn="0" w:lastRowFirstColumn="0" w:lastRowLastColumn="0"/>
              <w:rPr>
                <w:del w:id="1826" w:author="黃懷萱" w:date="2022-12-21T01:58:00Z"/>
                <w:rFonts w:ascii="Times New Roman" w:hAnsi="Times New Roman" w:cs="Times New Roman"/>
                <w:rPrChange w:id="1827" w:author="黃懷萱" w:date="2022-12-21T01:58:00Z">
                  <w:rPr>
                    <w:del w:id="1828" w:author="黃懷萱" w:date="2022-12-21T01:58:00Z"/>
                  </w:rPr>
                </w:rPrChange>
              </w:rPr>
              <w:pPrChange w:id="1829" w:author="黃懷萱" w:date="2022-12-21T01:58:00Z">
                <w:pPr>
                  <w:pStyle w:val="af3"/>
                  <w:cnfStyle w:val="000000000000" w:firstRow="0" w:lastRow="0" w:firstColumn="0" w:lastColumn="0" w:oddVBand="0" w:evenVBand="0" w:oddHBand="0" w:evenHBand="0" w:firstRowFirstColumn="0" w:firstRowLastColumn="0" w:lastRowFirstColumn="0" w:lastRowLastColumn="0"/>
                </w:pPr>
              </w:pPrChange>
            </w:pPr>
            <w:del w:id="1830" w:author="黃懷萱" w:date="2022-12-21T01:58:00Z">
              <w:r w:rsidRPr="00533464" w:rsidDel="00533464">
                <w:rPr>
                  <w:rFonts w:ascii="Times New Roman" w:hAnsi="Times New Roman" w:cs="Times New Roman"/>
                  <w:rPrChange w:id="1831" w:author="黃懷萱" w:date="2022-12-21T01:58:00Z">
                    <w:rPr>
                      <w:rFonts w:hint="eastAsia"/>
                    </w:rPr>
                  </w:rPrChange>
                </w:rPr>
                <w:delText>2.</w:delText>
              </w:r>
            </w:del>
            <w:r w:rsidRPr="00533464">
              <w:rPr>
                <w:rFonts w:ascii="Times New Roman" w:hAnsi="Times New Roman" w:cs="Times New Roman"/>
                <w:rPrChange w:id="1832" w:author="黃懷萱" w:date="2022-12-21T01:58:00Z">
                  <w:rPr>
                    <w:rFonts w:hint="eastAsia"/>
                  </w:rPr>
                </w:rPrChange>
              </w:rPr>
              <w:t>新衣收納需顯示辨識結果與照片並提供修正辨識結果之選項</w:t>
            </w:r>
          </w:p>
          <w:p w14:paraId="49F079C4" w14:textId="6AF640C1" w:rsidR="00533464" w:rsidRPr="0093167C" w:rsidRDefault="005E0B6F" w:rsidP="005E0B6F">
            <w:pPr>
              <w:pStyle w:val="af3"/>
              <w:numPr>
                <w:ilvl w:val="2"/>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Change w:id="1833" w:author="黃懷萱" w:date="2022-12-21T01:59:00Z">
                  <w:rPr/>
                </w:rPrChange>
              </w:rPr>
              <w:pPrChange w:id="1834" w:author="黃懷萱" w:date="2022-12-21T01:59:00Z">
                <w:pPr>
                  <w:pStyle w:val="af3"/>
                  <w:cnfStyle w:val="000000000000" w:firstRow="0" w:lastRow="0" w:firstColumn="0" w:lastColumn="0" w:oddVBand="0" w:evenVBand="0" w:oddHBand="0" w:evenHBand="0" w:firstRowFirstColumn="0" w:firstRowLastColumn="0" w:lastRowFirstColumn="0" w:lastRowLastColumn="0"/>
                </w:pPr>
              </w:pPrChange>
            </w:pPr>
            <w:del w:id="1835" w:author="黃懷萱" w:date="2022-12-21T01:58:00Z">
              <w:r w:rsidRPr="00B9516C" w:rsidDel="00533464">
                <w:rPr>
                  <w:rFonts w:ascii="Times New Roman" w:hAnsi="Times New Roman" w:cs="Times New Roman"/>
                  <w:rPrChange w:id="1836" w:author="黃懷萱" w:date="2022-12-21T01:58:00Z">
                    <w:rPr>
                      <w:rFonts w:hint="eastAsia"/>
                    </w:rPr>
                  </w:rPrChange>
                </w:rPr>
                <w:delText>3</w:delText>
              </w:r>
            </w:del>
            <w:ins w:id="1837" w:author="黃懷萱" w:date="2022-12-21T01:58:00Z">
              <w:r w:rsidR="00533464" w:rsidRPr="00533464" w:rsidDel="00533464">
                <w:rPr>
                  <w:rFonts w:ascii="Times New Roman" w:hAnsi="Times New Roman" w:cs="Times New Roman"/>
                </w:rPr>
                <w:t xml:space="preserve"> </w:t>
              </w:r>
            </w:ins>
            <w:del w:id="1838" w:author="黃懷萱" w:date="2022-12-21T01:58:00Z">
              <w:r w:rsidRPr="00B9516C" w:rsidDel="00533464">
                <w:rPr>
                  <w:rFonts w:ascii="Times New Roman" w:hAnsi="Times New Roman" w:cs="Times New Roman"/>
                  <w:rPrChange w:id="1839" w:author="黃懷萱" w:date="2022-12-21T01:58:00Z">
                    <w:rPr>
                      <w:rFonts w:hint="eastAsia"/>
                    </w:rPr>
                  </w:rPrChange>
                </w:rPr>
                <w:delText>.</w:delText>
              </w:r>
              <w:r w:rsidRPr="00B9516C" w:rsidDel="00533464">
                <w:rPr>
                  <w:rFonts w:ascii="Times New Roman" w:hAnsi="Times New Roman" w:cs="Times New Roman"/>
                  <w:rPrChange w:id="1840" w:author="黃懷萱" w:date="2022-12-21T01:58:00Z">
                    <w:rPr>
                      <w:rFonts w:hint="eastAsia"/>
                    </w:rPr>
                  </w:rPrChange>
                </w:rPr>
                <w:delText>舊衣收納需顯示當前照片與比對結果之照片與資訊，並可供使用者手動替換比對結果</w:delText>
              </w:r>
            </w:del>
          </w:p>
        </w:tc>
      </w:tr>
      <w:tr w:rsidR="00F64493" w:rsidRPr="002918C8" w14:paraId="689A7474" w14:textId="77777777" w:rsidTr="00B70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tcPr>
          <w:p w14:paraId="2F72F7D5" w14:textId="28708B20" w:rsidR="00F64493" w:rsidRDefault="00F64493" w:rsidP="00F64493">
            <w:pPr>
              <w:pStyle w:val="af3"/>
              <w:jc w:val="right"/>
            </w:pPr>
            <w:r>
              <w:rPr>
                <w:rFonts w:hint="eastAsia"/>
              </w:rPr>
              <w:t>(待續)</w:t>
            </w:r>
          </w:p>
        </w:tc>
      </w:tr>
    </w:tbl>
    <w:p w14:paraId="5301949D" w14:textId="77777777" w:rsidR="00383F80" w:rsidDel="00383F80" w:rsidRDefault="00383F80" w:rsidP="00383F80">
      <w:pPr>
        <w:pStyle w:val="a4"/>
        <w:keepNext/>
        <w:framePr w:wrap="auto" w:vAnchor="margin" w:yAlign="inline"/>
        <w:rPr>
          <w:del w:id="1841" w:author="黃懷萱" w:date="2022-12-21T01:24:00Z"/>
        </w:rP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rsidRPr="00E45FF2">
        <w:rPr>
          <w:rFonts w:hint="eastAsia"/>
        </w:rPr>
        <w:t>使用者介面功能性需求</w:t>
      </w:r>
      <w:r>
        <w:rPr>
          <w:rFonts w:hint="eastAsia"/>
        </w:rPr>
        <w:t>(</w:t>
      </w:r>
      <w:r>
        <w:rPr>
          <w:rFonts w:hint="eastAsia"/>
        </w:rPr>
        <w:t>續</w:t>
      </w:r>
      <w:r>
        <w:rPr>
          <w:rFonts w:hint="eastAsia"/>
        </w:rPr>
        <w:t>)</w:t>
      </w:r>
    </w:p>
    <w:p w14:paraId="12ACC088" w14:textId="77777777" w:rsidR="00383F80" w:rsidRDefault="00383F80" w:rsidP="00383F80">
      <w:pPr>
        <w:pStyle w:val="a4"/>
        <w:keepNext/>
        <w:framePr w:wrap="auto" w:vAnchor="margin" w:yAlign="inline"/>
        <w:rPr>
          <w:ins w:id="1842" w:author="黃懷萱" w:date="2022-12-21T01:24:00Z"/>
          <w:rFonts w:hint="eastAsia"/>
        </w:rPr>
        <w:pPrChange w:id="1843" w:author="黃懷萱" w:date="2022-12-21T01:24:00Z">
          <w:pPr>
            <w:pStyle w:val="af3"/>
          </w:pPr>
        </w:pPrChange>
      </w:pPr>
    </w:p>
    <w:tbl>
      <w:tblPr>
        <w:tblStyle w:val="4-1"/>
        <w:tblW w:w="0" w:type="auto"/>
        <w:tblInd w:w="-5" w:type="dxa"/>
        <w:tblLook w:val="04A0" w:firstRow="1" w:lastRow="0" w:firstColumn="1" w:lastColumn="0" w:noHBand="0" w:noVBand="1"/>
      </w:tblPr>
      <w:tblGrid>
        <w:gridCol w:w="1413"/>
        <w:gridCol w:w="6883"/>
      </w:tblGrid>
      <w:tr w:rsidR="00383F80" w14:paraId="456E5F86" w14:textId="77777777" w:rsidTr="00755E67">
        <w:trPr>
          <w:cnfStyle w:val="100000000000" w:firstRow="1" w:lastRow="0" w:firstColumn="0" w:lastColumn="0" w:oddVBand="0" w:evenVBand="0" w:oddHBand="0" w:evenHBand="0" w:firstRowFirstColumn="0" w:firstRowLastColumn="0" w:lastRowFirstColumn="0" w:lastRowLastColumn="0"/>
          <w:trHeight w:val="58"/>
          <w:ins w:id="1844" w:author="黃懷萱" w:date="2022-12-21T01:24:00Z"/>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right w:val="single" w:sz="4" w:space="0" w:color="auto"/>
            </w:tcBorders>
            <w:shd w:val="clear" w:color="auto" w:fill="FFFFFF" w:themeFill="background1"/>
          </w:tcPr>
          <w:p w14:paraId="3396F013" w14:textId="77777777" w:rsidR="00383F80" w:rsidRDefault="00383F80" w:rsidP="00755E67">
            <w:pPr>
              <w:pStyle w:val="af3"/>
              <w:rPr>
                <w:ins w:id="1845" w:author="黃懷萱" w:date="2022-12-21T01:24:00Z"/>
              </w:rPr>
            </w:pPr>
            <w:ins w:id="1846" w:author="黃懷萱" w:date="2022-12-21T01:24:00Z">
              <w:r>
                <w:rPr>
                  <w:rFonts w:hint="eastAsia"/>
                </w:rPr>
                <w:t>UIFR5</w:t>
              </w:r>
            </w:ins>
          </w:p>
        </w:tc>
        <w:tc>
          <w:tcPr>
            <w:tcW w:w="6883" w:type="dxa"/>
            <w:tcBorders>
              <w:top w:val="single" w:sz="4" w:space="0" w:color="auto"/>
              <w:left w:val="single" w:sz="4" w:space="0" w:color="auto"/>
            </w:tcBorders>
            <w:shd w:val="clear" w:color="auto" w:fill="FFFFFF" w:themeFill="background1"/>
          </w:tcPr>
          <w:p w14:paraId="4084E5BD" w14:textId="77777777" w:rsidR="00383F80" w:rsidRDefault="00383F80" w:rsidP="00755E67">
            <w:pPr>
              <w:pStyle w:val="af3"/>
              <w:cnfStyle w:val="100000000000" w:firstRow="1" w:lastRow="0" w:firstColumn="0" w:lastColumn="0" w:oddVBand="0" w:evenVBand="0" w:oddHBand="0" w:evenHBand="0" w:firstRowFirstColumn="0" w:firstRowLastColumn="0" w:lastRowFirstColumn="0" w:lastRowLastColumn="0"/>
              <w:rPr>
                <w:ins w:id="1847" w:author="黃懷萱" w:date="2022-12-21T01:24:00Z"/>
              </w:rPr>
            </w:pPr>
            <w:ins w:id="1848" w:author="黃懷萱" w:date="2022-12-21T01:24:00Z">
              <w:r>
                <w:rPr>
                  <w:rFonts w:hint="eastAsia"/>
                  <w:bCs/>
                </w:rPr>
                <w:t>拿取介面(系統推薦)</w:t>
              </w:r>
            </w:ins>
          </w:p>
        </w:tc>
      </w:tr>
      <w:tr w:rsidR="00383F80" w:rsidRPr="000F7EA1" w14:paraId="53ED8493" w14:textId="77777777" w:rsidTr="00755E67">
        <w:trPr>
          <w:cnfStyle w:val="000000100000" w:firstRow="0" w:lastRow="0" w:firstColumn="0" w:lastColumn="0" w:oddVBand="0" w:evenVBand="0" w:oddHBand="1" w:evenHBand="0" w:firstRowFirstColumn="0" w:firstRowLastColumn="0" w:lastRowFirstColumn="0" w:lastRowLastColumn="0"/>
          <w:trHeight w:val="58"/>
          <w:ins w:id="1849" w:author="黃懷萱" w:date="2022-12-21T01:24:00Z"/>
        </w:trPr>
        <w:tc>
          <w:tcPr>
            <w:cnfStyle w:val="001000000000" w:firstRow="0" w:lastRow="0" w:firstColumn="1" w:lastColumn="0" w:oddVBand="0" w:evenVBand="0" w:oddHBand="0" w:evenHBand="0" w:firstRowFirstColumn="0" w:firstRowLastColumn="0" w:lastRowFirstColumn="0" w:lastRowLastColumn="0"/>
            <w:tcW w:w="1413" w:type="dxa"/>
          </w:tcPr>
          <w:p w14:paraId="365365AE" w14:textId="77777777" w:rsidR="00383F80" w:rsidRPr="004F5113" w:rsidRDefault="00383F80" w:rsidP="00755E67">
            <w:pPr>
              <w:pStyle w:val="af3"/>
              <w:rPr>
                <w:ins w:id="1850" w:author="黃懷萱" w:date="2022-12-21T01:24:00Z"/>
                <w:rFonts w:cs="Times New Roman"/>
                <w:b w:val="0"/>
                <w:bCs/>
              </w:rPr>
            </w:pPr>
          </w:p>
        </w:tc>
        <w:tc>
          <w:tcPr>
            <w:tcW w:w="6883" w:type="dxa"/>
          </w:tcPr>
          <w:p w14:paraId="3870A16C" w14:textId="77777777" w:rsidR="00383F80" w:rsidRPr="000F7EA1" w:rsidRDefault="00383F80" w:rsidP="00755E67">
            <w:pPr>
              <w:pStyle w:val="af3"/>
              <w:cnfStyle w:val="000000100000" w:firstRow="0" w:lastRow="0" w:firstColumn="0" w:lastColumn="0" w:oddVBand="0" w:evenVBand="0" w:oddHBand="1" w:evenHBand="0" w:firstRowFirstColumn="0" w:firstRowLastColumn="0" w:lastRowFirstColumn="0" w:lastRowLastColumn="0"/>
              <w:rPr>
                <w:ins w:id="1851" w:author="黃懷萱" w:date="2022-12-21T01:24:00Z"/>
              </w:rPr>
            </w:pPr>
            <w:ins w:id="1852" w:author="黃懷萱" w:date="2022-12-21T01:24:00Z">
              <w:r w:rsidRPr="000F7EA1">
                <w:rPr>
                  <w:rFonts w:hint="eastAsia"/>
                </w:rPr>
                <w:t>顯示系統推薦的衣物組合之圖片供使用者選擇</w:t>
              </w:r>
            </w:ins>
          </w:p>
        </w:tc>
      </w:tr>
      <w:tr w:rsidR="00383F80" w:rsidRPr="004F5113" w14:paraId="2E426DEB" w14:textId="77777777" w:rsidTr="00755E67">
        <w:trPr>
          <w:trHeight w:val="58"/>
          <w:ins w:id="1853" w:author="黃懷萱" w:date="2022-12-21T01:24:00Z"/>
        </w:trPr>
        <w:tc>
          <w:tcPr>
            <w:cnfStyle w:val="001000000000" w:firstRow="0" w:lastRow="0" w:firstColumn="1" w:lastColumn="0" w:oddVBand="0" w:evenVBand="0" w:oddHBand="0" w:evenHBand="0" w:firstRowFirstColumn="0" w:firstRowLastColumn="0" w:lastRowFirstColumn="0" w:lastRowLastColumn="0"/>
            <w:tcW w:w="1413" w:type="dxa"/>
          </w:tcPr>
          <w:p w14:paraId="5A03DB29" w14:textId="77777777" w:rsidR="00383F80" w:rsidRPr="004F5113" w:rsidRDefault="00383F80" w:rsidP="00755E67">
            <w:pPr>
              <w:pStyle w:val="af3"/>
              <w:rPr>
                <w:ins w:id="1854" w:author="黃懷萱" w:date="2022-12-21T01:24:00Z"/>
                <w:rFonts w:cs="Times New Roman"/>
                <w:b w:val="0"/>
                <w:bCs/>
              </w:rPr>
            </w:pPr>
            <w:ins w:id="1855" w:author="黃懷萱" w:date="2022-12-21T01:24:00Z">
              <w:r>
                <w:rPr>
                  <w:rFonts w:hint="eastAsia"/>
                </w:rPr>
                <w:t>UIFR6</w:t>
              </w:r>
            </w:ins>
          </w:p>
        </w:tc>
        <w:tc>
          <w:tcPr>
            <w:tcW w:w="6883" w:type="dxa"/>
          </w:tcPr>
          <w:p w14:paraId="60FB92FA" w14:textId="77777777" w:rsidR="00383F80" w:rsidRPr="004F5113" w:rsidRDefault="00383F80" w:rsidP="00755E67">
            <w:pPr>
              <w:pStyle w:val="af3"/>
              <w:cnfStyle w:val="000000000000" w:firstRow="0" w:lastRow="0" w:firstColumn="0" w:lastColumn="0" w:oddVBand="0" w:evenVBand="0" w:oddHBand="0" w:evenHBand="0" w:firstRowFirstColumn="0" w:firstRowLastColumn="0" w:lastRowFirstColumn="0" w:lastRowLastColumn="0"/>
              <w:rPr>
                <w:ins w:id="1856" w:author="黃懷萱" w:date="2022-12-21T01:24:00Z"/>
              </w:rPr>
            </w:pPr>
            <w:ins w:id="1857" w:author="黃懷萱" w:date="2022-12-21T01:24:00Z">
              <w:r>
                <w:rPr>
                  <w:rFonts w:hint="eastAsia"/>
                </w:rPr>
                <w:t>拿取介面(自行選擇)</w:t>
              </w:r>
            </w:ins>
          </w:p>
        </w:tc>
      </w:tr>
      <w:tr w:rsidR="00383F80" w:rsidRPr="000F7EA1" w14:paraId="734812D3" w14:textId="77777777" w:rsidTr="00755E67">
        <w:trPr>
          <w:cnfStyle w:val="000000100000" w:firstRow="0" w:lastRow="0" w:firstColumn="0" w:lastColumn="0" w:oddVBand="0" w:evenVBand="0" w:oddHBand="1" w:evenHBand="0" w:firstRowFirstColumn="0" w:firstRowLastColumn="0" w:lastRowFirstColumn="0" w:lastRowLastColumn="0"/>
          <w:trHeight w:val="58"/>
          <w:ins w:id="1858" w:author="黃懷萱" w:date="2022-12-21T01:24:00Z"/>
        </w:trPr>
        <w:tc>
          <w:tcPr>
            <w:cnfStyle w:val="001000000000" w:firstRow="0" w:lastRow="0" w:firstColumn="1" w:lastColumn="0" w:oddVBand="0" w:evenVBand="0" w:oddHBand="0" w:evenHBand="0" w:firstRowFirstColumn="0" w:firstRowLastColumn="0" w:lastRowFirstColumn="0" w:lastRowLastColumn="0"/>
            <w:tcW w:w="1413" w:type="dxa"/>
          </w:tcPr>
          <w:p w14:paraId="457F95D4" w14:textId="77777777" w:rsidR="00383F80" w:rsidRPr="004F5113" w:rsidRDefault="00383F80" w:rsidP="00755E67">
            <w:pPr>
              <w:pStyle w:val="af3"/>
              <w:rPr>
                <w:ins w:id="1859" w:author="黃懷萱" w:date="2022-12-21T01:24:00Z"/>
                <w:rFonts w:cs="Times New Roman"/>
                <w:b w:val="0"/>
                <w:bCs/>
              </w:rPr>
            </w:pPr>
          </w:p>
        </w:tc>
        <w:tc>
          <w:tcPr>
            <w:tcW w:w="6883" w:type="dxa"/>
          </w:tcPr>
          <w:p w14:paraId="4AA3CE77" w14:textId="77777777" w:rsidR="00383F80" w:rsidRDefault="00383F80" w:rsidP="00755E67">
            <w:pPr>
              <w:pStyle w:val="af3"/>
              <w:cnfStyle w:val="000000100000" w:firstRow="0" w:lastRow="0" w:firstColumn="0" w:lastColumn="0" w:oddVBand="0" w:evenVBand="0" w:oddHBand="1" w:evenHBand="0" w:firstRowFirstColumn="0" w:firstRowLastColumn="0" w:lastRowFirstColumn="0" w:lastRowLastColumn="0"/>
              <w:rPr>
                <w:ins w:id="1860" w:author="黃懷萱" w:date="2022-12-21T01:24:00Z"/>
              </w:rPr>
            </w:pPr>
            <w:ins w:id="1861" w:author="黃懷萱" w:date="2022-12-21T01:24:00Z">
              <w:r w:rsidRPr="000F7EA1">
                <w:rPr>
                  <w:rFonts w:hint="eastAsia"/>
                </w:rPr>
                <w:t>提供使用者選擇欲拿取之衣物選擇介面</w:t>
              </w:r>
              <w:r>
                <w:rPr>
                  <w:rFonts w:hint="eastAsia"/>
                </w:rPr>
                <w:t>，頁面須滿足以下幾點:</w:t>
              </w:r>
            </w:ins>
          </w:p>
          <w:p w14:paraId="09348D04" w14:textId="77777777" w:rsidR="00383F80" w:rsidRDefault="00383F80" w:rsidP="00755E67">
            <w:pPr>
              <w:pStyle w:val="af3"/>
              <w:cnfStyle w:val="000000100000" w:firstRow="0" w:lastRow="0" w:firstColumn="0" w:lastColumn="0" w:oddVBand="0" w:evenVBand="0" w:oddHBand="1" w:evenHBand="0" w:firstRowFirstColumn="0" w:firstRowLastColumn="0" w:lastRowFirstColumn="0" w:lastRowLastColumn="0"/>
              <w:rPr>
                <w:ins w:id="1862" w:author="黃懷萱" w:date="2022-12-21T01:24:00Z"/>
              </w:rPr>
            </w:pPr>
            <w:ins w:id="1863" w:author="黃懷萱" w:date="2022-12-21T01:24:00Z">
              <w:r>
                <w:rPr>
                  <w:rFonts w:hint="eastAsia"/>
                </w:rPr>
                <w:t>1.有大項分類選單</w:t>
              </w:r>
            </w:ins>
          </w:p>
          <w:p w14:paraId="40128781" w14:textId="77777777" w:rsidR="00383F80" w:rsidRDefault="00383F80" w:rsidP="00755E67">
            <w:pPr>
              <w:pStyle w:val="af3"/>
              <w:cnfStyle w:val="000000100000" w:firstRow="0" w:lastRow="0" w:firstColumn="0" w:lastColumn="0" w:oddVBand="0" w:evenVBand="0" w:oddHBand="1" w:evenHBand="0" w:firstRowFirstColumn="0" w:firstRowLastColumn="0" w:lastRowFirstColumn="0" w:lastRowLastColumn="0"/>
              <w:rPr>
                <w:ins w:id="1864" w:author="黃懷萱" w:date="2022-12-21T01:24:00Z"/>
              </w:rPr>
            </w:pPr>
            <w:ins w:id="1865" w:author="黃懷萱" w:date="2022-12-21T01:24:00Z">
              <w:r>
                <w:rPr>
                  <w:rFonts w:hint="eastAsia"/>
                </w:rPr>
                <w:t>2.有細項分類選單</w:t>
              </w:r>
            </w:ins>
          </w:p>
          <w:p w14:paraId="21E52A6B" w14:textId="77777777" w:rsidR="00383F80" w:rsidRDefault="00383F80" w:rsidP="00755E67">
            <w:pPr>
              <w:pStyle w:val="af3"/>
              <w:cnfStyle w:val="000000100000" w:firstRow="0" w:lastRow="0" w:firstColumn="0" w:lastColumn="0" w:oddVBand="0" w:evenVBand="0" w:oddHBand="1" w:evenHBand="0" w:firstRowFirstColumn="0" w:firstRowLastColumn="0" w:lastRowFirstColumn="0" w:lastRowLastColumn="0"/>
              <w:rPr>
                <w:ins w:id="1866" w:author="黃懷萱" w:date="2022-12-21T01:24:00Z"/>
              </w:rPr>
            </w:pPr>
            <w:ins w:id="1867" w:author="黃懷萱" w:date="2022-12-21T01:24:00Z">
              <w:r>
                <w:rPr>
                  <w:rFonts w:hint="eastAsia"/>
                </w:rPr>
                <w:t>3.有衣物的照片</w:t>
              </w:r>
            </w:ins>
          </w:p>
          <w:p w14:paraId="6F991A71" w14:textId="77777777" w:rsidR="00383F80" w:rsidRDefault="00383F80" w:rsidP="00755E67">
            <w:pPr>
              <w:pStyle w:val="af3"/>
              <w:cnfStyle w:val="000000100000" w:firstRow="0" w:lastRow="0" w:firstColumn="0" w:lastColumn="0" w:oddVBand="0" w:evenVBand="0" w:oddHBand="1" w:evenHBand="0" w:firstRowFirstColumn="0" w:firstRowLastColumn="0" w:lastRowFirstColumn="0" w:lastRowLastColumn="0"/>
              <w:rPr>
                <w:ins w:id="1868" w:author="黃懷萱" w:date="2022-12-21T01:24:00Z"/>
              </w:rPr>
            </w:pPr>
            <w:ins w:id="1869" w:author="黃懷萱" w:date="2022-12-21T01:24:00Z">
              <w:r>
                <w:rPr>
                  <w:rFonts w:hint="eastAsia"/>
                </w:rPr>
                <w:t>4.是否存在衣櫃內的衣物需有顯示區別</w:t>
              </w:r>
            </w:ins>
          </w:p>
          <w:p w14:paraId="5F985D81" w14:textId="77777777" w:rsidR="00383F80" w:rsidRPr="000F7EA1" w:rsidRDefault="00383F80" w:rsidP="00755E67">
            <w:pPr>
              <w:pStyle w:val="af3"/>
              <w:cnfStyle w:val="000000100000" w:firstRow="0" w:lastRow="0" w:firstColumn="0" w:lastColumn="0" w:oddVBand="0" w:evenVBand="0" w:oddHBand="1" w:evenHBand="0" w:firstRowFirstColumn="0" w:firstRowLastColumn="0" w:lastRowFirstColumn="0" w:lastRowLastColumn="0"/>
              <w:rPr>
                <w:ins w:id="1870" w:author="黃懷萱" w:date="2022-12-21T01:24:00Z"/>
              </w:rPr>
            </w:pPr>
            <w:ins w:id="1871" w:author="黃懷萱" w:date="2022-12-21T01:24:00Z">
              <w:r>
                <w:rPr>
                  <w:rFonts w:hint="eastAsia"/>
                </w:rPr>
                <w:t>5.提供單件o</w:t>
              </w:r>
              <w:r>
                <w:t>r</w:t>
              </w:r>
              <w:r>
                <w:rPr>
                  <w:rFonts w:hint="eastAsia"/>
                </w:rPr>
                <w:t>雙件拿取選項</w:t>
              </w:r>
            </w:ins>
          </w:p>
        </w:tc>
      </w:tr>
      <w:tr w:rsidR="00383F80" w:rsidRPr="004F5113" w14:paraId="135F1B85" w14:textId="77777777" w:rsidTr="00755E67">
        <w:trPr>
          <w:trHeight w:val="58"/>
          <w:ins w:id="1872" w:author="黃懷萱" w:date="2022-12-21T01:24:00Z"/>
        </w:trPr>
        <w:tc>
          <w:tcPr>
            <w:cnfStyle w:val="001000000000" w:firstRow="0" w:lastRow="0" w:firstColumn="1" w:lastColumn="0" w:oddVBand="0" w:evenVBand="0" w:oddHBand="0" w:evenHBand="0" w:firstRowFirstColumn="0" w:firstRowLastColumn="0" w:lastRowFirstColumn="0" w:lastRowLastColumn="0"/>
            <w:tcW w:w="1413" w:type="dxa"/>
          </w:tcPr>
          <w:p w14:paraId="2F07173F" w14:textId="77777777" w:rsidR="00383F80" w:rsidRPr="004F5113" w:rsidRDefault="00383F80" w:rsidP="00755E67">
            <w:pPr>
              <w:pStyle w:val="af3"/>
              <w:rPr>
                <w:ins w:id="1873" w:author="黃懷萱" w:date="2022-12-21T01:24:00Z"/>
                <w:rFonts w:cs="Times New Roman"/>
                <w:b w:val="0"/>
                <w:bCs/>
              </w:rPr>
            </w:pPr>
            <w:ins w:id="1874" w:author="黃懷萱" w:date="2022-12-21T01:24:00Z">
              <w:r>
                <w:rPr>
                  <w:rFonts w:hint="eastAsia"/>
                </w:rPr>
                <w:t>UIFR7</w:t>
              </w:r>
            </w:ins>
          </w:p>
        </w:tc>
        <w:tc>
          <w:tcPr>
            <w:tcW w:w="6883" w:type="dxa"/>
          </w:tcPr>
          <w:p w14:paraId="3E13A99F" w14:textId="77777777" w:rsidR="00383F80" w:rsidRPr="004F5113" w:rsidRDefault="00383F80" w:rsidP="00755E67">
            <w:pPr>
              <w:pStyle w:val="af3"/>
              <w:cnfStyle w:val="000000000000" w:firstRow="0" w:lastRow="0" w:firstColumn="0" w:lastColumn="0" w:oddVBand="0" w:evenVBand="0" w:oddHBand="0" w:evenHBand="0" w:firstRowFirstColumn="0" w:firstRowLastColumn="0" w:lastRowFirstColumn="0" w:lastRowLastColumn="0"/>
              <w:rPr>
                <w:ins w:id="1875" w:author="黃懷萱" w:date="2022-12-21T01:24:00Z"/>
              </w:rPr>
            </w:pPr>
            <w:ins w:id="1876" w:author="黃懷萱" w:date="2022-12-21T01:24:00Z">
              <w:r>
                <w:rPr>
                  <w:rFonts w:hint="eastAsia"/>
                </w:rPr>
                <w:t>衣物設定介面</w:t>
              </w:r>
            </w:ins>
          </w:p>
        </w:tc>
      </w:tr>
      <w:tr w:rsidR="00383F80" w:rsidRPr="000F7EA1" w14:paraId="12F830BD" w14:textId="77777777" w:rsidTr="00755E67">
        <w:trPr>
          <w:cnfStyle w:val="000000100000" w:firstRow="0" w:lastRow="0" w:firstColumn="0" w:lastColumn="0" w:oddVBand="0" w:evenVBand="0" w:oddHBand="1" w:evenHBand="0" w:firstRowFirstColumn="0" w:firstRowLastColumn="0" w:lastRowFirstColumn="0" w:lastRowLastColumn="0"/>
          <w:trHeight w:val="58"/>
          <w:ins w:id="1877" w:author="黃懷萱" w:date="2022-12-21T01:24:00Z"/>
        </w:trPr>
        <w:tc>
          <w:tcPr>
            <w:cnfStyle w:val="001000000000" w:firstRow="0" w:lastRow="0" w:firstColumn="1" w:lastColumn="0" w:oddVBand="0" w:evenVBand="0" w:oddHBand="0" w:evenHBand="0" w:firstRowFirstColumn="0" w:firstRowLastColumn="0" w:lastRowFirstColumn="0" w:lastRowLastColumn="0"/>
            <w:tcW w:w="1413" w:type="dxa"/>
          </w:tcPr>
          <w:p w14:paraId="42AF803A" w14:textId="77777777" w:rsidR="00383F80" w:rsidRPr="004F5113" w:rsidRDefault="00383F80" w:rsidP="00755E67">
            <w:pPr>
              <w:pStyle w:val="af3"/>
              <w:rPr>
                <w:ins w:id="1878" w:author="黃懷萱" w:date="2022-12-21T01:24:00Z"/>
                <w:rFonts w:cs="Times New Roman"/>
                <w:b w:val="0"/>
                <w:bCs/>
              </w:rPr>
            </w:pPr>
          </w:p>
        </w:tc>
        <w:tc>
          <w:tcPr>
            <w:tcW w:w="6883" w:type="dxa"/>
          </w:tcPr>
          <w:p w14:paraId="61D712C6" w14:textId="77777777" w:rsidR="00383F80" w:rsidRPr="000F7EA1" w:rsidRDefault="00383F80" w:rsidP="00755E67">
            <w:pPr>
              <w:pStyle w:val="af3"/>
              <w:cnfStyle w:val="000000100000" w:firstRow="0" w:lastRow="0" w:firstColumn="0" w:lastColumn="0" w:oddVBand="0" w:evenVBand="0" w:oddHBand="1" w:evenHBand="0" w:firstRowFirstColumn="0" w:firstRowLastColumn="0" w:lastRowFirstColumn="0" w:lastRowLastColumn="0"/>
              <w:rPr>
                <w:ins w:id="1879" w:author="黃懷萱" w:date="2022-12-21T01:24:00Z"/>
              </w:rPr>
            </w:pPr>
            <w:ins w:id="1880" w:author="黃懷萱" w:date="2022-12-21T01:24:00Z">
              <w:r>
                <w:rPr>
                  <w:rFonts w:hint="eastAsia"/>
                </w:rPr>
                <w:t>後期</w:t>
              </w:r>
              <w:r w:rsidRPr="000F7EA1">
                <w:rPr>
                  <w:rFonts w:hint="eastAsia"/>
                </w:rPr>
                <w:t>設定衣物資訊(顏色、樣式、喜愛度等)</w:t>
              </w:r>
              <w:r>
                <w:rPr>
                  <w:rFonts w:hint="eastAsia"/>
                </w:rPr>
                <w:t>之介面</w:t>
              </w:r>
            </w:ins>
          </w:p>
        </w:tc>
      </w:tr>
      <w:tr w:rsidR="00383F80" w:rsidRPr="004F5113" w14:paraId="67E04BAA" w14:textId="77777777" w:rsidTr="00755E67">
        <w:trPr>
          <w:trHeight w:val="58"/>
          <w:ins w:id="1881" w:author="黃懷萱" w:date="2022-12-21T01:24:00Z"/>
        </w:trPr>
        <w:tc>
          <w:tcPr>
            <w:cnfStyle w:val="001000000000" w:firstRow="0" w:lastRow="0" w:firstColumn="1" w:lastColumn="0" w:oddVBand="0" w:evenVBand="0" w:oddHBand="0" w:evenHBand="0" w:firstRowFirstColumn="0" w:firstRowLastColumn="0" w:lastRowFirstColumn="0" w:lastRowLastColumn="0"/>
            <w:tcW w:w="1413" w:type="dxa"/>
          </w:tcPr>
          <w:p w14:paraId="56729155" w14:textId="77777777" w:rsidR="00383F80" w:rsidRPr="00CB7E49" w:rsidRDefault="00383F80" w:rsidP="00755E67">
            <w:pPr>
              <w:pStyle w:val="af3"/>
              <w:rPr>
                <w:ins w:id="1882" w:author="黃懷萱" w:date="2022-12-21T01:24:00Z"/>
                <w:rFonts w:cs="Times New Roman"/>
              </w:rPr>
            </w:pPr>
            <w:ins w:id="1883" w:author="黃懷萱" w:date="2022-12-21T01:24:00Z">
              <w:r w:rsidRPr="00CB7E49">
                <w:rPr>
                  <w:rFonts w:cs="Times New Roman" w:hint="eastAsia"/>
                </w:rPr>
                <w:t>UIFR8</w:t>
              </w:r>
            </w:ins>
          </w:p>
        </w:tc>
        <w:tc>
          <w:tcPr>
            <w:tcW w:w="6883" w:type="dxa"/>
          </w:tcPr>
          <w:p w14:paraId="043E5F72" w14:textId="77777777" w:rsidR="00383F80" w:rsidRPr="004F5113" w:rsidRDefault="00383F80" w:rsidP="00755E67">
            <w:pPr>
              <w:pStyle w:val="af3"/>
              <w:cnfStyle w:val="000000000000" w:firstRow="0" w:lastRow="0" w:firstColumn="0" w:lastColumn="0" w:oddVBand="0" w:evenVBand="0" w:oddHBand="0" w:evenHBand="0" w:firstRowFirstColumn="0" w:firstRowLastColumn="0" w:lastRowFirstColumn="0" w:lastRowLastColumn="0"/>
              <w:rPr>
                <w:ins w:id="1884" w:author="黃懷萱" w:date="2022-12-21T01:24:00Z"/>
              </w:rPr>
            </w:pPr>
            <w:ins w:id="1885" w:author="黃懷萱" w:date="2022-12-21T01:24:00Z">
              <w:r>
                <w:rPr>
                  <w:rFonts w:hint="eastAsia"/>
                </w:rPr>
                <w:t>使用說明介面</w:t>
              </w:r>
            </w:ins>
          </w:p>
        </w:tc>
      </w:tr>
      <w:tr w:rsidR="00383F80" w:rsidRPr="000F7EA1" w14:paraId="4BDFE672" w14:textId="77777777" w:rsidTr="00755E67">
        <w:trPr>
          <w:cnfStyle w:val="000000100000" w:firstRow="0" w:lastRow="0" w:firstColumn="0" w:lastColumn="0" w:oddVBand="0" w:evenVBand="0" w:oddHBand="1" w:evenHBand="0" w:firstRowFirstColumn="0" w:firstRowLastColumn="0" w:lastRowFirstColumn="0" w:lastRowLastColumn="0"/>
          <w:trHeight w:val="58"/>
          <w:ins w:id="1886" w:author="黃懷萱" w:date="2022-12-21T01:24:00Z"/>
        </w:trPr>
        <w:tc>
          <w:tcPr>
            <w:cnfStyle w:val="001000000000" w:firstRow="0" w:lastRow="0" w:firstColumn="1" w:lastColumn="0" w:oddVBand="0" w:evenVBand="0" w:oddHBand="0" w:evenHBand="0" w:firstRowFirstColumn="0" w:firstRowLastColumn="0" w:lastRowFirstColumn="0" w:lastRowLastColumn="0"/>
            <w:tcW w:w="1413" w:type="dxa"/>
          </w:tcPr>
          <w:p w14:paraId="22C39BE4" w14:textId="77777777" w:rsidR="00383F80" w:rsidRPr="004F5113" w:rsidRDefault="00383F80" w:rsidP="00755E67">
            <w:pPr>
              <w:pStyle w:val="af3"/>
              <w:rPr>
                <w:ins w:id="1887" w:author="黃懷萱" w:date="2022-12-21T01:24:00Z"/>
                <w:rFonts w:cs="Times New Roman"/>
                <w:b w:val="0"/>
                <w:bCs/>
              </w:rPr>
            </w:pPr>
          </w:p>
        </w:tc>
        <w:tc>
          <w:tcPr>
            <w:tcW w:w="6883" w:type="dxa"/>
          </w:tcPr>
          <w:p w14:paraId="45403938" w14:textId="77777777" w:rsidR="00383F80" w:rsidRPr="000F7EA1" w:rsidRDefault="00383F80" w:rsidP="00755E67">
            <w:pPr>
              <w:pStyle w:val="af3"/>
              <w:cnfStyle w:val="000000100000" w:firstRow="0" w:lastRow="0" w:firstColumn="0" w:lastColumn="0" w:oddVBand="0" w:evenVBand="0" w:oddHBand="1" w:evenHBand="0" w:firstRowFirstColumn="0" w:firstRowLastColumn="0" w:lastRowFirstColumn="0" w:lastRowLastColumn="0"/>
              <w:rPr>
                <w:ins w:id="1888" w:author="黃懷萱" w:date="2022-12-21T01:24:00Z"/>
              </w:rPr>
            </w:pPr>
            <w:ins w:id="1889" w:author="黃懷萱" w:date="2022-12-21T01:24:00Z">
              <w:r w:rsidRPr="000F7EA1">
                <w:rPr>
                  <w:rFonts w:hint="eastAsia"/>
                </w:rPr>
                <w:t>提供使用者操作說明</w:t>
              </w:r>
            </w:ins>
          </w:p>
        </w:tc>
      </w:tr>
    </w:tbl>
    <w:p w14:paraId="4367A7B9" w14:textId="6BDA8679" w:rsidR="00383F80" w:rsidDel="00090CE8" w:rsidRDefault="00383F80" w:rsidP="005E0B6F">
      <w:pPr>
        <w:pStyle w:val="af3"/>
        <w:rPr>
          <w:del w:id="1890" w:author="黃懷萱" w:date="2022-12-21T02:00:00Z"/>
          <w:rFonts w:hint="eastAsia"/>
        </w:rPr>
      </w:pPr>
    </w:p>
    <w:p w14:paraId="61CCBF25" w14:textId="77777777" w:rsidR="00383F80" w:rsidDel="00383F80" w:rsidRDefault="00383F80" w:rsidP="00383F80">
      <w:pPr>
        <w:pStyle w:val="a4"/>
        <w:keepNext/>
        <w:framePr w:wrap="auto" w:vAnchor="margin" w:yAlign="inline"/>
        <w:rPr>
          <w:del w:id="1891" w:author="黃懷萱" w:date="2022-12-21T01:24:00Z"/>
          <w:moveTo w:id="1892" w:author="黃懷萱" w:date="2022-12-21T01:24:00Z"/>
        </w:rPr>
      </w:pPr>
      <w:moveToRangeStart w:id="1893" w:author="黃懷萱" w:date="2022-12-21T01:24:00Z" w:name="move122478294"/>
      <w:moveTo w:id="1894" w:author="黃懷萱" w:date="2022-12-21T01:24:00Z">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r w:rsidRPr="00384F12">
          <w:rPr>
            <w:rFonts w:hint="eastAsia"/>
            <w:noProof/>
          </w:rPr>
          <w:t>使用者介面非功能性需求</w:t>
        </w:r>
      </w:moveTo>
    </w:p>
    <w:p w14:paraId="2B790ACD" w14:textId="3C3B1AF3" w:rsidR="00A71337" w:rsidDel="00383F80" w:rsidRDefault="00A71337" w:rsidP="00A71337">
      <w:pPr>
        <w:pStyle w:val="a4"/>
        <w:keepNext/>
        <w:framePr w:wrap="around" w:hAnchor="page" w:x="3864" w:y="-5"/>
        <w:rPr>
          <w:moveFrom w:id="1895" w:author="黃懷萱" w:date="2022-12-21T01:24:00Z"/>
        </w:rPr>
      </w:pPr>
      <w:moveFromRangeStart w:id="1896" w:author="黃懷萱" w:date="2022-12-21T01:24:00Z" w:name="move122478294"/>
      <w:moveToRangeEnd w:id="1893"/>
      <w:moveFrom w:id="1897" w:author="黃懷萱" w:date="2022-12-21T01:24:00Z">
        <w:r w:rsidDel="00383F80">
          <w:rPr>
            <w:rFonts w:hint="eastAsia"/>
          </w:rPr>
          <w:t>表</w:t>
        </w:r>
        <w:r w:rsidDel="00383F80">
          <w:rPr>
            <w:rFonts w:hint="eastAsia"/>
          </w:rPr>
          <w:t xml:space="preserve"> </w:t>
        </w:r>
        <w:r w:rsidR="008E3E69" w:rsidDel="00383F80">
          <w:fldChar w:fldCharType="begin"/>
        </w:r>
        <w:r w:rsidR="008E3E69" w:rsidDel="00383F80">
          <w:instrText xml:space="preserve"> </w:instrText>
        </w:r>
        <w:r w:rsidR="008E3E69" w:rsidDel="00383F80">
          <w:rPr>
            <w:rFonts w:hint="eastAsia"/>
          </w:rPr>
          <w:instrText>STYLEREF 1 \s</w:instrText>
        </w:r>
        <w:r w:rsidR="008E3E69" w:rsidDel="00383F80">
          <w:instrText xml:space="preserve"> </w:instrText>
        </w:r>
        <w:r w:rsidR="008E3E69" w:rsidDel="00383F80">
          <w:fldChar w:fldCharType="separate"/>
        </w:r>
        <w:r w:rsidR="00E23DD0" w:rsidDel="00383F80">
          <w:rPr>
            <w:noProof/>
          </w:rPr>
          <w:t>3</w:t>
        </w:r>
        <w:r w:rsidR="008E3E69" w:rsidDel="00383F80">
          <w:fldChar w:fldCharType="end"/>
        </w:r>
        <w:r w:rsidR="008E3E69" w:rsidDel="00383F80">
          <w:t>.</w:t>
        </w:r>
        <w:r w:rsidR="008E3E69" w:rsidDel="00383F80">
          <w:fldChar w:fldCharType="begin"/>
        </w:r>
        <w:r w:rsidR="008E3E69" w:rsidDel="00383F80">
          <w:instrText xml:space="preserve"> </w:instrText>
        </w:r>
        <w:r w:rsidR="008E3E69" w:rsidDel="00383F80">
          <w:rPr>
            <w:rFonts w:hint="eastAsia"/>
          </w:rPr>
          <w:instrText xml:space="preserve">SEQ </w:instrText>
        </w:r>
        <w:r w:rsidR="008E3E69" w:rsidDel="00383F80">
          <w:rPr>
            <w:rFonts w:hint="eastAsia"/>
          </w:rPr>
          <w:instrText>表</w:instrText>
        </w:r>
        <w:r w:rsidR="008E3E69" w:rsidDel="00383F80">
          <w:rPr>
            <w:rFonts w:hint="eastAsia"/>
          </w:rPr>
          <w:instrText xml:space="preserve"> \* ARABIC \s 1</w:instrText>
        </w:r>
        <w:r w:rsidR="008E3E69" w:rsidDel="00383F80">
          <w:instrText xml:space="preserve"> </w:instrText>
        </w:r>
        <w:r w:rsidR="008E3E69" w:rsidDel="00383F80">
          <w:fldChar w:fldCharType="separate"/>
        </w:r>
        <w:r w:rsidR="00E23DD0" w:rsidDel="00383F80">
          <w:rPr>
            <w:noProof/>
          </w:rPr>
          <w:t>11</w:t>
        </w:r>
        <w:r w:rsidR="008E3E69" w:rsidDel="00383F80">
          <w:fldChar w:fldCharType="end"/>
        </w:r>
        <w:r w:rsidRPr="00384F12" w:rsidDel="00383F80">
          <w:rPr>
            <w:rFonts w:hint="eastAsia"/>
            <w:noProof/>
          </w:rPr>
          <w:t>使用者介面非功能性需求</w:t>
        </w:r>
      </w:moveFrom>
    </w:p>
    <w:moveFromRangeEnd w:id="1896"/>
    <w:p w14:paraId="24ABAE72" w14:textId="1239F890" w:rsidR="005E0B6F" w:rsidRPr="00800C51" w:rsidRDefault="005E0B6F" w:rsidP="00383F80">
      <w:pPr>
        <w:pStyle w:val="a4"/>
        <w:keepNext/>
        <w:framePr w:wrap="auto" w:vAnchor="margin" w:yAlign="inline"/>
        <w:pPrChange w:id="1898" w:author="黃懷萱" w:date="2022-12-21T01:24:00Z">
          <w:pPr>
            <w:pStyle w:val="af3"/>
          </w:pPr>
        </w:pPrChange>
      </w:pPr>
    </w:p>
    <w:tbl>
      <w:tblPr>
        <w:tblStyle w:val="4-1"/>
        <w:tblW w:w="0" w:type="auto"/>
        <w:tblLook w:val="04A0" w:firstRow="1" w:lastRow="0" w:firstColumn="1" w:lastColumn="0" w:noHBand="0" w:noVBand="1"/>
      </w:tblPr>
      <w:tblGrid>
        <w:gridCol w:w="1413"/>
        <w:gridCol w:w="6883"/>
      </w:tblGrid>
      <w:tr w:rsidR="005E0B6F" w:rsidRPr="005E0B6F" w14:paraId="361A3750"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41BACB68" w14:textId="77777777" w:rsidR="005E0B6F" w:rsidRPr="005E0B6F" w:rsidRDefault="005E0B6F" w:rsidP="005E0B6F">
            <w:pPr>
              <w:pStyle w:val="af3"/>
              <w:rPr>
                <w:lang w:val="en-US"/>
              </w:rPr>
            </w:pPr>
            <w:r w:rsidRPr="005E0B6F">
              <w:rPr>
                <w:rFonts w:hint="eastAsia"/>
                <w:lang w:val="en-US"/>
              </w:rPr>
              <w:t>U</w:t>
            </w:r>
            <w:r w:rsidRPr="005E0B6F">
              <w:rPr>
                <w:lang w:val="en-US"/>
              </w:rPr>
              <w:t>ser interface</w:t>
            </w:r>
            <w:r w:rsidRPr="005E0B6F">
              <w:rPr>
                <w:rFonts w:hint="eastAsia"/>
                <w:lang w:val="en-US"/>
              </w:rPr>
              <w:t xml:space="preserve"> </w:t>
            </w:r>
            <w:r w:rsidRPr="005E0B6F">
              <w:rPr>
                <w:lang w:val="en-US"/>
              </w:rPr>
              <w:t>non</w:t>
            </w:r>
            <w:r w:rsidRPr="005E0B6F">
              <w:rPr>
                <w:rFonts w:hint="eastAsia"/>
                <w:lang w:val="en-US"/>
              </w:rPr>
              <w:t>-</w:t>
            </w:r>
            <w:r w:rsidRPr="005E0B6F">
              <w:rPr>
                <w:lang w:val="en-US"/>
              </w:rPr>
              <w:t>functional requirement</w:t>
            </w:r>
          </w:p>
        </w:tc>
      </w:tr>
      <w:tr w:rsidR="005E0B6F" w:rsidRPr="004F5113" w14:paraId="38BDB43A"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6C8CC6F" w14:textId="77777777" w:rsidR="005E0B6F" w:rsidRPr="004F5113" w:rsidRDefault="005E0B6F" w:rsidP="005E0B6F">
            <w:pPr>
              <w:pStyle w:val="af3"/>
            </w:pPr>
            <w:r>
              <w:rPr>
                <w:rFonts w:hint="eastAsia"/>
              </w:rPr>
              <w:t>UINFR1</w:t>
            </w:r>
          </w:p>
        </w:tc>
        <w:tc>
          <w:tcPr>
            <w:tcW w:w="6883" w:type="dxa"/>
          </w:tcPr>
          <w:p w14:paraId="00578609" w14:textId="77777777" w:rsidR="005E0B6F" w:rsidRPr="004F5113" w:rsidRDefault="005E0B6F" w:rsidP="005E0B6F">
            <w:pPr>
              <w:pStyle w:val="af3"/>
              <w:cnfStyle w:val="000000100000" w:firstRow="0" w:lastRow="0" w:firstColumn="0" w:lastColumn="0" w:oddVBand="0" w:evenVBand="0" w:oddHBand="1" w:evenHBand="0" w:firstRowFirstColumn="0" w:firstRowLastColumn="0" w:lastRowFirstColumn="0" w:lastRowLastColumn="0"/>
            </w:pPr>
            <w:r>
              <w:rPr>
                <w:rFonts w:hint="eastAsia"/>
              </w:rPr>
              <w:t>防呆設計</w:t>
            </w:r>
          </w:p>
        </w:tc>
      </w:tr>
      <w:tr w:rsidR="005E0B6F" w:rsidRPr="004F5113" w14:paraId="6E6CBEDB"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60B7EE4F" w14:textId="77777777" w:rsidR="005E0B6F" w:rsidRPr="004F5113" w:rsidRDefault="005E0B6F" w:rsidP="005E0B6F">
            <w:pPr>
              <w:pStyle w:val="af3"/>
              <w:rPr>
                <w:rFonts w:cs="Times New Roman"/>
                <w:b w:val="0"/>
                <w:bCs/>
              </w:rPr>
            </w:pPr>
          </w:p>
        </w:tc>
        <w:tc>
          <w:tcPr>
            <w:tcW w:w="6883" w:type="dxa"/>
          </w:tcPr>
          <w:p w14:paraId="0B3E41BE" w14:textId="77777777" w:rsidR="005E0B6F" w:rsidRPr="004F5113"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要求介面應有適合的防呆設計與提示</w:t>
            </w:r>
          </w:p>
        </w:tc>
      </w:tr>
      <w:tr w:rsidR="005E0B6F" w:rsidRPr="004F5113" w14:paraId="3BE4AE4F"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E2D789" w14:textId="77777777" w:rsidR="005E0B6F" w:rsidRPr="004F5113" w:rsidRDefault="005E0B6F" w:rsidP="005E0B6F">
            <w:pPr>
              <w:pStyle w:val="af3"/>
              <w:rPr>
                <w:rFonts w:cs="Times New Roman"/>
              </w:rPr>
            </w:pPr>
            <w:r>
              <w:rPr>
                <w:rFonts w:hint="eastAsia"/>
              </w:rPr>
              <w:t>UINFR</w:t>
            </w:r>
          </w:p>
        </w:tc>
        <w:tc>
          <w:tcPr>
            <w:tcW w:w="6883" w:type="dxa"/>
          </w:tcPr>
          <w:p w14:paraId="057385E7" w14:textId="77777777" w:rsidR="005E0B6F" w:rsidRPr="004F5113" w:rsidRDefault="005E0B6F" w:rsidP="005E0B6F">
            <w:pPr>
              <w:pStyle w:val="af3"/>
              <w:cnfStyle w:val="000000100000" w:firstRow="0" w:lastRow="0" w:firstColumn="0" w:lastColumn="0" w:oddVBand="0" w:evenVBand="0" w:oddHBand="1" w:evenHBand="0" w:firstRowFirstColumn="0" w:firstRowLastColumn="0" w:lastRowFirstColumn="0" w:lastRowLastColumn="0"/>
            </w:pPr>
            <w:r>
              <w:rPr>
                <w:rFonts w:hint="eastAsia"/>
              </w:rPr>
              <w:t>操縱姓</w:t>
            </w:r>
          </w:p>
        </w:tc>
      </w:tr>
      <w:tr w:rsidR="005E0B6F" w:rsidRPr="004F5113" w14:paraId="42281FD0"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EFFD9CD" w14:textId="77777777" w:rsidR="005E0B6F" w:rsidRPr="004F5113" w:rsidRDefault="005E0B6F" w:rsidP="005E0B6F">
            <w:pPr>
              <w:pStyle w:val="af3"/>
              <w:rPr>
                <w:b w:val="0"/>
                <w:bCs/>
              </w:rPr>
            </w:pPr>
          </w:p>
        </w:tc>
        <w:tc>
          <w:tcPr>
            <w:tcW w:w="6883" w:type="dxa"/>
          </w:tcPr>
          <w:p w14:paraId="485363CA" w14:textId="77777777" w:rsidR="005E0B6F" w:rsidRPr="004F5113" w:rsidRDefault="005E0B6F" w:rsidP="005E0B6F">
            <w:pPr>
              <w:pStyle w:val="af3"/>
              <w:cnfStyle w:val="000000000000" w:firstRow="0" w:lastRow="0" w:firstColumn="0" w:lastColumn="0" w:oddVBand="0" w:evenVBand="0" w:oddHBand="0" w:evenHBand="0" w:firstRowFirstColumn="0" w:firstRowLastColumn="0" w:lastRowFirstColumn="0" w:lastRowLastColumn="0"/>
            </w:pPr>
            <w:r>
              <w:rPr>
                <w:rFonts w:hint="eastAsia"/>
              </w:rPr>
              <w:t>介面應便於操作、易懂、乾淨，並依使用者體驗進行二次優化</w:t>
            </w:r>
          </w:p>
        </w:tc>
      </w:tr>
    </w:tbl>
    <w:p w14:paraId="134DD253" w14:textId="545A073B" w:rsidR="003E7D4D" w:rsidRPr="0041273C" w:rsidRDefault="003E7D4D" w:rsidP="003E7D4D">
      <w:pPr>
        <w:pStyle w:val="a3"/>
        <w:numPr>
          <w:ilvl w:val="0"/>
          <w:numId w:val="64"/>
        </w:numPr>
        <w:ind w:leftChars="0" w:firstLineChars="0"/>
        <w:rPr>
          <w:ins w:id="1899" w:author="黃懷萱" w:date="2022-12-21T02:03:00Z"/>
        </w:rPr>
      </w:pPr>
      <w:ins w:id="1900" w:author="黃懷萱" w:date="2022-12-21T02:03:00Z">
        <w:r>
          <w:rPr>
            <w:rFonts w:hint="eastAsia"/>
          </w:rPr>
          <w:t>文獻探討</w:t>
        </w:r>
      </w:ins>
    </w:p>
    <w:p w14:paraId="277BA8F8" w14:textId="62A4224B" w:rsidR="00B135D4" w:rsidRDefault="008D3B0A" w:rsidP="008D3B0A">
      <w:pPr>
        <w:pStyle w:val="a3"/>
        <w:numPr>
          <w:ilvl w:val="0"/>
          <w:numId w:val="65"/>
        </w:numPr>
        <w:tabs>
          <w:tab w:val="left" w:pos="567"/>
        </w:tabs>
        <w:spacing w:before="0" w:after="0"/>
        <w:ind w:leftChars="0" w:firstLineChars="0"/>
        <w:rPr>
          <w:ins w:id="1901" w:author="黃懷萱" w:date="2022-12-21T02:08:00Z"/>
          <w:szCs w:val="28"/>
        </w:rPr>
      </w:pPr>
      <w:ins w:id="1902" w:author="黃懷萱" w:date="2022-12-21T02:04:00Z">
        <w:r w:rsidRPr="008D3B0A">
          <w:rPr>
            <w:rFonts w:hint="eastAsia"/>
            <w:szCs w:val="28"/>
            <w:rPrChange w:id="1903" w:author="黃懷萱" w:date="2022-12-21T02:05:00Z">
              <w:rPr>
                <w:rFonts w:hint="eastAsia"/>
                <w:sz w:val="16"/>
                <w:szCs w:val="16"/>
              </w:rPr>
            </w:rPrChange>
          </w:rPr>
          <w:t>後端</w:t>
        </w:r>
      </w:ins>
    </w:p>
    <w:p w14:paraId="0728EFC3" w14:textId="1ED20E17" w:rsidR="008411C1" w:rsidRDefault="0060223F" w:rsidP="008411C1">
      <w:pPr>
        <w:tabs>
          <w:tab w:val="left" w:pos="567"/>
        </w:tabs>
        <w:spacing w:before="0" w:after="0"/>
        <w:ind w:firstLineChars="0" w:firstLine="0"/>
        <w:rPr>
          <w:ins w:id="1904" w:author="黃懷萱" w:date="2022-12-21T02:13:00Z"/>
          <w:rFonts w:hint="eastAsia"/>
          <w:szCs w:val="28"/>
        </w:rPr>
      </w:pPr>
      <w:ins w:id="1905" w:author="黃懷萱" w:date="2022-12-21T02:08:00Z">
        <w:r>
          <w:rPr>
            <w:szCs w:val="28"/>
          </w:rPr>
          <w:tab/>
        </w:r>
      </w:ins>
      <w:ins w:id="1906" w:author="黃懷萱" w:date="2022-12-21T02:09:00Z">
        <w:r>
          <w:rPr>
            <w:rFonts w:hint="eastAsia"/>
            <w:szCs w:val="28"/>
          </w:rPr>
          <w:t>由於本研究計畫的核心後端預計皆使用</w:t>
        </w:r>
        <w:r>
          <w:rPr>
            <w:rFonts w:hint="eastAsia"/>
            <w:szCs w:val="28"/>
          </w:rPr>
          <w:t>P</w:t>
        </w:r>
        <w:r>
          <w:rPr>
            <w:szCs w:val="28"/>
          </w:rPr>
          <w:t>ython</w:t>
        </w:r>
        <w:r>
          <w:rPr>
            <w:rFonts w:hint="eastAsia"/>
            <w:szCs w:val="28"/>
          </w:rPr>
          <w:t>作為主要核心語</w:t>
        </w:r>
        <w:r>
          <w:rPr>
            <w:rFonts w:hint="eastAsia"/>
            <w:szCs w:val="28"/>
          </w:rPr>
          <w:lastRenderedPageBreak/>
          <w:t>言，其中包含衣物辨識、公式演算與呼叫資料庫等功能，因此在</w:t>
        </w:r>
      </w:ins>
      <w:ins w:id="1907" w:author="黃懷萱" w:date="2022-12-21T02:10:00Z">
        <w:r>
          <w:rPr>
            <w:rFonts w:hint="eastAsia"/>
            <w:szCs w:val="28"/>
          </w:rPr>
          <w:t>網站的開發與架設同樣將使用</w:t>
        </w:r>
        <w:r>
          <w:rPr>
            <w:rFonts w:hint="eastAsia"/>
            <w:szCs w:val="28"/>
          </w:rPr>
          <w:t>Py</w:t>
        </w:r>
        <w:r>
          <w:rPr>
            <w:szCs w:val="28"/>
          </w:rPr>
          <w:t>thon</w:t>
        </w:r>
        <w:r>
          <w:rPr>
            <w:rFonts w:hint="eastAsia"/>
            <w:szCs w:val="28"/>
          </w:rPr>
          <w:t>作為網站架構的後端語言，而</w:t>
        </w:r>
      </w:ins>
      <w:ins w:id="1908" w:author="黃懷萱" w:date="2022-12-21T02:11:00Z">
        <w:r>
          <w:rPr>
            <w:rFonts w:hint="eastAsia"/>
            <w:szCs w:val="28"/>
          </w:rPr>
          <w:t>本研究計畫採用</w:t>
        </w:r>
        <w:r>
          <w:rPr>
            <w:rFonts w:hint="eastAsia"/>
            <w:szCs w:val="28"/>
          </w:rPr>
          <w:t>P</w:t>
        </w:r>
        <w:r>
          <w:rPr>
            <w:szCs w:val="28"/>
          </w:rPr>
          <w:t>ython</w:t>
        </w:r>
        <w:r>
          <w:rPr>
            <w:rFonts w:hint="eastAsia"/>
            <w:szCs w:val="28"/>
          </w:rPr>
          <w:t>的開源套件</w:t>
        </w:r>
        <w:r>
          <w:rPr>
            <w:rFonts w:hint="eastAsia"/>
            <w:szCs w:val="28"/>
          </w:rPr>
          <w:t>EEL</w:t>
        </w:r>
        <w:r>
          <w:rPr>
            <w:rFonts w:hint="eastAsia"/>
            <w:szCs w:val="28"/>
          </w:rPr>
          <w:t>，</w:t>
        </w:r>
      </w:ins>
      <w:ins w:id="1909" w:author="黃懷萱" w:date="2022-12-21T02:12:00Z">
        <w:r w:rsidRPr="0060223F">
          <w:rPr>
            <w:rFonts w:hint="eastAsia"/>
            <w:szCs w:val="28"/>
          </w:rPr>
          <w:t>E</w:t>
        </w:r>
        <w:r>
          <w:rPr>
            <w:rFonts w:hint="eastAsia"/>
            <w:szCs w:val="28"/>
          </w:rPr>
          <w:t>E</w:t>
        </w:r>
        <w:r w:rsidRPr="0060223F">
          <w:rPr>
            <w:rFonts w:hint="eastAsia"/>
            <w:szCs w:val="28"/>
          </w:rPr>
          <w:t>l</w:t>
        </w:r>
        <w:r w:rsidRPr="0060223F">
          <w:rPr>
            <w:rFonts w:hint="eastAsia"/>
            <w:szCs w:val="28"/>
          </w:rPr>
          <w:t>是一個</w:t>
        </w:r>
        <w:r w:rsidRPr="0060223F">
          <w:rPr>
            <w:rFonts w:hint="eastAsia"/>
            <w:szCs w:val="28"/>
          </w:rPr>
          <w:t>python</w:t>
        </w:r>
        <w:r w:rsidRPr="0060223F">
          <w:rPr>
            <w:rFonts w:hint="eastAsia"/>
            <w:szCs w:val="28"/>
          </w:rPr>
          <w:t>輕量級的</w:t>
        </w:r>
        <w:r w:rsidRPr="0060223F">
          <w:rPr>
            <w:rFonts w:hint="eastAsia"/>
            <w:szCs w:val="28"/>
          </w:rPr>
          <w:t>GUI</w:t>
        </w:r>
        <w:r w:rsidRPr="0060223F">
          <w:rPr>
            <w:rFonts w:hint="eastAsia"/>
            <w:szCs w:val="28"/>
          </w:rPr>
          <w:t>第三方的</w:t>
        </w:r>
        <w:r>
          <w:rPr>
            <w:rFonts w:hint="eastAsia"/>
            <w:szCs w:val="28"/>
          </w:rPr>
          <w:t>模組</w:t>
        </w:r>
        <w:r w:rsidRPr="0060223F">
          <w:rPr>
            <w:rFonts w:hint="eastAsia"/>
            <w:szCs w:val="28"/>
          </w:rPr>
          <w:t>，可以透過</w:t>
        </w:r>
        <w:r>
          <w:rPr>
            <w:rFonts w:hint="eastAsia"/>
            <w:szCs w:val="28"/>
          </w:rPr>
          <w:t>本地的</w:t>
        </w:r>
        <w:r w:rsidRPr="0060223F">
          <w:rPr>
            <w:rFonts w:hint="eastAsia"/>
            <w:szCs w:val="28"/>
          </w:rPr>
          <w:t>伺服器實現</w:t>
        </w:r>
        <w:r w:rsidRPr="0060223F">
          <w:rPr>
            <w:rFonts w:hint="eastAsia"/>
            <w:szCs w:val="28"/>
          </w:rPr>
          <w:t>web</w:t>
        </w:r>
        <w:r w:rsidRPr="0060223F">
          <w:rPr>
            <w:rFonts w:hint="eastAsia"/>
            <w:szCs w:val="28"/>
          </w:rPr>
          <w:t>與</w:t>
        </w:r>
        <w:r w:rsidRPr="0060223F">
          <w:rPr>
            <w:rFonts w:hint="eastAsia"/>
            <w:szCs w:val="28"/>
          </w:rPr>
          <w:t>python</w:t>
        </w:r>
        <w:r w:rsidRPr="0060223F">
          <w:rPr>
            <w:rFonts w:hint="eastAsia"/>
            <w:szCs w:val="28"/>
          </w:rPr>
          <w:t>之間的溝通，所以整個介面會以網頁方式呈現，也就是可以用</w:t>
        </w:r>
        <w:r w:rsidRPr="0060223F">
          <w:rPr>
            <w:rFonts w:hint="eastAsia"/>
            <w:szCs w:val="28"/>
          </w:rPr>
          <w:t xml:space="preserve">HTML </w:t>
        </w:r>
        <w:r w:rsidRPr="0060223F">
          <w:rPr>
            <w:rFonts w:hint="eastAsia"/>
            <w:szCs w:val="28"/>
          </w:rPr>
          <w:t>與</w:t>
        </w:r>
        <w:r w:rsidRPr="0060223F">
          <w:rPr>
            <w:rFonts w:hint="eastAsia"/>
            <w:szCs w:val="28"/>
          </w:rPr>
          <w:t xml:space="preserve">CSS </w:t>
        </w:r>
        <w:r w:rsidRPr="0060223F">
          <w:rPr>
            <w:rFonts w:hint="eastAsia"/>
            <w:szCs w:val="28"/>
          </w:rPr>
          <w:t>去控制呈現的風格，然後用</w:t>
        </w:r>
        <w:r w:rsidRPr="0060223F">
          <w:rPr>
            <w:rFonts w:hint="eastAsia"/>
            <w:szCs w:val="28"/>
          </w:rPr>
          <w:t xml:space="preserve">JS </w:t>
        </w:r>
        <w:r w:rsidRPr="0060223F">
          <w:rPr>
            <w:rFonts w:hint="eastAsia"/>
            <w:szCs w:val="28"/>
          </w:rPr>
          <w:t>與</w:t>
        </w:r>
        <w:r w:rsidRPr="0060223F">
          <w:rPr>
            <w:rFonts w:hint="eastAsia"/>
            <w:szCs w:val="28"/>
          </w:rPr>
          <w:t xml:space="preserve">python </w:t>
        </w:r>
        <w:r w:rsidRPr="0060223F">
          <w:rPr>
            <w:rFonts w:hint="eastAsia"/>
            <w:szCs w:val="28"/>
          </w:rPr>
          <w:t>互相呼叫。</w:t>
        </w:r>
      </w:ins>
    </w:p>
    <w:p w14:paraId="1DE6B570" w14:textId="27AF800A" w:rsidR="0060223F" w:rsidRDefault="0060223F" w:rsidP="0060223F">
      <w:pPr>
        <w:keepNext/>
        <w:tabs>
          <w:tab w:val="left" w:pos="567"/>
        </w:tabs>
        <w:spacing w:before="0" w:after="0" w:line="240" w:lineRule="auto"/>
        <w:ind w:firstLineChars="0" w:firstLine="0"/>
        <w:jc w:val="center"/>
        <w:rPr>
          <w:ins w:id="1910" w:author="黃懷萱" w:date="2022-12-21T02:13:00Z"/>
        </w:rPr>
      </w:pPr>
      <w:ins w:id="1911" w:author="黃懷萱" w:date="2022-12-21T02:13:00Z">
        <w:r>
          <w:rPr>
            <w:noProof/>
          </w:rPr>
          <w:drawing>
            <wp:inline distT="0" distB="0" distL="0" distR="0" wp14:anchorId="3209EAD5" wp14:editId="28BFE3B8">
              <wp:extent cx="4619625" cy="2286000"/>
              <wp:effectExtent l="0" t="0" r="9525"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2286000"/>
                      </a:xfrm>
                      <a:prstGeom prst="rect">
                        <a:avLst/>
                      </a:prstGeom>
                    </pic:spPr>
                  </pic:pic>
                </a:graphicData>
              </a:graphic>
            </wp:inline>
          </w:drawing>
        </w:r>
      </w:ins>
    </w:p>
    <w:p w14:paraId="6D0235F7" w14:textId="37D515CC" w:rsidR="0060223F" w:rsidRDefault="0060223F" w:rsidP="0060223F">
      <w:pPr>
        <w:pStyle w:val="a4"/>
        <w:framePr w:wrap="auto" w:vAnchor="margin" w:yAlign="inline"/>
        <w:rPr>
          <w:ins w:id="1912" w:author="黃懷萱" w:date="2022-12-21T02:15:00Z"/>
        </w:rPr>
      </w:pPr>
      <w:ins w:id="1913" w:author="黃懷萱" w:date="2022-12-21T02:13:00Z">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EEL</w:t>
        </w:r>
      </w:ins>
      <w:ins w:id="1914" w:author="黃懷萱" w:date="2022-12-21T02:14:00Z">
        <w:r>
          <w:rPr>
            <w:rFonts w:hint="eastAsia"/>
          </w:rPr>
          <w:t>使用的整體架構方法</w:t>
        </w:r>
      </w:ins>
    </w:p>
    <w:p w14:paraId="04B21592" w14:textId="6C0EC358" w:rsidR="008411C1" w:rsidRPr="008411C1" w:rsidRDefault="008411C1" w:rsidP="008411C1">
      <w:pPr>
        <w:ind w:firstLine="560"/>
        <w:rPr>
          <w:ins w:id="1915" w:author="黃懷萱" w:date="2022-12-21T02:13:00Z"/>
          <w:rFonts w:hint="eastAsia"/>
        </w:rPr>
        <w:pPrChange w:id="1916" w:author="黃懷萱" w:date="2022-12-21T02:15:00Z">
          <w:pPr>
            <w:pStyle w:val="a4"/>
            <w:framePr w:wrap="auto" w:vAnchor="margin" w:yAlign="inline"/>
          </w:pPr>
        </w:pPrChange>
      </w:pPr>
      <w:ins w:id="1917" w:author="黃懷萱" w:date="2022-12-21T02:15:00Z">
        <w:r>
          <w:rPr>
            <w:rFonts w:hint="eastAsia"/>
          </w:rPr>
          <w:t>該套件的優點有幾點，代碼簡潔、與</w:t>
        </w:r>
        <w:r>
          <w:rPr>
            <w:rFonts w:hint="eastAsia"/>
          </w:rPr>
          <w:t>P</w:t>
        </w:r>
        <w:r>
          <w:t>ython</w:t>
        </w:r>
        <w:r>
          <w:rPr>
            <w:rFonts w:hint="eastAsia"/>
          </w:rPr>
          <w:t>的結合優良、環境與安裝簡單</w:t>
        </w:r>
      </w:ins>
      <w:ins w:id="1918" w:author="黃懷萱" w:date="2022-12-21T02:17:00Z">
        <w:r>
          <w:rPr>
            <w:rFonts w:hint="eastAsia"/>
          </w:rPr>
          <w:t>，</w:t>
        </w:r>
        <w:r w:rsidRPr="008411C1">
          <w:rPr>
            <w:rFonts w:hint="eastAsia"/>
          </w:rPr>
          <w:t>旨在於結合前端技術開發桌面應用程式，前後端邏輯串接容易</w:t>
        </w:r>
        <w:r>
          <w:rPr>
            <w:rFonts w:hint="eastAsia"/>
          </w:rPr>
          <w:t>。</w:t>
        </w:r>
      </w:ins>
    </w:p>
    <w:p w14:paraId="00B2EAD1" w14:textId="54157320" w:rsidR="008D3B0A" w:rsidRPr="008D3B0A" w:rsidRDefault="008D3B0A" w:rsidP="008D3B0A">
      <w:pPr>
        <w:pStyle w:val="a3"/>
        <w:numPr>
          <w:ilvl w:val="0"/>
          <w:numId w:val="65"/>
        </w:numPr>
        <w:tabs>
          <w:tab w:val="left" w:pos="567"/>
        </w:tabs>
        <w:spacing w:before="0" w:after="0"/>
        <w:ind w:leftChars="0" w:firstLineChars="0"/>
        <w:rPr>
          <w:ins w:id="1919" w:author="黃懷萱" w:date="2022-12-21T02:04:00Z"/>
          <w:szCs w:val="28"/>
        </w:rPr>
        <w:pPrChange w:id="1920" w:author="黃懷萱" w:date="2022-12-21T02:05:00Z">
          <w:pPr>
            <w:spacing w:before="0" w:after="0"/>
            <w:ind w:firstLineChars="0" w:firstLine="0"/>
          </w:pPr>
        </w:pPrChange>
      </w:pPr>
      <w:ins w:id="1921" w:author="黃懷萱" w:date="2022-12-21T02:05:00Z">
        <w:r>
          <w:rPr>
            <w:rFonts w:hint="eastAsia"/>
            <w:szCs w:val="28"/>
          </w:rPr>
          <w:t>前端</w:t>
        </w:r>
      </w:ins>
    </w:p>
    <w:p w14:paraId="080CEBE2" w14:textId="48119DF5" w:rsidR="0001367C" w:rsidRDefault="008411C1" w:rsidP="0001367C">
      <w:pPr>
        <w:spacing w:before="0" w:after="0"/>
        <w:ind w:left="1" w:firstLineChars="0" w:firstLine="479"/>
        <w:rPr>
          <w:ins w:id="1922" w:author="黃懷萱" w:date="2022-12-21T02:17:00Z"/>
          <w:rFonts w:hint="eastAsia"/>
          <w:szCs w:val="28"/>
        </w:rPr>
      </w:pPr>
      <w:ins w:id="1923" w:author="黃懷萱" w:date="2022-12-21T02:14:00Z">
        <w:r>
          <w:rPr>
            <w:rFonts w:hint="eastAsia"/>
            <w:szCs w:val="28"/>
          </w:rPr>
          <w:t>本研究計畫的前端採用</w:t>
        </w:r>
        <w:r>
          <w:rPr>
            <w:rFonts w:hint="eastAsia"/>
            <w:szCs w:val="28"/>
          </w:rPr>
          <w:t>W</w:t>
        </w:r>
        <w:r>
          <w:rPr>
            <w:szCs w:val="28"/>
          </w:rPr>
          <w:t>eb</w:t>
        </w:r>
        <w:r>
          <w:rPr>
            <w:rFonts w:hint="eastAsia"/>
            <w:szCs w:val="28"/>
          </w:rPr>
          <w:t>應用架構，</w:t>
        </w:r>
      </w:ins>
      <w:ins w:id="1924" w:author="黃懷萱" w:date="2022-12-21T02:18:00Z">
        <w:r w:rsidR="0001367C" w:rsidRPr="0001367C">
          <w:rPr>
            <w:rFonts w:hint="eastAsia"/>
            <w:color w:val="FF0000"/>
            <w:szCs w:val="28"/>
            <w:rPrChange w:id="1925" w:author="黃懷萱" w:date="2022-12-21T02:18:00Z">
              <w:rPr>
                <w:rFonts w:hint="eastAsia"/>
                <w:szCs w:val="28"/>
              </w:rPr>
            </w:rPrChange>
          </w:rPr>
          <w:t>C</w:t>
        </w:r>
        <w:r w:rsidR="0001367C" w:rsidRPr="0001367C">
          <w:rPr>
            <w:color w:val="FF0000"/>
            <w:szCs w:val="28"/>
            <w:rPrChange w:id="1926" w:author="黃懷萱" w:date="2022-12-21T02:18:00Z">
              <w:rPr>
                <w:szCs w:val="28"/>
              </w:rPr>
            </w:rPrChange>
          </w:rPr>
          <w:t>ontinue</w:t>
        </w:r>
        <w:r w:rsidR="0001367C">
          <w:rPr>
            <w:color w:val="FF0000"/>
            <w:szCs w:val="28"/>
          </w:rPr>
          <w:t>… angularJS</w:t>
        </w:r>
      </w:ins>
    </w:p>
    <w:p w14:paraId="01A0619B" w14:textId="303DEACC" w:rsidR="0001367C" w:rsidRDefault="0001367C">
      <w:pPr>
        <w:widowControl/>
        <w:spacing w:before="0" w:after="0" w:line="240" w:lineRule="auto"/>
        <w:ind w:firstLineChars="0" w:firstLine="0"/>
        <w:jc w:val="left"/>
        <w:rPr>
          <w:ins w:id="1927" w:author="黃懷萱" w:date="2022-12-21T02:17:00Z"/>
          <w:szCs w:val="28"/>
        </w:rPr>
      </w:pPr>
      <w:ins w:id="1928" w:author="黃懷萱" w:date="2022-12-21T02:17:00Z">
        <w:r>
          <w:rPr>
            <w:szCs w:val="28"/>
          </w:rPr>
          <w:br w:type="page"/>
        </w:r>
      </w:ins>
    </w:p>
    <w:p w14:paraId="526551B3" w14:textId="6F159BCC" w:rsidR="0001367C" w:rsidRPr="00B135D4" w:rsidDel="0001367C" w:rsidRDefault="0001367C" w:rsidP="008411C1">
      <w:pPr>
        <w:spacing w:before="0" w:after="0"/>
        <w:ind w:left="1" w:firstLineChars="0" w:firstLine="479"/>
        <w:rPr>
          <w:del w:id="1929" w:author="黃懷萱" w:date="2022-12-21T02:17:00Z"/>
          <w:rFonts w:hint="eastAsia"/>
          <w:sz w:val="16"/>
          <w:szCs w:val="16"/>
        </w:rPr>
        <w:pPrChange w:id="1930" w:author="黃懷萱" w:date="2022-12-21T02:14:00Z">
          <w:pPr>
            <w:spacing w:before="0" w:after="0"/>
            <w:ind w:firstLineChars="0" w:firstLine="0"/>
          </w:pPr>
        </w:pPrChange>
      </w:pPr>
    </w:p>
    <w:p w14:paraId="30EA2629" w14:textId="0EF2E21B" w:rsidR="00B135D4" w:rsidRDefault="00B135D4" w:rsidP="00B135D4">
      <w:pPr>
        <w:pStyle w:val="2"/>
        <w:spacing w:after="180"/>
        <w:ind w:leftChars="-1" w:left="-3" w:right="280" w:firstLineChars="1" w:firstLine="4"/>
      </w:pPr>
      <w:bookmarkStart w:id="1931" w:name="_Toc122481818"/>
      <w:r>
        <w:rPr>
          <w:rFonts w:hint="eastAsia"/>
        </w:rPr>
        <w:t>3.6</w:t>
      </w:r>
      <w:r>
        <w:rPr>
          <w:rFonts w:hint="eastAsia"/>
        </w:rPr>
        <w:t>、硬體需求</w:t>
      </w:r>
      <w:bookmarkEnd w:id="1931"/>
    </w:p>
    <w:p w14:paraId="36EB5E56" w14:textId="1385A98A" w:rsidR="00215E2B" w:rsidRDefault="00215E2B" w:rsidP="00215E2B">
      <w:pPr>
        <w:pStyle w:val="a4"/>
        <w:keepNext/>
        <w:framePr w:wrap="around" w:hAnchor="page" w:x="4377" w:y="-504"/>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E23DD0">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E23DD0">
        <w:rPr>
          <w:noProof/>
        </w:rPr>
        <w:t>12</w:t>
      </w:r>
      <w:r w:rsidR="008E3E69">
        <w:fldChar w:fldCharType="end"/>
      </w:r>
      <w:r w:rsidRPr="00E449A5">
        <w:rPr>
          <w:rFonts w:hint="eastAsia"/>
        </w:rPr>
        <w:t>硬體功能性需求</w:t>
      </w:r>
    </w:p>
    <w:tbl>
      <w:tblPr>
        <w:tblStyle w:val="4-1"/>
        <w:tblW w:w="0" w:type="auto"/>
        <w:tblLook w:val="04A0" w:firstRow="1" w:lastRow="0" w:firstColumn="1" w:lastColumn="0" w:noHBand="0" w:noVBand="1"/>
      </w:tblPr>
      <w:tblGrid>
        <w:gridCol w:w="1413"/>
        <w:gridCol w:w="6883"/>
      </w:tblGrid>
      <w:tr w:rsidR="00B135D4" w:rsidRPr="004F5113" w14:paraId="7721E340"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6BE2CEBC" w14:textId="201F6007" w:rsidR="00B135D4" w:rsidRPr="004F5113" w:rsidRDefault="00B135D4" w:rsidP="00B135D4">
            <w:pPr>
              <w:pStyle w:val="af3"/>
            </w:pPr>
            <w:r w:rsidRPr="003F5C82">
              <w:t>Hardware</w:t>
            </w:r>
            <w:r>
              <w:rPr>
                <w:rFonts w:hint="eastAsia"/>
              </w:rPr>
              <w:t xml:space="preserve"> </w:t>
            </w:r>
            <w:r w:rsidRPr="00F2183A">
              <w:t>functional requirement</w:t>
            </w:r>
          </w:p>
        </w:tc>
      </w:tr>
      <w:tr w:rsidR="00B135D4" w:rsidRPr="004F5113" w14:paraId="488C5733"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181040" w14:textId="77777777" w:rsidR="00B135D4" w:rsidRPr="004F5113" w:rsidRDefault="00B135D4" w:rsidP="00B135D4">
            <w:pPr>
              <w:pStyle w:val="af3"/>
            </w:pPr>
            <w:r>
              <w:rPr>
                <w:rFonts w:hint="eastAsia"/>
              </w:rPr>
              <w:t>H</w:t>
            </w:r>
            <w:r>
              <w:t>WFR1</w:t>
            </w:r>
          </w:p>
        </w:tc>
        <w:tc>
          <w:tcPr>
            <w:tcW w:w="6883" w:type="dxa"/>
          </w:tcPr>
          <w:p w14:paraId="383446C9"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衣服存取功能</w:t>
            </w:r>
          </w:p>
        </w:tc>
      </w:tr>
      <w:tr w:rsidR="00B135D4" w:rsidRPr="004F5113" w14:paraId="4CEEFF1A"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AFA129F" w14:textId="77777777" w:rsidR="00B135D4" w:rsidRPr="004F5113" w:rsidRDefault="00B135D4" w:rsidP="00B135D4">
            <w:pPr>
              <w:pStyle w:val="af3"/>
              <w:rPr>
                <w:rFonts w:cs="Times New Roman"/>
                <w:b w:val="0"/>
                <w:bCs/>
              </w:rPr>
            </w:pPr>
          </w:p>
        </w:tc>
        <w:tc>
          <w:tcPr>
            <w:tcW w:w="6883" w:type="dxa"/>
          </w:tcPr>
          <w:p w14:paraId="76A94875"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提供衣服存取共能，該功能需滿足以下條件:</w:t>
            </w:r>
          </w:p>
          <w:p w14:paraId="574DA385"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1.可隨時取得任意一件衣服</w:t>
            </w:r>
          </w:p>
          <w:p w14:paraId="5886F843" w14:textId="77777777" w:rsidR="00B135D4" w:rsidRPr="00F6696B"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2.可同時處理兩件衣服</w:t>
            </w:r>
          </w:p>
        </w:tc>
      </w:tr>
      <w:tr w:rsidR="00B135D4" w:rsidRPr="004F5113" w14:paraId="0E665069"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7BD5D58" w14:textId="77777777" w:rsidR="00B135D4" w:rsidRPr="004F5113" w:rsidRDefault="00B135D4" w:rsidP="00B135D4">
            <w:pPr>
              <w:pStyle w:val="af3"/>
              <w:rPr>
                <w:rFonts w:cs="Times New Roman"/>
              </w:rPr>
            </w:pPr>
            <w:r>
              <w:rPr>
                <w:rFonts w:hint="eastAsia"/>
              </w:rPr>
              <w:t>H</w:t>
            </w:r>
            <w:r>
              <w:t>WFR</w:t>
            </w:r>
            <w:r>
              <w:rPr>
                <w:rFonts w:hint="eastAsia"/>
              </w:rPr>
              <w:t>2</w:t>
            </w:r>
          </w:p>
        </w:tc>
        <w:tc>
          <w:tcPr>
            <w:tcW w:w="6883" w:type="dxa"/>
          </w:tcPr>
          <w:p w14:paraId="06B2A4BB"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拍照功能</w:t>
            </w:r>
          </w:p>
        </w:tc>
      </w:tr>
      <w:tr w:rsidR="00B135D4" w:rsidRPr="004F5113" w14:paraId="5180EDAD"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62781A6" w14:textId="77777777" w:rsidR="00B135D4" w:rsidRPr="004F5113" w:rsidRDefault="00B135D4" w:rsidP="00B135D4">
            <w:pPr>
              <w:pStyle w:val="af3"/>
              <w:rPr>
                <w:b w:val="0"/>
                <w:bCs/>
              </w:rPr>
            </w:pPr>
          </w:p>
        </w:tc>
        <w:tc>
          <w:tcPr>
            <w:tcW w:w="6883" w:type="dxa"/>
          </w:tcPr>
          <w:p w14:paraId="34A564F1"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衣櫃需有拍照功能，拍照須滿足以下條件:</w:t>
            </w:r>
          </w:p>
          <w:p w14:paraId="481E4EC3"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1.圖片清晰</w:t>
            </w:r>
          </w:p>
          <w:p w14:paraId="4DC0672E"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2.亮度充足</w:t>
            </w:r>
          </w:p>
          <w:p w14:paraId="69432F78" w14:textId="77777777" w:rsidR="00B135D4" w:rsidRPr="00F6696B"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3.確保拍到整件衣服正面</w:t>
            </w:r>
          </w:p>
        </w:tc>
      </w:tr>
      <w:tr w:rsidR="00B135D4" w:rsidRPr="004F5113" w14:paraId="51A36BF6"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2AF2F1" w14:textId="77777777" w:rsidR="00B135D4" w:rsidRPr="004F5113" w:rsidRDefault="00B135D4" w:rsidP="00B135D4">
            <w:pPr>
              <w:pStyle w:val="af3"/>
              <w:rPr>
                <w:rFonts w:cs="Times New Roman"/>
              </w:rPr>
            </w:pPr>
            <w:r>
              <w:rPr>
                <w:rFonts w:hint="eastAsia"/>
              </w:rPr>
              <w:t>H</w:t>
            </w:r>
            <w:r>
              <w:t>WFR</w:t>
            </w:r>
            <w:r>
              <w:rPr>
                <w:rFonts w:hint="eastAsia"/>
              </w:rPr>
              <w:t>3</w:t>
            </w:r>
          </w:p>
        </w:tc>
        <w:tc>
          <w:tcPr>
            <w:tcW w:w="6883" w:type="dxa"/>
          </w:tcPr>
          <w:p w14:paraId="3CB6F360"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人機介面操控功能</w:t>
            </w:r>
          </w:p>
        </w:tc>
      </w:tr>
      <w:tr w:rsidR="00B135D4" w:rsidRPr="004F5113" w14:paraId="3B9B75E6"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5719E27" w14:textId="77777777" w:rsidR="00B135D4" w:rsidRPr="004F5113" w:rsidRDefault="00B135D4" w:rsidP="00B135D4">
            <w:pPr>
              <w:pStyle w:val="af3"/>
              <w:rPr>
                <w:rFonts w:cs="Times New Roman"/>
                <w:b w:val="0"/>
                <w:bCs/>
              </w:rPr>
            </w:pPr>
          </w:p>
        </w:tc>
        <w:tc>
          <w:tcPr>
            <w:tcW w:w="6883" w:type="dxa"/>
          </w:tcPr>
          <w:p w14:paraId="72CCF337" w14:textId="77777777" w:rsidR="00B135D4" w:rsidRPr="004F5113"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提供觸控螢幕供使用者對衣櫃進行操作</w:t>
            </w:r>
          </w:p>
        </w:tc>
      </w:tr>
    </w:tbl>
    <w:p w14:paraId="3460616C" w14:textId="0C743C1F" w:rsidR="00B135D4" w:rsidRDefault="00B135D4" w:rsidP="00215E2B">
      <w:pPr>
        <w:pStyle w:val="a4"/>
        <w:keepNext/>
        <w:framePr w:wrap="around" w:hAnchor="page" w:x="4334" w:y="452"/>
      </w:pPr>
      <w:r>
        <w:rPr>
          <w:rFonts w:hint="eastAsia"/>
        </w:rPr>
        <w:t>表</w:t>
      </w:r>
      <w:r>
        <w:rPr>
          <w:rFonts w:hint="eastAsia"/>
        </w:rPr>
        <w:t xml:space="preserve"> </w:t>
      </w:r>
      <w:r w:rsidR="008E3E69">
        <w:fldChar w:fldCharType="begin"/>
      </w:r>
      <w:r w:rsidR="008E3E69">
        <w:instrText xml:space="preserve"> </w:instrText>
      </w:r>
      <w:r w:rsidR="008E3E69">
        <w:rPr>
          <w:rFonts w:hint="eastAsia"/>
        </w:rPr>
        <w:instrText>STYLEREF 1 \s</w:instrText>
      </w:r>
      <w:r w:rsidR="008E3E69">
        <w:instrText xml:space="preserve"> </w:instrText>
      </w:r>
      <w:r w:rsidR="008E3E69">
        <w:fldChar w:fldCharType="separate"/>
      </w:r>
      <w:r w:rsidR="00E23DD0">
        <w:rPr>
          <w:noProof/>
        </w:rPr>
        <w:t>3</w:t>
      </w:r>
      <w:r w:rsidR="008E3E69">
        <w:fldChar w:fldCharType="end"/>
      </w:r>
      <w:r w:rsidR="008E3E69">
        <w:t>.</w:t>
      </w:r>
      <w:r w:rsidR="008E3E69">
        <w:fldChar w:fldCharType="begin"/>
      </w:r>
      <w:r w:rsidR="008E3E69">
        <w:instrText xml:space="preserve"> </w:instrText>
      </w:r>
      <w:r w:rsidR="008E3E69">
        <w:rPr>
          <w:rFonts w:hint="eastAsia"/>
        </w:rPr>
        <w:instrText xml:space="preserve">SEQ </w:instrText>
      </w:r>
      <w:r w:rsidR="008E3E69">
        <w:rPr>
          <w:rFonts w:hint="eastAsia"/>
        </w:rPr>
        <w:instrText>表</w:instrText>
      </w:r>
      <w:r w:rsidR="008E3E69">
        <w:rPr>
          <w:rFonts w:hint="eastAsia"/>
        </w:rPr>
        <w:instrText xml:space="preserve"> \* ARABIC \s 1</w:instrText>
      </w:r>
      <w:r w:rsidR="008E3E69">
        <w:instrText xml:space="preserve"> </w:instrText>
      </w:r>
      <w:r w:rsidR="008E3E69">
        <w:fldChar w:fldCharType="separate"/>
      </w:r>
      <w:r w:rsidR="00E23DD0">
        <w:rPr>
          <w:noProof/>
        </w:rPr>
        <w:t>13</w:t>
      </w:r>
      <w:r w:rsidR="008E3E69">
        <w:fldChar w:fldCharType="end"/>
      </w:r>
      <w:r w:rsidRPr="00404EF4">
        <w:rPr>
          <w:rFonts w:hint="eastAsia"/>
        </w:rPr>
        <w:t>硬體非功能性需求</w:t>
      </w:r>
    </w:p>
    <w:tbl>
      <w:tblPr>
        <w:tblStyle w:val="4-1"/>
        <w:tblW w:w="0" w:type="auto"/>
        <w:tblLook w:val="04A0" w:firstRow="1" w:lastRow="0" w:firstColumn="1" w:lastColumn="0" w:noHBand="0" w:noVBand="1"/>
      </w:tblPr>
      <w:tblGrid>
        <w:gridCol w:w="1413"/>
        <w:gridCol w:w="6883"/>
      </w:tblGrid>
      <w:tr w:rsidR="00B135D4" w:rsidRPr="00B135D4" w14:paraId="3D62A3FF"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47770E0B" w14:textId="77777777" w:rsidR="00B135D4" w:rsidRPr="00B135D4" w:rsidRDefault="00B135D4" w:rsidP="00B135D4">
            <w:pPr>
              <w:pStyle w:val="af3"/>
              <w:rPr>
                <w:lang w:val="en-US"/>
              </w:rPr>
            </w:pPr>
            <w:r w:rsidRPr="00B135D4">
              <w:rPr>
                <w:lang w:val="en-US"/>
              </w:rPr>
              <w:t>Hardware</w:t>
            </w:r>
            <w:r w:rsidRPr="00B135D4">
              <w:rPr>
                <w:rFonts w:hint="eastAsia"/>
                <w:lang w:val="en-US"/>
              </w:rPr>
              <w:t xml:space="preserve"> </w:t>
            </w:r>
            <w:r w:rsidRPr="00B135D4">
              <w:rPr>
                <w:lang w:val="en-US"/>
              </w:rPr>
              <w:t>non</w:t>
            </w:r>
            <w:r w:rsidRPr="00B135D4">
              <w:rPr>
                <w:rFonts w:hint="eastAsia"/>
                <w:lang w:val="en-US"/>
              </w:rPr>
              <w:t>-</w:t>
            </w:r>
            <w:r w:rsidRPr="00B135D4">
              <w:rPr>
                <w:lang w:val="en-US"/>
              </w:rPr>
              <w:t>functional requirement</w:t>
            </w:r>
          </w:p>
        </w:tc>
      </w:tr>
      <w:tr w:rsidR="00B135D4" w:rsidRPr="004F5113" w14:paraId="04E28F1B"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C3A4BFA" w14:textId="77777777" w:rsidR="00B135D4" w:rsidRPr="004F5113" w:rsidRDefault="00B135D4" w:rsidP="00B135D4">
            <w:pPr>
              <w:pStyle w:val="af3"/>
            </w:pPr>
            <w:r>
              <w:rPr>
                <w:rFonts w:hint="eastAsia"/>
              </w:rPr>
              <w:t>H</w:t>
            </w:r>
            <w:r>
              <w:t>WNFR1</w:t>
            </w:r>
          </w:p>
        </w:tc>
        <w:tc>
          <w:tcPr>
            <w:tcW w:w="6883" w:type="dxa"/>
          </w:tcPr>
          <w:p w14:paraId="33815D3C"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耐久度</w:t>
            </w:r>
          </w:p>
        </w:tc>
      </w:tr>
      <w:tr w:rsidR="00B135D4" w:rsidRPr="004F5113" w14:paraId="6AD6436E"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298BD27" w14:textId="77777777" w:rsidR="00B135D4" w:rsidRPr="004F5113" w:rsidRDefault="00B135D4" w:rsidP="00B135D4">
            <w:pPr>
              <w:pStyle w:val="af3"/>
              <w:rPr>
                <w:rFonts w:cs="Times New Roman"/>
                <w:b w:val="0"/>
                <w:bCs/>
              </w:rPr>
            </w:pPr>
          </w:p>
        </w:tc>
        <w:tc>
          <w:tcPr>
            <w:tcW w:w="6883" w:type="dxa"/>
          </w:tcPr>
          <w:p w14:paraId="389D3971"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1.須保證各部分可承重預設的兩倍重量不變形</w:t>
            </w:r>
          </w:p>
          <w:p w14:paraId="02B16758" w14:textId="77777777" w:rsidR="00B135D4" w:rsidRPr="004F5113"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2.須保證各部分零件在5000次內使用無虞</w:t>
            </w:r>
          </w:p>
        </w:tc>
      </w:tr>
      <w:tr w:rsidR="00B135D4" w:rsidRPr="004F5113" w14:paraId="783C3E50"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8E5B01A" w14:textId="77777777" w:rsidR="00B135D4" w:rsidRPr="004F5113" w:rsidRDefault="00B135D4" w:rsidP="00B135D4">
            <w:pPr>
              <w:pStyle w:val="af3"/>
              <w:rPr>
                <w:rFonts w:cs="Times New Roman"/>
              </w:rPr>
            </w:pPr>
            <w:r>
              <w:rPr>
                <w:rFonts w:hint="eastAsia"/>
              </w:rPr>
              <w:t>H</w:t>
            </w:r>
            <w:r>
              <w:t>WNFR</w:t>
            </w:r>
            <w:r>
              <w:rPr>
                <w:rFonts w:hint="eastAsia"/>
              </w:rPr>
              <w:t>2</w:t>
            </w:r>
          </w:p>
        </w:tc>
        <w:tc>
          <w:tcPr>
            <w:tcW w:w="6883" w:type="dxa"/>
          </w:tcPr>
          <w:p w14:paraId="5EA19775"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外觀</w:t>
            </w:r>
          </w:p>
        </w:tc>
      </w:tr>
      <w:tr w:rsidR="00B135D4" w:rsidRPr="004F5113" w14:paraId="19B220D4"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3A2F88F6" w14:textId="77777777" w:rsidR="00B135D4" w:rsidRPr="004F5113" w:rsidRDefault="00B135D4" w:rsidP="00B135D4">
            <w:pPr>
              <w:pStyle w:val="af3"/>
              <w:rPr>
                <w:b w:val="0"/>
                <w:bCs/>
              </w:rPr>
            </w:pPr>
          </w:p>
        </w:tc>
        <w:tc>
          <w:tcPr>
            <w:tcW w:w="6883" w:type="dxa"/>
          </w:tcPr>
          <w:p w14:paraId="4CA60F9F" w14:textId="77777777" w:rsidR="00B135D4" w:rsidRPr="004F5113"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外觀需簡潔並包含一定設計感</w:t>
            </w:r>
          </w:p>
        </w:tc>
      </w:tr>
      <w:tr w:rsidR="00B135D4" w:rsidRPr="004F5113" w14:paraId="20F31F38"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1A2253A" w14:textId="77777777" w:rsidR="00B135D4" w:rsidRPr="004F5113" w:rsidRDefault="00B135D4" w:rsidP="00B135D4">
            <w:pPr>
              <w:pStyle w:val="af3"/>
              <w:rPr>
                <w:rFonts w:cs="Times New Roman"/>
              </w:rPr>
            </w:pPr>
            <w:r>
              <w:rPr>
                <w:rFonts w:hint="eastAsia"/>
              </w:rPr>
              <w:t>H</w:t>
            </w:r>
            <w:r>
              <w:t>WNFR</w:t>
            </w:r>
            <w:r>
              <w:rPr>
                <w:rFonts w:hint="eastAsia"/>
              </w:rPr>
              <w:t>3</w:t>
            </w:r>
          </w:p>
        </w:tc>
        <w:tc>
          <w:tcPr>
            <w:tcW w:w="6883" w:type="dxa"/>
          </w:tcPr>
          <w:p w14:paraId="247B1576" w14:textId="77777777" w:rsidR="00B135D4" w:rsidRPr="004F5113" w:rsidRDefault="00B135D4" w:rsidP="00B135D4">
            <w:pPr>
              <w:pStyle w:val="af3"/>
              <w:cnfStyle w:val="000000100000" w:firstRow="0" w:lastRow="0" w:firstColumn="0" w:lastColumn="0" w:oddVBand="0" w:evenVBand="0" w:oddHBand="1" w:evenHBand="0" w:firstRowFirstColumn="0" w:firstRowLastColumn="0" w:lastRowFirstColumn="0" w:lastRowLastColumn="0"/>
            </w:pPr>
            <w:r>
              <w:rPr>
                <w:rFonts w:hint="eastAsia"/>
              </w:rPr>
              <w:t>使用體驗</w:t>
            </w:r>
          </w:p>
        </w:tc>
      </w:tr>
      <w:tr w:rsidR="00B135D4" w:rsidRPr="004F5113" w14:paraId="2733E6AC"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2A016888" w14:textId="77777777" w:rsidR="00B135D4" w:rsidRPr="004F5113" w:rsidRDefault="00B135D4" w:rsidP="00B135D4">
            <w:pPr>
              <w:pStyle w:val="af3"/>
              <w:rPr>
                <w:rFonts w:cs="Times New Roman"/>
                <w:b w:val="0"/>
                <w:bCs/>
              </w:rPr>
            </w:pPr>
          </w:p>
        </w:tc>
        <w:tc>
          <w:tcPr>
            <w:tcW w:w="6883" w:type="dxa"/>
          </w:tcPr>
          <w:p w14:paraId="1314044C" w14:textId="77777777" w:rsidR="00B135D4"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各部分用作需朝以下目標完成:</w:t>
            </w:r>
          </w:p>
          <w:p w14:paraId="45CB66CF" w14:textId="7FD41308" w:rsidR="00B135D4" w:rsidRPr="00B95B9E" w:rsidRDefault="00B135D4" w:rsidP="00B135D4">
            <w:pPr>
              <w:pStyle w:val="af3"/>
              <w:cnfStyle w:val="000000000000" w:firstRow="0" w:lastRow="0" w:firstColumn="0" w:lastColumn="0" w:oddVBand="0" w:evenVBand="0" w:oddHBand="0" w:evenHBand="0" w:firstRowFirstColumn="0" w:firstRowLastColumn="0" w:lastRowFirstColumn="0" w:lastRowLastColumn="0"/>
            </w:pPr>
            <w:r>
              <w:rPr>
                <w:rFonts w:hint="eastAsia"/>
              </w:rPr>
              <w:t>1.運作速度快速(</w:t>
            </w:r>
            <w:r>
              <w:t>ex.</w:t>
            </w:r>
            <w:r>
              <w:rPr>
                <w:rFonts w:hint="eastAsia"/>
              </w:rPr>
              <w:t>拿取需在20秒內完成)</w:t>
            </w:r>
          </w:p>
        </w:tc>
      </w:tr>
    </w:tbl>
    <w:p w14:paraId="7BB16390" w14:textId="501449CD" w:rsidR="000866E5" w:rsidRDefault="000866E5" w:rsidP="000866E5">
      <w:pPr>
        <w:pStyle w:val="2"/>
        <w:spacing w:after="180"/>
        <w:ind w:leftChars="-1" w:left="-3" w:right="280" w:firstLineChars="1" w:firstLine="4"/>
      </w:pPr>
      <w:bookmarkStart w:id="1932" w:name="_Toc122481819"/>
      <w:r>
        <w:rPr>
          <w:rFonts w:hint="eastAsia"/>
        </w:rPr>
        <w:lastRenderedPageBreak/>
        <w:t>3.</w:t>
      </w:r>
      <w:r w:rsidR="00EA0D6D">
        <w:rPr>
          <w:rFonts w:hint="eastAsia"/>
        </w:rPr>
        <w:t>7</w:t>
      </w:r>
      <w:r>
        <w:rPr>
          <w:rFonts w:hint="eastAsia"/>
        </w:rPr>
        <w:t>、使用需求</w:t>
      </w:r>
      <w:bookmarkEnd w:id="1932"/>
    </w:p>
    <w:p w14:paraId="63BE1B3A" w14:textId="733CE36C" w:rsidR="000866E5" w:rsidDel="00C95BCF" w:rsidRDefault="000866E5" w:rsidP="000866E5">
      <w:pPr>
        <w:pStyle w:val="a4"/>
        <w:keepNext/>
        <w:framePr w:wrap="around" w:hAnchor="page" w:x="4404" w:y="1019"/>
        <w:rPr>
          <w:moveFrom w:id="1933" w:author="黃懷萱" w:date="2022-12-21T02:23:00Z"/>
        </w:rPr>
      </w:pPr>
      <w:moveFromRangeStart w:id="1934" w:author="黃懷萱" w:date="2022-12-21T02:23:00Z" w:name="move122481852"/>
      <w:moveFrom w:id="1935" w:author="黃懷萱" w:date="2022-12-21T02:23:00Z">
        <w:r w:rsidDel="00C95BCF">
          <w:rPr>
            <w:rFonts w:hint="eastAsia"/>
          </w:rPr>
          <w:t>表</w:t>
        </w:r>
        <w:r w:rsidDel="00C95BCF">
          <w:rPr>
            <w:rFonts w:hint="eastAsia"/>
          </w:rPr>
          <w:t xml:space="preserve"> </w:t>
        </w:r>
        <w:r w:rsidR="008E3E69" w:rsidDel="00C95BCF">
          <w:fldChar w:fldCharType="begin"/>
        </w:r>
        <w:r w:rsidR="008E3E69" w:rsidDel="00C95BCF">
          <w:instrText xml:space="preserve"> </w:instrText>
        </w:r>
        <w:r w:rsidR="008E3E69" w:rsidDel="00C95BCF">
          <w:rPr>
            <w:rFonts w:hint="eastAsia"/>
          </w:rPr>
          <w:instrText>STYLEREF 1 \s</w:instrText>
        </w:r>
        <w:r w:rsidR="008E3E69" w:rsidDel="00C95BCF">
          <w:instrText xml:space="preserve"> </w:instrText>
        </w:r>
        <w:r w:rsidR="008E3E69" w:rsidDel="00C95BCF">
          <w:fldChar w:fldCharType="separate"/>
        </w:r>
        <w:r w:rsidR="00E23DD0" w:rsidDel="00C95BCF">
          <w:rPr>
            <w:noProof/>
          </w:rPr>
          <w:t>3</w:t>
        </w:r>
        <w:r w:rsidR="008E3E69" w:rsidDel="00C95BCF">
          <w:fldChar w:fldCharType="end"/>
        </w:r>
        <w:r w:rsidR="008E3E69" w:rsidDel="00C95BCF">
          <w:t>.</w:t>
        </w:r>
        <w:r w:rsidR="008E3E69" w:rsidDel="00C95BCF">
          <w:fldChar w:fldCharType="begin"/>
        </w:r>
        <w:r w:rsidR="008E3E69" w:rsidDel="00C95BCF">
          <w:instrText xml:space="preserve"> </w:instrText>
        </w:r>
        <w:r w:rsidR="008E3E69" w:rsidDel="00C95BCF">
          <w:rPr>
            <w:rFonts w:hint="eastAsia"/>
          </w:rPr>
          <w:instrText xml:space="preserve">SEQ </w:instrText>
        </w:r>
        <w:r w:rsidR="008E3E69" w:rsidDel="00C95BCF">
          <w:rPr>
            <w:rFonts w:hint="eastAsia"/>
          </w:rPr>
          <w:instrText>表</w:instrText>
        </w:r>
        <w:r w:rsidR="008E3E69" w:rsidDel="00C95BCF">
          <w:rPr>
            <w:rFonts w:hint="eastAsia"/>
          </w:rPr>
          <w:instrText xml:space="preserve"> \* ARABIC \s 1</w:instrText>
        </w:r>
        <w:r w:rsidR="008E3E69" w:rsidDel="00C95BCF">
          <w:instrText xml:space="preserve"> </w:instrText>
        </w:r>
        <w:r w:rsidR="008E3E69" w:rsidDel="00C95BCF">
          <w:fldChar w:fldCharType="separate"/>
        </w:r>
        <w:r w:rsidR="00E23DD0" w:rsidDel="00C95BCF">
          <w:rPr>
            <w:noProof/>
          </w:rPr>
          <w:t>14</w:t>
        </w:r>
        <w:r w:rsidR="008E3E69" w:rsidDel="00C95BCF">
          <w:fldChar w:fldCharType="end"/>
        </w:r>
        <w:r w:rsidRPr="003B2AA1" w:rsidDel="00C95BCF">
          <w:rPr>
            <w:rFonts w:hint="eastAsia"/>
          </w:rPr>
          <w:t>前端功能性需求</w:t>
        </w:r>
      </w:moveFrom>
    </w:p>
    <w:moveFromRangeEnd w:id="1934"/>
    <w:p w14:paraId="0851034C" w14:textId="63D13B7A" w:rsidR="000866E5" w:rsidRDefault="000866E5" w:rsidP="000866E5">
      <w:pPr>
        <w:pStyle w:val="3"/>
        <w:spacing w:before="360" w:after="180"/>
        <w:ind w:left="961" w:hanging="961"/>
        <w:rPr>
          <w:ins w:id="1936" w:author="黃懷萱" w:date="2022-12-21T02:23:00Z"/>
        </w:rPr>
      </w:pPr>
      <w:r>
        <w:rPr>
          <w:rFonts w:hint="eastAsia"/>
        </w:rPr>
        <w:t xml:space="preserve">    </w:t>
      </w:r>
      <w:bookmarkStart w:id="1937" w:name="_Toc122481820"/>
      <w:r>
        <w:rPr>
          <w:rFonts w:hint="eastAsia"/>
        </w:rPr>
        <w:t>3.6.1</w:t>
      </w:r>
      <w:r w:rsidR="00806ED6" w:rsidRPr="00806ED6">
        <w:rPr>
          <w:rFonts w:hint="eastAsia"/>
        </w:rPr>
        <w:t>、</w:t>
      </w:r>
      <w:r>
        <w:rPr>
          <w:rFonts w:hint="eastAsia"/>
        </w:rPr>
        <w:t>前端</w:t>
      </w:r>
      <w:bookmarkEnd w:id="1937"/>
    </w:p>
    <w:p w14:paraId="72CE2A14" w14:textId="77777777" w:rsidR="00C95BCF" w:rsidDel="00C95BCF" w:rsidRDefault="00C95BCF" w:rsidP="00C95BCF">
      <w:pPr>
        <w:pStyle w:val="a4"/>
        <w:keepNext/>
        <w:framePr w:wrap="auto" w:vAnchor="margin" w:yAlign="inline"/>
        <w:rPr>
          <w:del w:id="1938" w:author="黃懷萱" w:date="2022-12-21T02:23:00Z"/>
          <w:moveTo w:id="1939" w:author="黃懷萱" w:date="2022-12-21T02:23:00Z"/>
        </w:rPr>
      </w:pPr>
      <w:moveToRangeStart w:id="1940" w:author="黃懷萱" w:date="2022-12-21T02:23:00Z" w:name="move122481852"/>
      <w:moveTo w:id="1941" w:author="黃懷萱" w:date="2022-12-21T02:23:00Z">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14</w:t>
        </w:r>
        <w:r>
          <w:fldChar w:fldCharType="end"/>
        </w:r>
        <w:r w:rsidRPr="003B2AA1">
          <w:rPr>
            <w:rFonts w:hint="eastAsia"/>
          </w:rPr>
          <w:t>前端功能性需求</w:t>
        </w:r>
      </w:moveTo>
    </w:p>
    <w:moveToRangeEnd w:id="1940"/>
    <w:p w14:paraId="6CE3A28A" w14:textId="77777777" w:rsidR="00C95BCF" w:rsidRPr="00C95BCF" w:rsidRDefault="00C95BCF" w:rsidP="00C95BCF">
      <w:pPr>
        <w:pStyle w:val="a4"/>
        <w:keepNext/>
        <w:framePr w:wrap="auto" w:vAnchor="margin" w:yAlign="inline"/>
        <w:rPr>
          <w:rFonts w:hint="eastAsia"/>
        </w:rPr>
        <w:pPrChange w:id="1942" w:author="黃懷萱" w:date="2022-12-21T02:23:00Z">
          <w:pPr>
            <w:pStyle w:val="3"/>
            <w:spacing w:before="360" w:after="180"/>
            <w:ind w:left="961" w:hanging="961"/>
          </w:pPr>
        </w:pPrChange>
      </w:pPr>
    </w:p>
    <w:tbl>
      <w:tblPr>
        <w:tblStyle w:val="4-1"/>
        <w:tblW w:w="0" w:type="auto"/>
        <w:tblLook w:val="04A0" w:firstRow="1" w:lastRow="0" w:firstColumn="1" w:lastColumn="0" w:noHBand="0" w:noVBand="1"/>
      </w:tblPr>
      <w:tblGrid>
        <w:gridCol w:w="1413"/>
        <w:gridCol w:w="6883"/>
      </w:tblGrid>
      <w:tr w:rsidR="000866E5" w:rsidRPr="000866E5" w14:paraId="226EBD5B"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4CE258A0" w14:textId="77777777" w:rsidR="000866E5" w:rsidRPr="000866E5" w:rsidRDefault="000866E5" w:rsidP="000866E5">
            <w:pPr>
              <w:pStyle w:val="af3"/>
              <w:rPr>
                <w:lang w:val="en-US"/>
              </w:rPr>
            </w:pPr>
            <w:r w:rsidRPr="000866E5">
              <w:rPr>
                <w:rFonts w:hint="eastAsia"/>
                <w:lang w:val="en-US"/>
              </w:rPr>
              <w:t>F</w:t>
            </w:r>
            <w:r w:rsidRPr="000866E5">
              <w:rPr>
                <w:lang w:val="en-US"/>
              </w:rPr>
              <w:t>ornt-end</w:t>
            </w:r>
            <w:r w:rsidRPr="000866E5">
              <w:rPr>
                <w:rFonts w:hint="eastAsia"/>
                <w:lang w:val="en-US"/>
              </w:rPr>
              <w:t xml:space="preserve"> </w:t>
            </w:r>
            <w:r w:rsidRPr="000866E5">
              <w:rPr>
                <w:lang w:val="en-US"/>
              </w:rPr>
              <w:t>functional requirement</w:t>
            </w:r>
          </w:p>
        </w:tc>
      </w:tr>
      <w:tr w:rsidR="000866E5" w:rsidRPr="004F5113" w14:paraId="3F2417E3"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630DA0" w14:textId="77777777" w:rsidR="000866E5" w:rsidRPr="004F5113" w:rsidRDefault="000866E5" w:rsidP="000866E5">
            <w:pPr>
              <w:pStyle w:val="af3"/>
            </w:pPr>
            <w:r>
              <w:rPr>
                <w:rFonts w:hint="eastAsia"/>
              </w:rPr>
              <w:t>F</w:t>
            </w:r>
            <w:r>
              <w:t>EFR1</w:t>
            </w:r>
          </w:p>
        </w:tc>
        <w:tc>
          <w:tcPr>
            <w:tcW w:w="6883" w:type="dxa"/>
          </w:tcPr>
          <w:p w14:paraId="2C0E6421" w14:textId="77777777" w:rsidR="000866E5" w:rsidRPr="004F5113"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建立使用者資料</w:t>
            </w:r>
          </w:p>
        </w:tc>
      </w:tr>
      <w:tr w:rsidR="000866E5" w:rsidRPr="004F5113" w14:paraId="32C2D394"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66B52765" w14:textId="77777777" w:rsidR="000866E5" w:rsidRPr="004F5113" w:rsidRDefault="000866E5" w:rsidP="000866E5">
            <w:pPr>
              <w:pStyle w:val="af3"/>
              <w:rPr>
                <w:rFonts w:cs="Times New Roman"/>
                <w:b w:val="0"/>
                <w:bCs/>
              </w:rPr>
            </w:pPr>
          </w:p>
        </w:tc>
        <w:tc>
          <w:tcPr>
            <w:tcW w:w="6883" w:type="dxa"/>
          </w:tcPr>
          <w:p w14:paraId="4EB535EB"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每個使用者皆可建立自己的使用者資料，其中包含:</w:t>
            </w:r>
          </w:p>
          <w:p w14:paraId="18E24540"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1.使用者名稱</w:t>
            </w:r>
          </w:p>
          <w:p w14:paraId="3B8769AA"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2.使用者所在地</w:t>
            </w:r>
          </w:p>
          <w:p w14:paraId="54ED6830" w14:textId="77777777" w:rsidR="000866E5" w:rsidRPr="00DC109D"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3.使用者的衣物與使用狀況</w:t>
            </w:r>
          </w:p>
        </w:tc>
      </w:tr>
      <w:tr w:rsidR="000866E5" w:rsidRPr="004F5113" w14:paraId="0DC114E0"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73B9BF2" w14:textId="77777777" w:rsidR="000866E5" w:rsidRPr="004F5113" w:rsidRDefault="000866E5" w:rsidP="000866E5">
            <w:pPr>
              <w:pStyle w:val="af3"/>
              <w:rPr>
                <w:rFonts w:cs="Times New Roman"/>
              </w:rPr>
            </w:pPr>
            <w:r>
              <w:rPr>
                <w:rFonts w:hint="eastAsia"/>
              </w:rPr>
              <w:t>F</w:t>
            </w:r>
            <w:r>
              <w:t>EFR</w:t>
            </w:r>
            <w:r>
              <w:rPr>
                <w:rFonts w:hint="eastAsia"/>
              </w:rPr>
              <w:t>2</w:t>
            </w:r>
          </w:p>
        </w:tc>
        <w:tc>
          <w:tcPr>
            <w:tcW w:w="6883" w:type="dxa"/>
          </w:tcPr>
          <w:p w14:paraId="44DA822F" w14:textId="77777777" w:rsidR="000866E5" w:rsidRPr="004F5113"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儲存衣服</w:t>
            </w:r>
          </w:p>
        </w:tc>
      </w:tr>
      <w:tr w:rsidR="000866E5" w:rsidRPr="004F5113" w14:paraId="3405AB00"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34A9A02" w14:textId="77777777" w:rsidR="000866E5" w:rsidRPr="004F5113" w:rsidRDefault="000866E5" w:rsidP="000866E5">
            <w:pPr>
              <w:pStyle w:val="af3"/>
              <w:rPr>
                <w:b w:val="0"/>
                <w:bCs/>
              </w:rPr>
            </w:pPr>
          </w:p>
        </w:tc>
        <w:tc>
          <w:tcPr>
            <w:tcW w:w="6883" w:type="dxa"/>
          </w:tcPr>
          <w:p w14:paraId="20032741" w14:textId="77777777" w:rsidR="000866E5" w:rsidRPr="003C755E"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使用者可將衣服存入衣櫃，並且只需將衣物掛入即可</w:t>
            </w:r>
          </w:p>
        </w:tc>
      </w:tr>
      <w:tr w:rsidR="000866E5" w:rsidRPr="004F5113" w14:paraId="07829867"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87DF64A" w14:textId="77777777" w:rsidR="000866E5" w:rsidRPr="004F5113" w:rsidRDefault="000866E5" w:rsidP="000866E5">
            <w:pPr>
              <w:pStyle w:val="af3"/>
              <w:rPr>
                <w:rFonts w:cs="Times New Roman"/>
              </w:rPr>
            </w:pPr>
            <w:r>
              <w:rPr>
                <w:rFonts w:hint="eastAsia"/>
              </w:rPr>
              <w:t>F</w:t>
            </w:r>
            <w:r>
              <w:t>EFR</w:t>
            </w:r>
            <w:r>
              <w:rPr>
                <w:rFonts w:hint="eastAsia"/>
              </w:rPr>
              <w:t>3</w:t>
            </w:r>
          </w:p>
        </w:tc>
        <w:tc>
          <w:tcPr>
            <w:tcW w:w="6883" w:type="dxa"/>
          </w:tcPr>
          <w:p w14:paraId="735E662C" w14:textId="77777777" w:rsidR="000866E5" w:rsidRPr="004F5113"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拿取衣服(推薦)</w:t>
            </w:r>
          </w:p>
        </w:tc>
      </w:tr>
      <w:tr w:rsidR="000866E5" w:rsidRPr="004F5113" w14:paraId="568CBF1E"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381D68FB" w14:textId="77777777" w:rsidR="000866E5" w:rsidRPr="004F5113" w:rsidRDefault="000866E5" w:rsidP="000866E5">
            <w:pPr>
              <w:pStyle w:val="af3"/>
              <w:rPr>
                <w:rFonts w:cs="Times New Roman"/>
                <w:b w:val="0"/>
                <w:bCs/>
              </w:rPr>
            </w:pPr>
          </w:p>
        </w:tc>
        <w:tc>
          <w:tcPr>
            <w:tcW w:w="6883" w:type="dxa"/>
          </w:tcPr>
          <w:p w14:paraId="5B513C8C" w14:textId="77777777" w:rsidR="000866E5" w:rsidRPr="004F5113"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使用者可獲取數套系統推薦之衣物組合，並依此拿取</w:t>
            </w:r>
          </w:p>
        </w:tc>
      </w:tr>
      <w:tr w:rsidR="000866E5" w:rsidRPr="004F5113" w14:paraId="7708697E"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08CD031" w14:textId="77777777" w:rsidR="000866E5" w:rsidRPr="004F5113" w:rsidRDefault="000866E5" w:rsidP="000866E5">
            <w:pPr>
              <w:pStyle w:val="af3"/>
            </w:pPr>
            <w:r>
              <w:rPr>
                <w:rFonts w:hint="eastAsia"/>
              </w:rPr>
              <w:t>F</w:t>
            </w:r>
            <w:r>
              <w:t>EFR</w:t>
            </w:r>
            <w:r>
              <w:rPr>
                <w:rFonts w:hint="eastAsia"/>
              </w:rPr>
              <w:t>4</w:t>
            </w:r>
          </w:p>
        </w:tc>
        <w:tc>
          <w:tcPr>
            <w:tcW w:w="6883" w:type="dxa"/>
          </w:tcPr>
          <w:p w14:paraId="651BD006" w14:textId="77777777" w:rsidR="000866E5" w:rsidRPr="004F5113"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拿取衣服(自選)</w:t>
            </w:r>
          </w:p>
        </w:tc>
      </w:tr>
      <w:tr w:rsidR="000866E5" w:rsidRPr="004F5113" w14:paraId="3959F861"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18C3F585" w14:textId="77777777" w:rsidR="000866E5" w:rsidRPr="004F5113" w:rsidRDefault="000866E5" w:rsidP="000866E5">
            <w:pPr>
              <w:pStyle w:val="af3"/>
              <w:rPr>
                <w:rFonts w:cs="Times New Roman"/>
                <w:b w:val="0"/>
                <w:bCs/>
              </w:rPr>
            </w:pPr>
          </w:p>
        </w:tc>
        <w:tc>
          <w:tcPr>
            <w:tcW w:w="6883" w:type="dxa"/>
          </w:tcPr>
          <w:p w14:paraId="30AEB4C7" w14:textId="77777777" w:rsidR="000866E5" w:rsidRPr="004F5113"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使用者可自行透過分類選單拿取衣服</w:t>
            </w:r>
          </w:p>
        </w:tc>
      </w:tr>
      <w:tr w:rsidR="000866E5" w:rsidRPr="004F5113" w14:paraId="2010CBFD" w14:textId="77777777" w:rsidTr="006E2F0B">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4B9A8305" w14:textId="77777777" w:rsidR="000866E5" w:rsidRPr="004F5113" w:rsidRDefault="000866E5" w:rsidP="000866E5">
            <w:pPr>
              <w:pStyle w:val="af3"/>
              <w:rPr>
                <w:rFonts w:cs="Times New Roman"/>
              </w:rPr>
            </w:pPr>
            <w:r>
              <w:rPr>
                <w:rFonts w:hint="eastAsia"/>
              </w:rPr>
              <w:t>F</w:t>
            </w:r>
            <w:r>
              <w:t>EFR</w:t>
            </w:r>
            <w:r>
              <w:rPr>
                <w:rFonts w:hint="eastAsia"/>
              </w:rPr>
              <w:t>5</w:t>
            </w:r>
          </w:p>
        </w:tc>
        <w:tc>
          <w:tcPr>
            <w:tcW w:w="6883" w:type="dxa"/>
          </w:tcPr>
          <w:p w14:paraId="01A1323C" w14:textId="77777777" w:rsidR="000866E5" w:rsidRPr="003C755E"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獲取天氣資訊</w:t>
            </w:r>
          </w:p>
        </w:tc>
      </w:tr>
      <w:tr w:rsidR="000866E5" w:rsidRPr="004F5113" w14:paraId="056B86CB" w14:textId="77777777" w:rsidTr="006E2F0B">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3F6E787C" w14:textId="77777777" w:rsidR="000866E5" w:rsidRPr="004F5113" w:rsidRDefault="000866E5" w:rsidP="000866E5">
            <w:pPr>
              <w:pStyle w:val="af3"/>
              <w:rPr>
                <w:rFonts w:cs="Times New Roman"/>
                <w:b w:val="0"/>
                <w:bCs/>
              </w:rPr>
            </w:pPr>
          </w:p>
        </w:tc>
        <w:tc>
          <w:tcPr>
            <w:tcW w:w="6883" w:type="dxa"/>
          </w:tcPr>
          <w:p w14:paraId="0C110EA5" w14:textId="77777777" w:rsidR="000866E5" w:rsidRPr="00DC109D" w:rsidRDefault="000866E5" w:rsidP="000866E5">
            <w:pPr>
              <w:pStyle w:val="af3"/>
              <w:cnfStyle w:val="000000000000" w:firstRow="0" w:lastRow="0" w:firstColumn="0" w:lastColumn="0" w:oddVBand="0" w:evenVBand="0" w:oddHBand="0" w:evenHBand="0" w:firstRowFirstColumn="0" w:firstRowLastColumn="0" w:lastRowFirstColumn="0" w:lastRowLastColumn="0"/>
            </w:pPr>
            <w:r w:rsidRPr="00DC109D">
              <w:rPr>
                <w:rFonts w:hint="eastAsia"/>
              </w:rPr>
              <w:t>使用者可查詢所在地的天氣資訊</w:t>
            </w:r>
          </w:p>
        </w:tc>
      </w:tr>
      <w:tr w:rsidR="000866E5" w:rsidRPr="004F5113" w14:paraId="598D7DD0" w14:textId="77777777" w:rsidTr="006E2F0B">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413" w:type="dxa"/>
          </w:tcPr>
          <w:p w14:paraId="091ECBBA" w14:textId="77777777" w:rsidR="000866E5" w:rsidRPr="00DC109D" w:rsidRDefault="000866E5" w:rsidP="000866E5">
            <w:pPr>
              <w:pStyle w:val="af3"/>
              <w:rPr>
                <w:rFonts w:cs="Times New Roman"/>
              </w:rPr>
            </w:pPr>
            <w:r w:rsidRPr="00DC109D">
              <w:rPr>
                <w:rFonts w:cs="Times New Roman" w:hint="eastAsia"/>
              </w:rPr>
              <w:t>FEFR6</w:t>
            </w:r>
          </w:p>
        </w:tc>
        <w:tc>
          <w:tcPr>
            <w:tcW w:w="6883" w:type="dxa"/>
          </w:tcPr>
          <w:p w14:paraId="7D7A57F6" w14:textId="77777777" w:rsidR="000866E5" w:rsidRPr="00DC109D"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查詢、修改衣物資訊</w:t>
            </w:r>
          </w:p>
        </w:tc>
      </w:tr>
      <w:tr w:rsidR="000866E5" w:rsidRPr="004F5113" w14:paraId="071E2829" w14:textId="77777777" w:rsidTr="006E2F0B">
        <w:trPr>
          <w:trHeight w:val="58"/>
        </w:trPr>
        <w:tc>
          <w:tcPr>
            <w:cnfStyle w:val="001000000000" w:firstRow="0" w:lastRow="0" w:firstColumn="1" w:lastColumn="0" w:oddVBand="0" w:evenVBand="0" w:oddHBand="0" w:evenHBand="0" w:firstRowFirstColumn="0" w:firstRowLastColumn="0" w:lastRowFirstColumn="0" w:lastRowLastColumn="0"/>
            <w:tcW w:w="1413" w:type="dxa"/>
          </w:tcPr>
          <w:p w14:paraId="242081BC" w14:textId="77777777" w:rsidR="000866E5" w:rsidRPr="004F5113" w:rsidRDefault="000866E5" w:rsidP="000866E5">
            <w:pPr>
              <w:pStyle w:val="af3"/>
              <w:rPr>
                <w:rFonts w:cs="Times New Roman"/>
                <w:b w:val="0"/>
                <w:bCs/>
              </w:rPr>
            </w:pPr>
          </w:p>
        </w:tc>
        <w:tc>
          <w:tcPr>
            <w:tcW w:w="6883" w:type="dxa"/>
          </w:tcPr>
          <w:p w14:paraId="0E1DD5BA"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使用者可對衣物資料進行以下動作:</w:t>
            </w:r>
          </w:p>
          <w:p w14:paraId="299CFE8A"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1.查詢衣物資料</w:t>
            </w:r>
          </w:p>
          <w:p w14:paraId="06DDAFEE"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2.修改衣物資料</w:t>
            </w:r>
          </w:p>
          <w:p w14:paraId="01B2EEFE" w14:textId="77777777" w:rsidR="000866E5"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3.將衣物設為最愛</w:t>
            </w:r>
          </w:p>
          <w:p w14:paraId="48873C39" w14:textId="77777777" w:rsidR="000866E5" w:rsidRPr="00DC109D"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4.查詢使用狀況(註:需可進行類似t</w:t>
            </w:r>
            <w:r>
              <w:t>op</w:t>
            </w:r>
            <w:r>
              <w:rPr>
                <w:rFonts w:hint="eastAsia"/>
              </w:rPr>
              <w:t>10排名之功能)</w:t>
            </w:r>
          </w:p>
        </w:tc>
      </w:tr>
    </w:tbl>
    <w:p w14:paraId="74C97F4B" w14:textId="77777777" w:rsidR="00C95BCF" w:rsidRDefault="00C95BCF" w:rsidP="00C95BCF">
      <w:pPr>
        <w:pStyle w:val="af3"/>
        <w:rPr>
          <w:ins w:id="1943" w:author="黃懷萱" w:date="2022-12-21T02:24:00Z"/>
          <w:rFonts w:hint="eastAsia"/>
        </w:rPr>
        <w:pPrChange w:id="1944" w:author="黃懷萱" w:date="2022-12-21T02:24:00Z">
          <w:pPr>
            <w:pStyle w:val="af3"/>
            <w:jc w:val="center"/>
          </w:pPr>
        </w:pPrChange>
      </w:pPr>
    </w:p>
    <w:p w14:paraId="2AF76205" w14:textId="7D17933C" w:rsidR="000866E5" w:rsidRPr="00800C51" w:rsidRDefault="00C95BCF" w:rsidP="00C95BCF">
      <w:pPr>
        <w:pStyle w:val="af3"/>
        <w:jc w:val="center"/>
        <w:pPrChange w:id="1945" w:author="黃懷萱" w:date="2022-12-21T02:24:00Z">
          <w:pPr>
            <w:pStyle w:val="af3"/>
          </w:pPr>
        </w:pPrChange>
      </w:pPr>
      <w:moveToRangeStart w:id="1946" w:author="黃懷萱" w:date="2022-12-21T02:24:00Z" w:name="move122481868"/>
      <w:moveTo w:id="1947" w:author="黃懷萱" w:date="2022-12-21T02:24:00Z">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15</w:t>
        </w:r>
        <w:r>
          <w:fldChar w:fldCharType="end"/>
        </w:r>
        <w:r w:rsidRPr="00E80304">
          <w:rPr>
            <w:rFonts w:hint="eastAsia"/>
          </w:rPr>
          <w:t>前端非功能性需求</w:t>
        </w:r>
      </w:moveTo>
      <w:moveToRangeEnd w:id="1946"/>
    </w:p>
    <w:p w14:paraId="6A12FF0A" w14:textId="10C8E155" w:rsidR="00F00DDD" w:rsidRDefault="00F00DDD" w:rsidP="00C95BCF">
      <w:pPr>
        <w:pStyle w:val="a4"/>
        <w:keepNext/>
        <w:framePr w:wrap="auto" w:vAnchor="margin" w:yAlign="inline"/>
        <w:pPrChange w:id="1948" w:author="黃懷萱" w:date="2022-12-21T02:24:00Z">
          <w:pPr>
            <w:pStyle w:val="a4"/>
            <w:keepNext/>
            <w:framePr w:wrap="around" w:hAnchor="page" w:x="4362" w:y="-75"/>
          </w:pPr>
        </w:pPrChange>
      </w:pPr>
      <w:moveFromRangeStart w:id="1949" w:author="黃懷萱" w:date="2022-12-21T02:24:00Z" w:name="move122481868"/>
      <w:moveFrom w:id="1950" w:author="黃懷萱" w:date="2022-12-21T02:24:00Z">
        <w:r w:rsidDel="00C95BCF">
          <w:rPr>
            <w:rFonts w:hint="eastAsia"/>
          </w:rPr>
          <w:t>表</w:t>
        </w:r>
        <w:r w:rsidDel="00C95BCF">
          <w:rPr>
            <w:rFonts w:hint="eastAsia"/>
          </w:rPr>
          <w:t xml:space="preserve"> </w:t>
        </w:r>
        <w:r w:rsidR="008E3E69" w:rsidDel="00C95BCF">
          <w:fldChar w:fldCharType="begin"/>
        </w:r>
        <w:r w:rsidR="008E3E69" w:rsidDel="00C95BCF">
          <w:instrText xml:space="preserve"> </w:instrText>
        </w:r>
        <w:r w:rsidR="008E3E69" w:rsidDel="00C95BCF">
          <w:rPr>
            <w:rFonts w:hint="eastAsia"/>
          </w:rPr>
          <w:instrText>STYLEREF 1 \s</w:instrText>
        </w:r>
        <w:r w:rsidR="008E3E69" w:rsidDel="00C95BCF">
          <w:instrText xml:space="preserve"> </w:instrText>
        </w:r>
        <w:r w:rsidR="008E3E69" w:rsidDel="00C95BCF">
          <w:fldChar w:fldCharType="separate"/>
        </w:r>
        <w:r w:rsidR="00E23DD0" w:rsidDel="00C95BCF">
          <w:rPr>
            <w:noProof/>
          </w:rPr>
          <w:t>3</w:t>
        </w:r>
        <w:r w:rsidR="008E3E69" w:rsidDel="00C95BCF">
          <w:fldChar w:fldCharType="end"/>
        </w:r>
        <w:r w:rsidR="008E3E69" w:rsidDel="00C95BCF">
          <w:t>.</w:t>
        </w:r>
        <w:r w:rsidR="008E3E69" w:rsidDel="00C95BCF">
          <w:fldChar w:fldCharType="begin"/>
        </w:r>
        <w:r w:rsidR="008E3E69" w:rsidDel="00C95BCF">
          <w:instrText xml:space="preserve"> </w:instrText>
        </w:r>
        <w:r w:rsidR="008E3E69" w:rsidDel="00C95BCF">
          <w:rPr>
            <w:rFonts w:hint="eastAsia"/>
          </w:rPr>
          <w:instrText xml:space="preserve">SEQ </w:instrText>
        </w:r>
        <w:r w:rsidR="008E3E69" w:rsidDel="00C95BCF">
          <w:rPr>
            <w:rFonts w:hint="eastAsia"/>
          </w:rPr>
          <w:instrText>表</w:instrText>
        </w:r>
        <w:r w:rsidR="008E3E69" w:rsidDel="00C95BCF">
          <w:rPr>
            <w:rFonts w:hint="eastAsia"/>
          </w:rPr>
          <w:instrText xml:space="preserve"> \* ARABIC \s 1</w:instrText>
        </w:r>
        <w:r w:rsidR="008E3E69" w:rsidDel="00C95BCF">
          <w:instrText xml:space="preserve"> </w:instrText>
        </w:r>
        <w:r w:rsidR="008E3E69" w:rsidDel="00C95BCF">
          <w:fldChar w:fldCharType="separate"/>
        </w:r>
        <w:r w:rsidR="00E23DD0" w:rsidDel="00C95BCF">
          <w:rPr>
            <w:noProof/>
          </w:rPr>
          <w:t>15</w:t>
        </w:r>
        <w:r w:rsidR="008E3E69" w:rsidDel="00C95BCF">
          <w:fldChar w:fldCharType="end"/>
        </w:r>
        <w:r w:rsidRPr="00E80304" w:rsidDel="00C95BCF">
          <w:rPr>
            <w:rFonts w:hint="eastAsia"/>
          </w:rPr>
          <w:t>前端非功能性需求</w:t>
        </w:r>
      </w:moveFrom>
      <w:moveFromRangeEnd w:id="1949"/>
    </w:p>
    <w:tbl>
      <w:tblPr>
        <w:tblStyle w:val="4-1"/>
        <w:tblW w:w="0" w:type="auto"/>
        <w:tblLook w:val="04A0" w:firstRow="1" w:lastRow="0" w:firstColumn="1" w:lastColumn="0" w:noHBand="0" w:noVBand="1"/>
      </w:tblPr>
      <w:tblGrid>
        <w:gridCol w:w="1413"/>
        <w:gridCol w:w="6883"/>
      </w:tblGrid>
      <w:tr w:rsidR="000866E5" w:rsidRPr="000866E5" w14:paraId="1B2839FE"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7023740E" w14:textId="77777777" w:rsidR="000866E5" w:rsidRPr="000866E5" w:rsidRDefault="000866E5" w:rsidP="000866E5">
            <w:pPr>
              <w:pStyle w:val="af3"/>
              <w:rPr>
                <w:lang w:val="en-US"/>
              </w:rPr>
            </w:pPr>
            <w:r w:rsidRPr="000866E5">
              <w:rPr>
                <w:rFonts w:hint="eastAsia"/>
                <w:lang w:val="en-US"/>
              </w:rPr>
              <w:t>F</w:t>
            </w:r>
            <w:r w:rsidRPr="000866E5">
              <w:rPr>
                <w:lang w:val="en-US"/>
              </w:rPr>
              <w:t>ornt-end</w:t>
            </w:r>
            <w:r w:rsidRPr="000866E5">
              <w:rPr>
                <w:rFonts w:hint="eastAsia"/>
                <w:lang w:val="en-US"/>
              </w:rPr>
              <w:t xml:space="preserve"> </w:t>
            </w:r>
            <w:r w:rsidRPr="000866E5">
              <w:rPr>
                <w:lang w:val="en-US"/>
              </w:rPr>
              <w:t>non-functional requirement</w:t>
            </w:r>
          </w:p>
        </w:tc>
      </w:tr>
      <w:tr w:rsidR="000866E5" w:rsidRPr="004F5113" w14:paraId="26FEDF2B"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459751" w14:textId="77777777" w:rsidR="000866E5" w:rsidRPr="004F5113" w:rsidRDefault="000866E5" w:rsidP="000866E5">
            <w:pPr>
              <w:pStyle w:val="af3"/>
            </w:pPr>
            <w:r>
              <w:rPr>
                <w:rFonts w:hint="eastAsia"/>
              </w:rPr>
              <w:t>F</w:t>
            </w:r>
            <w:r>
              <w:t>ENFR1</w:t>
            </w:r>
          </w:p>
        </w:tc>
        <w:tc>
          <w:tcPr>
            <w:tcW w:w="6883" w:type="dxa"/>
          </w:tcPr>
          <w:p w14:paraId="15CAFAA9" w14:textId="77777777" w:rsidR="000866E5" w:rsidRPr="00A34194" w:rsidRDefault="000866E5" w:rsidP="000866E5">
            <w:pPr>
              <w:pStyle w:val="af3"/>
              <w:cnfStyle w:val="000000100000" w:firstRow="0" w:lastRow="0" w:firstColumn="0" w:lastColumn="0" w:oddVBand="0" w:evenVBand="0" w:oddHBand="1" w:evenHBand="0" w:firstRowFirstColumn="0" w:firstRowLastColumn="0" w:lastRowFirstColumn="0" w:lastRowLastColumn="0"/>
            </w:pPr>
            <w:r>
              <w:rPr>
                <w:rFonts w:hint="eastAsia"/>
              </w:rPr>
              <w:t>操作性</w:t>
            </w:r>
          </w:p>
        </w:tc>
      </w:tr>
      <w:tr w:rsidR="000866E5" w:rsidRPr="004F5113" w14:paraId="7B6D00FC"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1AC429D3" w14:textId="77777777" w:rsidR="000866E5" w:rsidRPr="004F5113" w:rsidRDefault="000866E5" w:rsidP="000866E5">
            <w:pPr>
              <w:pStyle w:val="af3"/>
              <w:rPr>
                <w:rFonts w:cs="Times New Roman"/>
                <w:b w:val="0"/>
                <w:bCs/>
              </w:rPr>
            </w:pPr>
          </w:p>
        </w:tc>
        <w:tc>
          <w:tcPr>
            <w:tcW w:w="6883" w:type="dxa"/>
          </w:tcPr>
          <w:p w14:paraId="728535C7" w14:textId="77777777" w:rsidR="000866E5" w:rsidRPr="00645BB3" w:rsidRDefault="000866E5" w:rsidP="000866E5">
            <w:pPr>
              <w:pStyle w:val="af3"/>
              <w:cnfStyle w:val="000000000000" w:firstRow="0" w:lastRow="0" w:firstColumn="0" w:lastColumn="0" w:oddVBand="0" w:evenVBand="0" w:oddHBand="0" w:evenHBand="0" w:firstRowFirstColumn="0" w:firstRowLastColumn="0" w:lastRowFirstColumn="0" w:lastRowLastColumn="0"/>
            </w:pPr>
            <w:r>
              <w:rPr>
                <w:rFonts w:hint="eastAsia"/>
              </w:rPr>
              <w:t>各系統(硬體、軟體)皆需便於操作，並朝向後期優化UX體驗為目標</w:t>
            </w:r>
          </w:p>
        </w:tc>
      </w:tr>
    </w:tbl>
    <w:p w14:paraId="277787AC" w14:textId="74D4FDFD" w:rsidR="00F00DDD" w:rsidDel="00C95BCF" w:rsidRDefault="00F00DDD" w:rsidP="00F00DDD">
      <w:pPr>
        <w:pStyle w:val="a4"/>
        <w:keepNext/>
        <w:framePr w:wrap="around" w:hAnchor="page" w:x="4432" w:y="1031"/>
        <w:rPr>
          <w:moveFrom w:id="1951" w:author="黃懷萱" w:date="2022-12-21T02:24:00Z"/>
        </w:rPr>
      </w:pPr>
      <w:moveFromRangeStart w:id="1952" w:author="黃懷萱" w:date="2022-12-21T02:24:00Z" w:name="move122481862"/>
      <w:moveFrom w:id="1953" w:author="黃懷萱" w:date="2022-12-21T02:24:00Z">
        <w:r w:rsidDel="00C95BCF">
          <w:rPr>
            <w:rFonts w:hint="eastAsia"/>
          </w:rPr>
          <w:t>表</w:t>
        </w:r>
        <w:r w:rsidDel="00C95BCF">
          <w:rPr>
            <w:rFonts w:hint="eastAsia"/>
          </w:rPr>
          <w:t xml:space="preserve"> </w:t>
        </w:r>
        <w:r w:rsidR="008E3E69" w:rsidDel="00C95BCF">
          <w:fldChar w:fldCharType="begin"/>
        </w:r>
        <w:r w:rsidR="008E3E69" w:rsidDel="00C95BCF">
          <w:instrText xml:space="preserve"> </w:instrText>
        </w:r>
        <w:r w:rsidR="008E3E69" w:rsidDel="00C95BCF">
          <w:rPr>
            <w:rFonts w:hint="eastAsia"/>
          </w:rPr>
          <w:instrText>STYLEREF 1 \s</w:instrText>
        </w:r>
        <w:r w:rsidR="008E3E69" w:rsidDel="00C95BCF">
          <w:instrText xml:space="preserve"> </w:instrText>
        </w:r>
        <w:r w:rsidR="008E3E69" w:rsidDel="00C95BCF">
          <w:fldChar w:fldCharType="separate"/>
        </w:r>
        <w:r w:rsidR="00E23DD0" w:rsidDel="00C95BCF">
          <w:rPr>
            <w:noProof/>
          </w:rPr>
          <w:t>3</w:t>
        </w:r>
        <w:r w:rsidR="008E3E69" w:rsidDel="00C95BCF">
          <w:fldChar w:fldCharType="end"/>
        </w:r>
        <w:r w:rsidR="008E3E69" w:rsidDel="00C95BCF">
          <w:t>.</w:t>
        </w:r>
        <w:r w:rsidR="008E3E69" w:rsidDel="00C95BCF">
          <w:fldChar w:fldCharType="begin"/>
        </w:r>
        <w:r w:rsidR="008E3E69" w:rsidDel="00C95BCF">
          <w:instrText xml:space="preserve"> </w:instrText>
        </w:r>
        <w:r w:rsidR="008E3E69" w:rsidDel="00C95BCF">
          <w:rPr>
            <w:rFonts w:hint="eastAsia"/>
          </w:rPr>
          <w:instrText xml:space="preserve">SEQ </w:instrText>
        </w:r>
        <w:r w:rsidR="008E3E69" w:rsidDel="00C95BCF">
          <w:rPr>
            <w:rFonts w:hint="eastAsia"/>
          </w:rPr>
          <w:instrText>表</w:instrText>
        </w:r>
        <w:r w:rsidR="008E3E69" w:rsidDel="00C95BCF">
          <w:rPr>
            <w:rFonts w:hint="eastAsia"/>
          </w:rPr>
          <w:instrText xml:space="preserve"> \* ARABIC \s 1</w:instrText>
        </w:r>
        <w:r w:rsidR="008E3E69" w:rsidDel="00C95BCF">
          <w:instrText xml:space="preserve"> </w:instrText>
        </w:r>
        <w:r w:rsidR="008E3E69" w:rsidDel="00C95BCF">
          <w:fldChar w:fldCharType="separate"/>
        </w:r>
        <w:r w:rsidR="00E23DD0" w:rsidDel="00C95BCF">
          <w:rPr>
            <w:noProof/>
          </w:rPr>
          <w:t>16</w:t>
        </w:r>
        <w:r w:rsidR="008E3E69" w:rsidDel="00C95BCF">
          <w:fldChar w:fldCharType="end"/>
        </w:r>
        <w:r w:rsidRPr="00B04024" w:rsidDel="00C95BCF">
          <w:rPr>
            <w:rFonts w:hint="eastAsia"/>
          </w:rPr>
          <w:t>後端功能性需求</w:t>
        </w:r>
      </w:moveFrom>
    </w:p>
    <w:moveFromRangeEnd w:id="1952"/>
    <w:p w14:paraId="11656F93" w14:textId="0318F5FB" w:rsidR="00F00DDD" w:rsidRDefault="000866E5" w:rsidP="00F00DDD">
      <w:pPr>
        <w:pStyle w:val="3"/>
        <w:spacing w:before="360" w:after="180"/>
        <w:ind w:left="961" w:hanging="961"/>
      </w:pPr>
      <w:r>
        <w:rPr>
          <w:rFonts w:hint="eastAsia"/>
        </w:rPr>
        <w:t xml:space="preserve">    </w:t>
      </w:r>
      <w:bookmarkStart w:id="1954" w:name="_Toc122481821"/>
      <w:r>
        <w:rPr>
          <w:rFonts w:hint="eastAsia"/>
        </w:rPr>
        <w:t>3.6.2</w:t>
      </w:r>
      <w:r w:rsidR="00806ED6" w:rsidRPr="00806ED6">
        <w:rPr>
          <w:rFonts w:hint="eastAsia"/>
        </w:rPr>
        <w:t>、</w:t>
      </w:r>
      <w:r>
        <w:rPr>
          <w:rFonts w:hint="eastAsia"/>
        </w:rPr>
        <w:t>後端</w:t>
      </w:r>
      <w:bookmarkEnd w:id="1954"/>
    </w:p>
    <w:p w14:paraId="1F81A55F" w14:textId="77777777" w:rsidR="00C95BCF" w:rsidDel="00C95BCF" w:rsidRDefault="00C95BCF" w:rsidP="00C95BCF">
      <w:pPr>
        <w:pStyle w:val="a4"/>
        <w:keepNext/>
        <w:framePr w:wrap="auto" w:vAnchor="margin" w:yAlign="inline"/>
        <w:rPr>
          <w:del w:id="1955" w:author="黃懷萱" w:date="2022-12-21T02:24:00Z"/>
          <w:moveTo w:id="1956" w:author="黃懷萱" w:date="2022-12-21T02:24:00Z"/>
        </w:rPr>
      </w:pPr>
      <w:moveToRangeStart w:id="1957" w:author="黃懷萱" w:date="2022-12-21T02:24:00Z" w:name="move122481862"/>
      <w:moveTo w:id="1958" w:author="黃懷萱" w:date="2022-12-21T02:24:00Z">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16</w:t>
        </w:r>
        <w:r>
          <w:fldChar w:fldCharType="end"/>
        </w:r>
        <w:r w:rsidRPr="00B04024">
          <w:rPr>
            <w:rFonts w:hint="eastAsia"/>
          </w:rPr>
          <w:t>後端功能性需求</w:t>
        </w:r>
      </w:moveTo>
    </w:p>
    <w:moveToRangeEnd w:id="1957"/>
    <w:p w14:paraId="37835B40" w14:textId="77777777" w:rsidR="00F00DDD" w:rsidRPr="00F00DDD" w:rsidRDefault="00F00DDD" w:rsidP="00C95BCF">
      <w:pPr>
        <w:pStyle w:val="a4"/>
        <w:keepNext/>
        <w:framePr w:wrap="auto" w:vAnchor="margin" w:yAlign="inline"/>
        <w:rPr>
          <w:rFonts w:hint="eastAsia"/>
        </w:rPr>
        <w:pPrChange w:id="1959" w:author="黃懷萱" w:date="2022-12-21T02:24:00Z">
          <w:pPr>
            <w:ind w:firstLine="560"/>
          </w:pPr>
        </w:pPrChange>
      </w:pPr>
    </w:p>
    <w:tbl>
      <w:tblPr>
        <w:tblStyle w:val="4-1"/>
        <w:tblW w:w="0" w:type="auto"/>
        <w:tblLook w:val="04A0" w:firstRow="1" w:lastRow="0" w:firstColumn="1" w:lastColumn="0" w:noHBand="0" w:noVBand="1"/>
      </w:tblPr>
      <w:tblGrid>
        <w:gridCol w:w="1413"/>
        <w:gridCol w:w="6883"/>
      </w:tblGrid>
      <w:tr w:rsidR="00F00DDD" w:rsidRPr="00F00DDD" w14:paraId="53CA5674"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1AA8AB8F" w14:textId="77777777" w:rsidR="00F00DDD" w:rsidRPr="00F00DDD" w:rsidRDefault="00F00DDD" w:rsidP="00F00DDD">
            <w:pPr>
              <w:pStyle w:val="af3"/>
              <w:rPr>
                <w:lang w:val="en-US"/>
              </w:rPr>
            </w:pPr>
            <w:r w:rsidRPr="00F00DDD">
              <w:rPr>
                <w:rFonts w:hint="eastAsia"/>
                <w:lang w:val="en-US"/>
              </w:rPr>
              <w:t>Ba</w:t>
            </w:r>
            <w:r w:rsidRPr="00F00DDD">
              <w:rPr>
                <w:lang w:val="en-US"/>
              </w:rPr>
              <w:t>ck-end</w:t>
            </w:r>
            <w:r w:rsidRPr="00F00DDD">
              <w:rPr>
                <w:rFonts w:hint="eastAsia"/>
                <w:lang w:val="en-US"/>
              </w:rPr>
              <w:t xml:space="preserve"> </w:t>
            </w:r>
            <w:r w:rsidRPr="00F00DDD">
              <w:rPr>
                <w:lang w:val="en-US"/>
              </w:rPr>
              <w:t>functional requirement</w:t>
            </w:r>
          </w:p>
        </w:tc>
      </w:tr>
      <w:tr w:rsidR="00F00DDD" w:rsidRPr="004F5113" w14:paraId="7AF0C157"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638140" w14:textId="77777777" w:rsidR="00F00DDD" w:rsidRPr="004F5113" w:rsidRDefault="00F00DDD" w:rsidP="00F00DDD">
            <w:pPr>
              <w:pStyle w:val="af3"/>
            </w:pPr>
            <w:r>
              <w:t>BEFR1</w:t>
            </w:r>
          </w:p>
        </w:tc>
        <w:tc>
          <w:tcPr>
            <w:tcW w:w="6883" w:type="dxa"/>
          </w:tcPr>
          <w:p w14:paraId="48623750" w14:textId="77777777" w:rsidR="00F00DDD" w:rsidRPr="004F5113" w:rsidRDefault="00F00DDD" w:rsidP="00F00DDD">
            <w:pPr>
              <w:pStyle w:val="af3"/>
              <w:cnfStyle w:val="000000100000" w:firstRow="0" w:lastRow="0" w:firstColumn="0" w:lastColumn="0" w:oddVBand="0" w:evenVBand="0" w:oddHBand="1" w:evenHBand="0" w:firstRowFirstColumn="0" w:firstRowLastColumn="0" w:lastRowFirstColumn="0" w:lastRowLastColumn="0"/>
            </w:pPr>
            <w:r w:rsidRPr="00472090">
              <w:t>Model</w:t>
            </w:r>
            <w:r>
              <w:rPr>
                <w:rFonts w:hint="eastAsia"/>
              </w:rPr>
              <w:t>架構</w:t>
            </w:r>
          </w:p>
        </w:tc>
      </w:tr>
      <w:tr w:rsidR="00F00DDD" w:rsidRPr="004F5113" w14:paraId="5D64702C"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0136192D" w14:textId="77777777" w:rsidR="00F00DDD" w:rsidRPr="004F5113" w:rsidRDefault="00F00DDD" w:rsidP="00F00DDD">
            <w:pPr>
              <w:pStyle w:val="af3"/>
              <w:rPr>
                <w:rFonts w:cs="Times New Roman"/>
                <w:b w:val="0"/>
                <w:bCs/>
              </w:rPr>
            </w:pPr>
          </w:p>
        </w:tc>
        <w:tc>
          <w:tcPr>
            <w:tcW w:w="6883" w:type="dxa"/>
          </w:tcPr>
          <w:p w14:paraId="13707C7D" w14:textId="77777777" w:rsidR="00F00DDD" w:rsidRPr="004F5113" w:rsidRDefault="00F00DDD" w:rsidP="00F00DDD">
            <w:pPr>
              <w:pStyle w:val="af3"/>
              <w:cnfStyle w:val="000000000000" w:firstRow="0" w:lastRow="0" w:firstColumn="0" w:lastColumn="0" w:oddVBand="0" w:evenVBand="0" w:oddHBand="0" w:evenHBand="0" w:firstRowFirstColumn="0" w:firstRowLastColumn="0" w:lastRowFirstColumn="0" w:lastRowLastColumn="0"/>
            </w:pPr>
            <w:r>
              <w:rPr>
                <w:rFonts w:hint="eastAsia"/>
              </w:rPr>
              <w:t>系統之各項功能應滿足</w:t>
            </w:r>
            <w:r w:rsidRPr="00472090">
              <w:rPr>
                <w:rFonts w:hint="eastAsia"/>
              </w:rPr>
              <w:t>Model</w:t>
            </w:r>
            <w:r>
              <w:rPr>
                <w:rFonts w:hint="eastAsia"/>
              </w:rPr>
              <w:t>架構，以</w:t>
            </w:r>
            <w:r w:rsidRPr="00472090">
              <w:rPr>
                <w:rFonts w:hint="eastAsia"/>
              </w:rPr>
              <w:t>對應所有資料庫欄位進行傳輸</w:t>
            </w:r>
          </w:p>
        </w:tc>
      </w:tr>
      <w:tr w:rsidR="00F00DDD" w:rsidRPr="004F5113" w14:paraId="5DD71B57"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302621" w14:textId="77777777" w:rsidR="00F00DDD" w:rsidRPr="004F5113" w:rsidRDefault="00F00DDD" w:rsidP="00F00DDD">
            <w:pPr>
              <w:pStyle w:val="af3"/>
              <w:rPr>
                <w:rFonts w:cs="Times New Roman"/>
              </w:rPr>
            </w:pPr>
            <w:r>
              <w:t>BEFR</w:t>
            </w:r>
            <w:r>
              <w:rPr>
                <w:rFonts w:hint="eastAsia"/>
              </w:rPr>
              <w:t>2</w:t>
            </w:r>
          </w:p>
        </w:tc>
        <w:tc>
          <w:tcPr>
            <w:tcW w:w="6883" w:type="dxa"/>
          </w:tcPr>
          <w:p w14:paraId="5F33B5ED" w14:textId="77777777" w:rsidR="00F00DDD" w:rsidRPr="004F5113" w:rsidRDefault="00F00DDD" w:rsidP="00F00DDD">
            <w:pPr>
              <w:pStyle w:val="af3"/>
              <w:cnfStyle w:val="000000100000" w:firstRow="0" w:lastRow="0" w:firstColumn="0" w:lastColumn="0" w:oddVBand="0" w:evenVBand="0" w:oddHBand="1" w:evenHBand="0" w:firstRowFirstColumn="0" w:firstRowLastColumn="0" w:lastRowFirstColumn="0" w:lastRowLastColumn="0"/>
            </w:pPr>
            <w:r w:rsidRPr="00472090">
              <w:t>Controller</w:t>
            </w:r>
            <w:r>
              <w:rPr>
                <w:rFonts w:hint="eastAsia"/>
              </w:rPr>
              <w:t>架構</w:t>
            </w:r>
          </w:p>
        </w:tc>
      </w:tr>
      <w:tr w:rsidR="00F00DDD" w:rsidRPr="004F5113" w14:paraId="5D0D4C8E"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2040B512" w14:textId="77777777" w:rsidR="00F00DDD" w:rsidRPr="004F5113" w:rsidRDefault="00F00DDD" w:rsidP="00F00DDD">
            <w:pPr>
              <w:pStyle w:val="af3"/>
              <w:rPr>
                <w:b w:val="0"/>
                <w:bCs/>
              </w:rPr>
            </w:pPr>
          </w:p>
        </w:tc>
        <w:tc>
          <w:tcPr>
            <w:tcW w:w="6883" w:type="dxa"/>
          </w:tcPr>
          <w:p w14:paraId="6D6F2C8F" w14:textId="77777777" w:rsidR="00F00DDD" w:rsidRPr="004F5113" w:rsidRDefault="00F00DDD" w:rsidP="00F00DDD">
            <w:pPr>
              <w:pStyle w:val="af3"/>
              <w:cnfStyle w:val="000000000000" w:firstRow="0" w:lastRow="0" w:firstColumn="0" w:lastColumn="0" w:oddVBand="0" w:evenVBand="0" w:oddHBand="0" w:evenHBand="0" w:firstRowFirstColumn="0" w:firstRowLastColumn="0" w:lastRowFirstColumn="0" w:lastRowLastColumn="0"/>
            </w:pPr>
            <w:r>
              <w:rPr>
                <w:rFonts w:hint="eastAsia"/>
              </w:rPr>
              <w:t>系統之各項功能應滿足</w:t>
            </w:r>
            <w:r w:rsidRPr="00472090">
              <w:t>Controller</w:t>
            </w:r>
            <w:r>
              <w:rPr>
                <w:rFonts w:hint="eastAsia"/>
              </w:rPr>
              <w:t>架構，</w:t>
            </w:r>
            <w:r w:rsidRPr="00472090">
              <w:rPr>
                <w:rFonts w:hint="eastAsia"/>
              </w:rPr>
              <w:t>利用firmata協定與Arduino進行連接</w:t>
            </w:r>
          </w:p>
        </w:tc>
      </w:tr>
      <w:tr w:rsidR="00F00DDD" w:rsidRPr="004F5113" w14:paraId="5DC40645"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23EBEEC" w14:textId="77777777" w:rsidR="00F00DDD" w:rsidRPr="004F5113" w:rsidRDefault="00F00DDD" w:rsidP="00F00DDD">
            <w:pPr>
              <w:pStyle w:val="af3"/>
              <w:rPr>
                <w:rFonts w:cs="Times New Roman"/>
              </w:rPr>
            </w:pPr>
            <w:r>
              <w:t>BEFR</w:t>
            </w:r>
            <w:r>
              <w:rPr>
                <w:rFonts w:hint="eastAsia"/>
              </w:rPr>
              <w:t>3</w:t>
            </w:r>
          </w:p>
        </w:tc>
        <w:tc>
          <w:tcPr>
            <w:tcW w:w="6883" w:type="dxa"/>
          </w:tcPr>
          <w:p w14:paraId="1C2F4DAF" w14:textId="77777777" w:rsidR="00F00DDD" w:rsidRPr="004F5113" w:rsidRDefault="00F00DDD" w:rsidP="00F00DDD">
            <w:pPr>
              <w:pStyle w:val="af3"/>
              <w:cnfStyle w:val="000000100000" w:firstRow="0" w:lastRow="0" w:firstColumn="0" w:lastColumn="0" w:oddVBand="0" w:evenVBand="0" w:oddHBand="1" w:evenHBand="0" w:firstRowFirstColumn="0" w:firstRowLastColumn="0" w:lastRowFirstColumn="0" w:lastRowLastColumn="0"/>
            </w:pPr>
            <w:r w:rsidRPr="00472090">
              <w:t>View</w:t>
            </w:r>
            <w:r>
              <w:rPr>
                <w:rFonts w:hint="eastAsia"/>
              </w:rPr>
              <w:t>架構</w:t>
            </w:r>
          </w:p>
        </w:tc>
      </w:tr>
      <w:tr w:rsidR="00F00DDD" w:rsidRPr="004F5113" w14:paraId="79A0990A"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44315AC9" w14:textId="77777777" w:rsidR="00F00DDD" w:rsidRPr="004F5113" w:rsidRDefault="00F00DDD" w:rsidP="00F00DDD">
            <w:pPr>
              <w:pStyle w:val="af3"/>
              <w:rPr>
                <w:rFonts w:cs="Times New Roman"/>
                <w:b w:val="0"/>
                <w:bCs/>
              </w:rPr>
            </w:pPr>
          </w:p>
        </w:tc>
        <w:tc>
          <w:tcPr>
            <w:tcW w:w="6883" w:type="dxa"/>
          </w:tcPr>
          <w:p w14:paraId="3474A311" w14:textId="77777777" w:rsidR="00F00DDD" w:rsidRPr="004F5113" w:rsidRDefault="00F00DDD" w:rsidP="00F00DDD">
            <w:pPr>
              <w:pStyle w:val="af3"/>
              <w:cnfStyle w:val="000000000000" w:firstRow="0" w:lastRow="0" w:firstColumn="0" w:lastColumn="0" w:oddVBand="0" w:evenVBand="0" w:oddHBand="0" w:evenHBand="0" w:firstRowFirstColumn="0" w:firstRowLastColumn="0" w:lastRowFirstColumn="0" w:lastRowLastColumn="0"/>
            </w:pPr>
            <w:r>
              <w:rPr>
                <w:rFonts w:hint="eastAsia"/>
              </w:rPr>
              <w:t>系統之各項功能應滿足</w:t>
            </w:r>
            <w:r w:rsidRPr="00472090">
              <w:t>View</w:t>
            </w:r>
            <w:r>
              <w:rPr>
                <w:rFonts w:hint="eastAsia"/>
              </w:rPr>
              <w:t>架構，</w:t>
            </w:r>
            <w:r w:rsidRPr="00472090">
              <w:rPr>
                <w:rFonts w:hint="eastAsia"/>
              </w:rPr>
              <w:t>利用EEL 讓JavaScript 與Python溝通</w:t>
            </w:r>
          </w:p>
        </w:tc>
      </w:tr>
    </w:tbl>
    <w:p w14:paraId="00D98E8D" w14:textId="0C2428B5" w:rsidR="00F00DDD" w:rsidDel="00C95BCF" w:rsidRDefault="00F00DDD" w:rsidP="00F00DDD">
      <w:pPr>
        <w:pStyle w:val="a4"/>
        <w:keepNext/>
        <w:framePr w:wrap="around" w:hAnchor="page" w:x="4362" w:y="93"/>
        <w:rPr>
          <w:moveFrom w:id="1960" w:author="黃懷萱" w:date="2022-12-21T02:24:00Z"/>
        </w:rPr>
      </w:pPr>
      <w:moveFromRangeStart w:id="1961" w:author="黃懷萱" w:date="2022-12-21T02:24:00Z" w:name="move122481912"/>
      <w:moveFrom w:id="1962" w:author="黃懷萱" w:date="2022-12-21T02:24:00Z">
        <w:r w:rsidDel="00C95BCF">
          <w:rPr>
            <w:rFonts w:hint="eastAsia"/>
          </w:rPr>
          <w:t>表</w:t>
        </w:r>
        <w:r w:rsidDel="00C95BCF">
          <w:rPr>
            <w:rFonts w:hint="eastAsia"/>
          </w:rPr>
          <w:t xml:space="preserve"> </w:t>
        </w:r>
        <w:r w:rsidR="008E3E69" w:rsidDel="00C95BCF">
          <w:fldChar w:fldCharType="begin"/>
        </w:r>
        <w:r w:rsidR="008E3E69" w:rsidDel="00C95BCF">
          <w:instrText xml:space="preserve"> </w:instrText>
        </w:r>
        <w:r w:rsidR="008E3E69" w:rsidDel="00C95BCF">
          <w:rPr>
            <w:rFonts w:hint="eastAsia"/>
          </w:rPr>
          <w:instrText>STYLEREF 1 \s</w:instrText>
        </w:r>
        <w:r w:rsidR="008E3E69" w:rsidDel="00C95BCF">
          <w:instrText xml:space="preserve"> </w:instrText>
        </w:r>
        <w:r w:rsidR="008E3E69" w:rsidDel="00C95BCF">
          <w:fldChar w:fldCharType="separate"/>
        </w:r>
        <w:r w:rsidR="00E23DD0" w:rsidDel="00C95BCF">
          <w:rPr>
            <w:noProof/>
          </w:rPr>
          <w:t>3</w:t>
        </w:r>
        <w:r w:rsidR="008E3E69" w:rsidDel="00C95BCF">
          <w:fldChar w:fldCharType="end"/>
        </w:r>
        <w:r w:rsidR="008E3E69" w:rsidDel="00C95BCF">
          <w:t>.</w:t>
        </w:r>
        <w:r w:rsidR="008E3E69" w:rsidDel="00C95BCF">
          <w:fldChar w:fldCharType="begin"/>
        </w:r>
        <w:r w:rsidR="008E3E69" w:rsidDel="00C95BCF">
          <w:instrText xml:space="preserve"> </w:instrText>
        </w:r>
        <w:r w:rsidR="008E3E69" w:rsidDel="00C95BCF">
          <w:rPr>
            <w:rFonts w:hint="eastAsia"/>
          </w:rPr>
          <w:instrText xml:space="preserve">SEQ </w:instrText>
        </w:r>
        <w:r w:rsidR="008E3E69" w:rsidDel="00C95BCF">
          <w:rPr>
            <w:rFonts w:hint="eastAsia"/>
          </w:rPr>
          <w:instrText>表</w:instrText>
        </w:r>
        <w:r w:rsidR="008E3E69" w:rsidDel="00C95BCF">
          <w:rPr>
            <w:rFonts w:hint="eastAsia"/>
          </w:rPr>
          <w:instrText xml:space="preserve"> \* ARABIC \s 1</w:instrText>
        </w:r>
        <w:r w:rsidR="008E3E69" w:rsidDel="00C95BCF">
          <w:instrText xml:space="preserve"> </w:instrText>
        </w:r>
        <w:r w:rsidR="008E3E69" w:rsidDel="00C95BCF">
          <w:fldChar w:fldCharType="separate"/>
        </w:r>
        <w:r w:rsidR="00E23DD0" w:rsidDel="00C95BCF">
          <w:rPr>
            <w:noProof/>
          </w:rPr>
          <w:t>17</w:t>
        </w:r>
        <w:r w:rsidR="008E3E69" w:rsidDel="00C95BCF">
          <w:fldChar w:fldCharType="end"/>
        </w:r>
        <w:r w:rsidRPr="00C06A3D" w:rsidDel="00C95BCF">
          <w:rPr>
            <w:rFonts w:hint="eastAsia"/>
          </w:rPr>
          <w:t>後端非功能性需求</w:t>
        </w:r>
      </w:moveFrom>
    </w:p>
    <w:moveFromRangeEnd w:id="1961"/>
    <w:p w14:paraId="211C1AFB" w14:textId="77777777" w:rsidR="00F00DDD" w:rsidRDefault="00F00DDD" w:rsidP="00F00DDD">
      <w:pPr>
        <w:pStyle w:val="af3"/>
      </w:pPr>
    </w:p>
    <w:p w14:paraId="4843A046" w14:textId="77777777" w:rsidR="00C95BCF" w:rsidDel="00C95BCF" w:rsidRDefault="00C95BCF" w:rsidP="00C95BCF">
      <w:pPr>
        <w:pStyle w:val="a4"/>
        <w:keepNext/>
        <w:framePr w:wrap="auto" w:vAnchor="margin" w:yAlign="inline"/>
        <w:rPr>
          <w:del w:id="1963" w:author="黃懷萱" w:date="2022-12-21T02:24:00Z"/>
          <w:moveTo w:id="1964" w:author="黃懷萱" w:date="2022-12-21T02:24:00Z"/>
        </w:rPr>
      </w:pPr>
      <w:moveToRangeStart w:id="1965" w:author="黃懷萱" w:date="2022-12-21T02:24:00Z" w:name="move122481912"/>
      <w:moveTo w:id="1966" w:author="黃懷萱" w:date="2022-12-21T02:24:00Z">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17</w:t>
        </w:r>
        <w:r>
          <w:fldChar w:fldCharType="end"/>
        </w:r>
        <w:r w:rsidRPr="00C06A3D">
          <w:rPr>
            <w:rFonts w:hint="eastAsia"/>
          </w:rPr>
          <w:t>後端非功能性需求</w:t>
        </w:r>
      </w:moveTo>
    </w:p>
    <w:moveToRangeEnd w:id="1965"/>
    <w:p w14:paraId="4E43DCE2" w14:textId="1124DCC5" w:rsidR="00F00DDD" w:rsidRPr="00800C51" w:rsidRDefault="00F00DDD" w:rsidP="00C95BCF">
      <w:pPr>
        <w:pStyle w:val="a4"/>
        <w:keepNext/>
        <w:framePr w:wrap="auto" w:vAnchor="margin" w:yAlign="inline"/>
        <w:rPr>
          <w:rFonts w:hint="eastAsia"/>
        </w:rPr>
        <w:pPrChange w:id="1967" w:author="黃懷萱" w:date="2022-12-21T02:24:00Z">
          <w:pPr>
            <w:pStyle w:val="af3"/>
          </w:pPr>
        </w:pPrChange>
      </w:pPr>
    </w:p>
    <w:tbl>
      <w:tblPr>
        <w:tblStyle w:val="4-1"/>
        <w:tblW w:w="0" w:type="auto"/>
        <w:tblLook w:val="04A0" w:firstRow="1" w:lastRow="0" w:firstColumn="1" w:lastColumn="0" w:noHBand="0" w:noVBand="1"/>
      </w:tblPr>
      <w:tblGrid>
        <w:gridCol w:w="1413"/>
        <w:gridCol w:w="6883"/>
      </w:tblGrid>
      <w:tr w:rsidR="00F00DDD" w:rsidRPr="00F00DDD" w14:paraId="2D34B7DF" w14:textId="77777777" w:rsidTr="006E2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B4C6E7" w:themeFill="accent1" w:themeFillTint="66"/>
          </w:tcPr>
          <w:p w14:paraId="1D1AEE4D" w14:textId="77777777" w:rsidR="00F00DDD" w:rsidRPr="00F00DDD" w:rsidRDefault="00F00DDD" w:rsidP="00F00DDD">
            <w:pPr>
              <w:pStyle w:val="af3"/>
              <w:rPr>
                <w:lang w:val="en-US"/>
              </w:rPr>
            </w:pPr>
            <w:r w:rsidRPr="00F00DDD">
              <w:rPr>
                <w:lang w:val="en-US"/>
              </w:rPr>
              <w:t>Back-end</w:t>
            </w:r>
            <w:r w:rsidRPr="00F00DDD">
              <w:rPr>
                <w:rFonts w:hint="eastAsia"/>
                <w:lang w:val="en-US"/>
              </w:rPr>
              <w:t xml:space="preserve"> </w:t>
            </w:r>
            <w:r w:rsidRPr="00F00DDD">
              <w:rPr>
                <w:lang w:val="en-US"/>
              </w:rPr>
              <w:t>non-functional requirement</w:t>
            </w:r>
          </w:p>
        </w:tc>
      </w:tr>
      <w:tr w:rsidR="00F00DDD" w:rsidRPr="004F5113" w14:paraId="72C610CF" w14:textId="77777777" w:rsidTr="006E2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7EACD1" w14:textId="77777777" w:rsidR="00F00DDD" w:rsidRPr="004F5113" w:rsidRDefault="00F00DDD" w:rsidP="00F00DDD">
            <w:pPr>
              <w:pStyle w:val="af3"/>
            </w:pPr>
            <w:r>
              <w:t>BENFR1</w:t>
            </w:r>
          </w:p>
        </w:tc>
        <w:tc>
          <w:tcPr>
            <w:tcW w:w="6883" w:type="dxa"/>
          </w:tcPr>
          <w:p w14:paraId="48B8C0B7" w14:textId="77777777" w:rsidR="00F00DDD" w:rsidRPr="004F5113" w:rsidRDefault="00F00DDD" w:rsidP="00F00DDD">
            <w:pPr>
              <w:pStyle w:val="af3"/>
              <w:cnfStyle w:val="000000100000" w:firstRow="0" w:lastRow="0" w:firstColumn="0" w:lastColumn="0" w:oddVBand="0" w:evenVBand="0" w:oddHBand="1" w:evenHBand="0" w:firstRowFirstColumn="0" w:firstRowLastColumn="0" w:lastRowFirstColumn="0" w:lastRowLastColumn="0"/>
            </w:pPr>
            <w:r w:rsidRPr="00472090">
              <w:t>Controller</w:t>
            </w:r>
            <w:r>
              <w:rPr>
                <w:rFonts w:hint="eastAsia"/>
              </w:rPr>
              <w:t>架構</w:t>
            </w:r>
          </w:p>
        </w:tc>
      </w:tr>
      <w:tr w:rsidR="00F00DDD" w:rsidRPr="004F5113" w14:paraId="24530755" w14:textId="77777777" w:rsidTr="006E2F0B">
        <w:tc>
          <w:tcPr>
            <w:cnfStyle w:val="001000000000" w:firstRow="0" w:lastRow="0" w:firstColumn="1" w:lastColumn="0" w:oddVBand="0" w:evenVBand="0" w:oddHBand="0" w:evenHBand="0" w:firstRowFirstColumn="0" w:firstRowLastColumn="0" w:lastRowFirstColumn="0" w:lastRowLastColumn="0"/>
            <w:tcW w:w="1413" w:type="dxa"/>
          </w:tcPr>
          <w:p w14:paraId="337FB75B" w14:textId="77777777" w:rsidR="00F00DDD" w:rsidRPr="004F5113" w:rsidRDefault="00F00DDD" w:rsidP="00F00DDD">
            <w:pPr>
              <w:pStyle w:val="af3"/>
              <w:rPr>
                <w:rFonts w:cs="Times New Roman"/>
                <w:b w:val="0"/>
                <w:bCs/>
              </w:rPr>
            </w:pPr>
          </w:p>
        </w:tc>
        <w:tc>
          <w:tcPr>
            <w:tcW w:w="6883" w:type="dxa"/>
          </w:tcPr>
          <w:p w14:paraId="45A9F619" w14:textId="1D161582" w:rsidR="00F00DDD" w:rsidRPr="004F5113" w:rsidRDefault="00F00DDD" w:rsidP="00F00DDD">
            <w:pPr>
              <w:pStyle w:val="afa"/>
              <w:cnfStyle w:val="000000000000" w:firstRow="0" w:lastRow="0" w:firstColumn="0" w:lastColumn="0" w:oddVBand="0" w:evenVBand="0" w:oddHBand="0" w:evenHBand="0" w:firstRowFirstColumn="0" w:firstRowLastColumn="0" w:lastRowFirstColumn="0" w:lastRowLastColumn="0"/>
            </w:pPr>
            <w:r>
              <w:rPr>
                <w:rFonts w:hint="eastAsia"/>
              </w:rPr>
              <w:t>補</w:t>
            </w:r>
          </w:p>
        </w:tc>
      </w:tr>
    </w:tbl>
    <w:p w14:paraId="4287CD22" w14:textId="639BFA2E" w:rsidR="000866E5" w:rsidRDefault="000866E5" w:rsidP="00C7741E">
      <w:pPr>
        <w:ind w:firstLine="560"/>
      </w:pPr>
    </w:p>
    <w:p w14:paraId="71D992DF" w14:textId="0C396BFC" w:rsidR="00E15046" w:rsidRDefault="00E15046" w:rsidP="00E15046">
      <w:pPr>
        <w:pStyle w:val="2"/>
        <w:spacing w:after="180"/>
        <w:ind w:leftChars="-1" w:left="-3" w:right="280" w:firstLineChars="1" w:firstLine="4"/>
      </w:pPr>
      <w:bookmarkStart w:id="1968" w:name="_Toc122481822"/>
      <w:r>
        <w:rPr>
          <w:rFonts w:hint="eastAsia"/>
        </w:rPr>
        <w:t>3.8</w:t>
      </w:r>
      <w:r>
        <w:rPr>
          <w:rFonts w:hint="eastAsia"/>
        </w:rPr>
        <w:t>、需求關聯</w:t>
      </w:r>
      <w:bookmarkEnd w:id="1968"/>
    </w:p>
    <w:p w14:paraId="11F06323" w14:textId="4B5BC094" w:rsidR="00E15046" w:rsidRDefault="00E15046" w:rsidP="00E15046">
      <w:pPr>
        <w:ind w:firstLine="560"/>
      </w:pPr>
    </w:p>
    <w:p w14:paraId="19F7DC23" w14:textId="6339806F" w:rsidR="00952448" w:rsidRDefault="00952448" w:rsidP="00952448">
      <w:pPr>
        <w:pStyle w:val="afa"/>
      </w:pPr>
      <w:r>
        <w:rPr>
          <w:rFonts w:hint="eastAsia"/>
        </w:rPr>
        <w:t>敘述</w:t>
      </w:r>
    </w:p>
    <w:p w14:paraId="6C7C4781" w14:textId="77777777" w:rsidR="00C95BCF" w:rsidDel="00C95BCF" w:rsidRDefault="00C95BCF" w:rsidP="00C95BCF">
      <w:pPr>
        <w:pStyle w:val="a4"/>
        <w:keepNext/>
        <w:framePr w:wrap="auto" w:vAnchor="margin" w:yAlign="inline"/>
        <w:rPr>
          <w:del w:id="1969" w:author="黃懷萱" w:date="2022-12-21T02:25:00Z"/>
          <w:moveTo w:id="1970" w:author="黃懷萱" w:date="2022-12-21T02:25:00Z"/>
        </w:rPr>
      </w:pPr>
      <w:moveToRangeStart w:id="1971" w:author="黃懷萱" w:date="2022-12-21T02:25:00Z" w:name="move122481919"/>
      <w:moveTo w:id="1972" w:author="黃懷萱" w:date="2022-12-21T02:25:00Z">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18</w:t>
        </w:r>
        <w:r>
          <w:fldChar w:fldCharType="end"/>
        </w:r>
        <w:r w:rsidRPr="00DB584B">
          <w:rPr>
            <w:rFonts w:hint="eastAsia"/>
          </w:rPr>
          <w:t>系統需求</w:t>
        </w:r>
        <w:r w:rsidRPr="00DB584B">
          <w:rPr>
            <w:rFonts w:hint="eastAsia"/>
          </w:rPr>
          <w:t>V.S</w:t>
        </w:r>
        <w:r w:rsidRPr="00DB584B">
          <w:rPr>
            <w:rFonts w:hint="eastAsia"/>
          </w:rPr>
          <w:t>系統需求矩陣</w:t>
        </w:r>
        <w:r>
          <w:rPr>
            <w:rFonts w:hint="eastAsia"/>
          </w:rPr>
          <w:t>1</w:t>
        </w:r>
      </w:moveTo>
    </w:p>
    <w:p w14:paraId="4E7DA9DC" w14:textId="6E4D09B1" w:rsidR="00E15046" w:rsidDel="00C95BCF" w:rsidRDefault="00E15046" w:rsidP="00C95BCF">
      <w:pPr>
        <w:pStyle w:val="a4"/>
        <w:keepNext/>
        <w:framePr w:wrap="around" w:hAnchor="page" w:x="3753" w:y="156"/>
        <w:rPr>
          <w:moveFrom w:id="1973" w:author="黃懷萱" w:date="2022-12-21T02:25:00Z"/>
        </w:rPr>
        <w:pPrChange w:id="1974" w:author="黃懷萱" w:date="2022-12-21T02:25:00Z">
          <w:pPr>
            <w:pStyle w:val="a4"/>
            <w:keepNext/>
            <w:framePr w:wrap="around" w:hAnchor="page" w:x="3753" w:y="156"/>
          </w:pPr>
        </w:pPrChange>
      </w:pPr>
      <w:moveFromRangeStart w:id="1975" w:author="黃懷萱" w:date="2022-12-21T02:25:00Z" w:name="move122481919"/>
      <w:moveToRangeEnd w:id="1971"/>
      <w:moveFrom w:id="1976" w:author="黃懷萱" w:date="2022-12-21T02:25:00Z">
        <w:r w:rsidDel="00C95BCF">
          <w:rPr>
            <w:rFonts w:hint="eastAsia"/>
          </w:rPr>
          <w:t>表</w:t>
        </w:r>
        <w:r w:rsidDel="00C95BCF">
          <w:rPr>
            <w:rFonts w:hint="eastAsia"/>
          </w:rPr>
          <w:t xml:space="preserve"> </w:t>
        </w:r>
        <w:r w:rsidR="008E3E69" w:rsidDel="00C95BCF">
          <w:fldChar w:fldCharType="begin"/>
        </w:r>
        <w:r w:rsidR="008E3E69" w:rsidDel="00C95BCF">
          <w:instrText xml:space="preserve"> </w:instrText>
        </w:r>
        <w:r w:rsidR="008E3E69" w:rsidDel="00C95BCF">
          <w:rPr>
            <w:rFonts w:hint="eastAsia"/>
          </w:rPr>
          <w:instrText>STYLEREF 1 \s</w:instrText>
        </w:r>
        <w:r w:rsidR="008E3E69" w:rsidDel="00C95BCF">
          <w:instrText xml:space="preserve"> </w:instrText>
        </w:r>
        <w:r w:rsidR="008E3E69" w:rsidDel="00C95BCF">
          <w:fldChar w:fldCharType="separate"/>
        </w:r>
        <w:r w:rsidR="00E23DD0" w:rsidDel="00C95BCF">
          <w:rPr>
            <w:noProof/>
          </w:rPr>
          <w:t>3</w:t>
        </w:r>
        <w:r w:rsidR="008E3E69" w:rsidDel="00C95BCF">
          <w:fldChar w:fldCharType="end"/>
        </w:r>
        <w:r w:rsidR="008E3E69" w:rsidDel="00C95BCF">
          <w:t>.</w:t>
        </w:r>
        <w:r w:rsidR="008E3E69" w:rsidDel="00C95BCF">
          <w:fldChar w:fldCharType="begin"/>
        </w:r>
        <w:r w:rsidR="008E3E69" w:rsidDel="00C95BCF">
          <w:instrText xml:space="preserve"> </w:instrText>
        </w:r>
        <w:r w:rsidR="008E3E69" w:rsidDel="00C95BCF">
          <w:rPr>
            <w:rFonts w:hint="eastAsia"/>
          </w:rPr>
          <w:instrText xml:space="preserve">SEQ </w:instrText>
        </w:r>
        <w:r w:rsidR="008E3E69" w:rsidDel="00C95BCF">
          <w:rPr>
            <w:rFonts w:hint="eastAsia"/>
          </w:rPr>
          <w:instrText>表</w:instrText>
        </w:r>
        <w:r w:rsidR="008E3E69" w:rsidDel="00C95BCF">
          <w:rPr>
            <w:rFonts w:hint="eastAsia"/>
          </w:rPr>
          <w:instrText xml:space="preserve"> \* ARABIC \s 1</w:instrText>
        </w:r>
        <w:r w:rsidR="008E3E69" w:rsidDel="00C95BCF">
          <w:instrText xml:space="preserve"> </w:instrText>
        </w:r>
        <w:r w:rsidR="008E3E69" w:rsidDel="00C95BCF">
          <w:fldChar w:fldCharType="separate"/>
        </w:r>
        <w:r w:rsidR="00E23DD0" w:rsidDel="00C95BCF">
          <w:rPr>
            <w:noProof/>
          </w:rPr>
          <w:t>18</w:t>
        </w:r>
        <w:r w:rsidR="008E3E69" w:rsidDel="00C95BCF">
          <w:fldChar w:fldCharType="end"/>
        </w:r>
        <w:r w:rsidRPr="00DB584B" w:rsidDel="00C95BCF">
          <w:rPr>
            <w:rFonts w:hint="eastAsia"/>
          </w:rPr>
          <w:t>系統需求</w:t>
        </w:r>
        <w:r w:rsidRPr="00DB584B" w:rsidDel="00C95BCF">
          <w:rPr>
            <w:rFonts w:hint="eastAsia"/>
          </w:rPr>
          <w:t>V.S</w:t>
        </w:r>
        <w:r w:rsidRPr="00DB584B" w:rsidDel="00C95BCF">
          <w:rPr>
            <w:rFonts w:hint="eastAsia"/>
          </w:rPr>
          <w:t>系統需求矩陣</w:t>
        </w:r>
        <w:r w:rsidDel="00C95BCF">
          <w:rPr>
            <w:rFonts w:hint="eastAsia"/>
          </w:rPr>
          <w:t>1</w:t>
        </w:r>
      </w:moveFrom>
    </w:p>
    <w:moveFromRangeEnd w:id="1975"/>
    <w:p w14:paraId="53DA2D2B" w14:textId="77777777" w:rsidR="00E15046" w:rsidRPr="00E15046" w:rsidRDefault="00E15046" w:rsidP="00C95BCF">
      <w:pPr>
        <w:pStyle w:val="a4"/>
        <w:keepNext/>
        <w:framePr w:wrap="auto" w:vAnchor="margin" w:yAlign="inline"/>
        <w:pPrChange w:id="1977" w:author="黃懷萱" w:date="2022-12-21T02:25:00Z">
          <w:pPr>
            <w:ind w:firstLine="560"/>
          </w:pPr>
        </w:pPrChange>
      </w:pPr>
    </w:p>
    <w:tbl>
      <w:tblPr>
        <w:tblStyle w:val="5-5"/>
        <w:tblW w:w="8302" w:type="dxa"/>
        <w:tblLook w:val="04A0" w:firstRow="1" w:lastRow="0" w:firstColumn="1" w:lastColumn="0" w:noHBand="0" w:noVBand="1"/>
      </w:tblPr>
      <w:tblGrid>
        <w:gridCol w:w="867"/>
        <w:gridCol w:w="976"/>
        <w:gridCol w:w="826"/>
        <w:gridCol w:w="826"/>
        <w:gridCol w:w="826"/>
        <w:gridCol w:w="773"/>
        <w:gridCol w:w="847"/>
        <w:gridCol w:w="815"/>
        <w:gridCol w:w="773"/>
        <w:gridCol w:w="773"/>
        <w:tblGridChange w:id="1978">
          <w:tblGrid>
            <w:gridCol w:w="867"/>
            <w:gridCol w:w="976"/>
            <w:gridCol w:w="826"/>
            <w:gridCol w:w="826"/>
            <w:gridCol w:w="826"/>
            <w:gridCol w:w="773"/>
            <w:gridCol w:w="847"/>
            <w:gridCol w:w="815"/>
            <w:gridCol w:w="773"/>
            <w:gridCol w:w="773"/>
          </w:tblGrid>
        </w:tblGridChange>
      </w:tblGrid>
      <w:tr w:rsidR="00383F80" w:rsidRPr="00383F80" w14:paraId="12ED9558" w14:textId="77777777" w:rsidTr="00383F80">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5E0876FE" w14:textId="77777777" w:rsidR="00E15046" w:rsidRPr="00383F80" w:rsidRDefault="00E15046" w:rsidP="00E15046">
            <w:pPr>
              <w:pStyle w:val="af3"/>
              <w:rPr>
                <w:rFonts w:ascii="Times New Roman" w:hAnsi="Times New Roman" w:cs="Times New Roman"/>
                <w:sz w:val="18"/>
                <w:szCs w:val="18"/>
                <w:rPrChange w:id="1979" w:author="黃懷萱" w:date="2022-12-21T01:25:00Z">
                  <w:rPr>
                    <w:sz w:val="24"/>
                    <w:szCs w:val="24"/>
                  </w:rPr>
                </w:rPrChange>
              </w:rPr>
            </w:pPr>
            <w:r w:rsidRPr="00383F80">
              <w:rPr>
                <w:rFonts w:ascii="Times New Roman" w:hAnsi="Times New Roman" w:cs="Times New Roman"/>
                <w:szCs w:val="28"/>
                <w:rPrChange w:id="1980" w:author="黃懷萱" w:date="2022-12-21T01:25:00Z">
                  <w:rPr>
                    <w:rFonts w:hint="eastAsia"/>
                    <w:sz w:val="24"/>
                    <w:szCs w:val="24"/>
                  </w:rPr>
                </w:rPrChange>
              </w:rPr>
              <w:t>需求</w:t>
            </w:r>
          </w:p>
        </w:tc>
        <w:tc>
          <w:tcPr>
            <w:tcW w:w="1046" w:type="dxa"/>
            <w:shd w:val="clear" w:color="auto" w:fill="8EAADB" w:themeFill="accent1" w:themeFillTint="99"/>
          </w:tcPr>
          <w:p w14:paraId="05C9DA2D" w14:textId="77777777" w:rsidR="00E15046" w:rsidRPr="00383F80" w:rsidRDefault="00E15046" w:rsidP="00E15046">
            <w:pPr>
              <w:pStyle w:val="af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1981" w:author="黃懷萱" w:date="2022-12-21T01:25:00Z">
                  <w:rPr>
                    <w:sz w:val="24"/>
                    <w:szCs w:val="24"/>
                  </w:rPr>
                </w:rPrChange>
              </w:rPr>
            </w:pPr>
            <w:r w:rsidRPr="00383F80">
              <w:rPr>
                <w:rFonts w:ascii="Times New Roman" w:hAnsi="Times New Roman" w:cs="Times New Roman"/>
                <w:sz w:val="18"/>
                <w:szCs w:val="18"/>
                <w:rPrChange w:id="1982" w:author="黃懷萱" w:date="2022-12-21T01:25:00Z">
                  <w:rPr>
                    <w:rFonts w:hint="eastAsia"/>
                    <w:sz w:val="24"/>
                    <w:szCs w:val="24"/>
                  </w:rPr>
                </w:rPrChange>
              </w:rPr>
              <w:t>DB</w:t>
            </w:r>
            <w:r w:rsidRPr="00383F80">
              <w:rPr>
                <w:rFonts w:ascii="Times New Roman" w:hAnsi="Times New Roman" w:cs="Times New Roman"/>
                <w:sz w:val="18"/>
                <w:szCs w:val="18"/>
                <w:rPrChange w:id="1983" w:author="黃懷萱" w:date="2022-12-21T01:25:00Z">
                  <w:rPr>
                    <w:sz w:val="24"/>
                    <w:szCs w:val="24"/>
                  </w:rPr>
                </w:rPrChange>
              </w:rPr>
              <w:t>FR</w:t>
            </w:r>
            <w:r w:rsidRPr="00383F80">
              <w:rPr>
                <w:rFonts w:ascii="Times New Roman" w:hAnsi="Times New Roman" w:cs="Times New Roman"/>
                <w:sz w:val="18"/>
                <w:szCs w:val="18"/>
                <w:rPrChange w:id="1984" w:author="黃懷萱" w:date="2022-12-21T01:25:00Z">
                  <w:rPr>
                    <w:rFonts w:hint="eastAsia"/>
                    <w:sz w:val="24"/>
                    <w:szCs w:val="24"/>
                  </w:rPr>
                </w:rPrChange>
              </w:rPr>
              <w:t>1</w:t>
            </w:r>
          </w:p>
        </w:tc>
        <w:tc>
          <w:tcPr>
            <w:tcW w:w="838" w:type="dxa"/>
            <w:shd w:val="clear" w:color="auto" w:fill="8EAADB" w:themeFill="accent1" w:themeFillTint="99"/>
          </w:tcPr>
          <w:p w14:paraId="2BC3930B" w14:textId="77777777" w:rsidR="00E15046" w:rsidRPr="00383F80" w:rsidRDefault="00E15046" w:rsidP="00E15046">
            <w:pPr>
              <w:pStyle w:val="af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1985" w:author="黃懷萱" w:date="2022-12-21T01:25:00Z">
                  <w:rPr>
                    <w:sz w:val="24"/>
                    <w:szCs w:val="24"/>
                  </w:rPr>
                </w:rPrChange>
              </w:rPr>
            </w:pPr>
            <w:r w:rsidRPr="00383F80">
              <w:rPr>
                <w:rFonts w:ascii="Times New Roman" w:hAnsi="Times New Roman" w:cs="Times New Roman"/>
                <w:sz w:val="18"/>
                <w:szCs w:val="18"/>
                <w:rPrChange w:id="1986" w:author="黃懷萱" w:date="2022-12-21T01:25:00Z">
                  <w:rPr>
                    <w:rFonts w:hint="eastAsia"/>
                    <w:sz w:val="24"/>
                    <w:szCs w:val="24"/>
                  </w:rPr>
                </w:rPrChange>
              </w:rPr>
              <w:t>DB</w:t>
            </w:r>
            <w:r w:rsidRPr="00383F80">
              <w:rPr>
                <w:rFonts w:ascii="Times New Roman" w:hAnsi="Times New Roman" w:cs="Times New Roman"/>
                <w:sz w:val="18"/>
                <w:szCs w:val="18"/>
                <w:rPrChange w:id="1987" w:author="黃懷萱" w:date="2022-12-21T01:25:00Z">
                  <w:rPr>
                    <w:sz w:val="24"/>
                    <w:szCs w:val="24"/>
                  </w:rPr>
                </w:rPrChange>
              </w:rPr>
              <w:t>FR</w:t>
            </w:r>
            <w:r w:rsidRPr="00383F80">
              <w:rPr>
                <w:rFonts w:ascii="Times New Roman" w:hAnsi="Times New Roman" w:cs="Times New Roman"/>
                <w:sz w:val="18"/>
                <w:szCs w:val="18"/>
                <w:rPrChange w:id="1988" w:author="黃懷萱" w:date="2022-12-21T01:25:00Z">
                  <w:rPr>
                    <w:rFonts w:hint="eastAsia"/>
                    <w:sz w:val="24"/>
                    <w:szCs w:val="24"/>
                  </w:rPr>
                </w:rPrChange>
              </w:rPr>
              <w:t>2</w:t>
            </w:r>
          </w:p>
        </w:tc>
        <w:tc>
          <w:tcPr>
            <w:tcW w:w="838" w:type="dxa"/>
            <w:shd w:val="clear" w:color="auto" w:fill="8EAADB" w:themeFill="accent1" w:themeFillTint="99"/>
          </w:tcPr>
          <w:p w14:paraId="08ECC44C" w14:textId="77777777" w:rsidR="00E15046" w:rsidRPr="00383F80" w:rsidRDefault="00E15046" w:rsidP="00E15046">
            <w:pPr>
              <w:pStyle w:val="af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1989" w:author="黃懷萱" w:date="2022-12-21T01:25:00Z">
                  <w:rPr>
                    <w:sz w:val="24"/>
                    <w:szCs w:val="24"/>
                  </w:rPr>
                </w:rPrChange>
              </w:rPr>
            </w:pPr>
            <w:r w:rsidRPr="00383F80">
              <w:rPr>
                <w:rFonts w:ascii="Times New Roman" w:hAnsi="Times New Roman" w:cs="Times New Roman"/>
                <w:sz w:val="18"/>
                <w:szCs w:val="18"/>
                <w:rPrChange w:id="1990" w:author="黃懷萱" w:date="2022-12-21T01:25:00Z">
                  <w:rPr>
                    <w:rFonts w:hint="eastAsia"/>
                    <w:sz w:val="24"/>
                    <w:szCs w:val="24"/>
                  </w:rPr>
                </w:rPrChange>
              </w:rPr>
              <w:t>DB</w:t>
            </w:r>
            <w:r w:rsidRPr="00383F80">
              <w:rPr>
                <w:rFonts w:ascii="Times New Roman" w:hAnsi="Times New Roman" w:cs="Times New Roman"/>
                <w:sz w:val="18"/>
                <w:szCs w:val="18"/>
                <w:rPrChange w:id="1991" w:author="黃懷萱" w:date="2022-12-21T01:25:00Z">
                  <w:rPr>
                    <w:sz w:val="24"/>
                    <w:szCs w:val="24"/>
                  </w:rPr>
                </w:rPrChange>
              </w:rPr>
              <w:t>FR</w:t>
            </w:r>
            <w:r w:rsidRPr="00383F80">
              <w:rPr>
                <w:rFonts w:ascii="Times New Roman" w:hAnsi="Times New Roman" w:cs="Times New Roman"/>
                <w:sz w:val="18"/>
                <w:szCs w:val="18"/>
                <w:rPrChange w:id="1992" w:author="黃懷萱" w:date="2022-12-21T01:25:00Z">
                  <w:rPr>
                    <w:rFonts w:hint="eastAsia"/>
                    <w:sz w:val="24"/>
                    <w:szCs w:val="24"/>
                  </w:rPr>
                </w:rPrChange>
              </w:rPr>
              <w:t>3</w:t>
            </w:r>
          </w:p>
        </w:tc>
        <w:tc>
          <w:tcPr>
            <w:tcW w:w="838" w:type="dxa"/>
            <w:shd w:val="clear" w:color="auto" w:fill="8EAADB" w:themeFill="accent1" w:themeFillTint="99"/>
          </w:tcPr>
          <w:p w14:paraId="7E334D08" w14:textId="77777777" w:rsidR="00E15046" w:rsidRPr="00383F80" w:rsidRDefault="00E15046" w:rsidP="00E15046">
            <w:pPr>
              <w:pStyle w:val="af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1993" w:author="黃懷萱" w:date="2022-12-21T01:25:00Z">
                  <w:rPr>
                    <w:sz w:val="24"/>
                    <w:szCs w:val="24"/>
                  </w:rPr>
                </w:rPrChange>
              </w:rPr>
            </w:pPr>
            <w:r w:rsidRPr="00383F80">
              <w:rPr>
                <w:rFonts w:ascii="Times New Roman" w:hAnsi="Times New Roman" w:cs="Times New Roman"/>
                <w:sz w:val="18"/>
                <w:szCs w:val="18"/>
                <w:rPrChange w:id="1994" w:author="黃懷萱" w:date="2022-12-21T01:25:00Z">
                  <w:rPr>
                    <w:rFonts w:hint="eastAsia"/>
                    <w:sz w:val="24"/>
                    <w:szCs w:val="24"/>
                  </w:rPr>
                </w:rPrChange>
              </w:rPr>
              <w:t>DB</w:t>
            </w:r>
            <w:r w:rsidRPr="00383F80">
              <w:rPr>
                <w:rFonts w:ascii="Times New Roman" w:hAnsi="Times New Roman" w:cs="Times New Roman"/>
                <w:sz w:val="18"/>
                <w:szCs w:val="18"/>
                <w:rPrChange w:id="1995" w:author="黃懷萱" w:date="2022-12-21T01:25:00Z">
                  <w:rPr>
                    <w:sz w:val="24"/>
                    <w:szCs w:val="24"/>
                  </w:rPr>
                </w:rPrChange>
              </w:rPr>
              <w:t>FR</w:t>
            </w:r>
            <w:r w:rsidRPr="00383F80">
              <w:rPr>
                <w:rFonts w:ascii="Times New Roman" w:hAnsi="Times New Roman" w:cs="Times New Roman"/>
                <w:sz w:val="18"/>
                <w:szCs w:val="18"/>
                <w:rPrChange w:id="1996" w:author="黃懷萱" w:date="2022-12-21T01:25:00Z">
                  <w:rPr>
                    <w:rFonts w:hint="eastAsia"/>
                    <w:sz w:val="24"/>
                    <w:szCs w:val="24"/>
                  </w:rPr>
                </w:rPrChange>
              </w:rPr>
              <w:t>4</w:t>
            </w:r>
          </w:p>
        </w:tc>
        <w:tc>
          <w:tcPr>
            <w:tcW w:w="784" w:type="dxa"/>
            <w:shd w:val="clear" w:color="auto" w:fill="8EAADB" w:themeFill="accent1" w:themeFillTint="99"/>
          </w:tcPr>
          <w:p w14:paraId="111F194E" w14:textId="77777777" w:rsidR="00E15046" w:rsidRPr="00383F80" w:rsidRDefault="00E15046" w:rsidP="00E15046">
            <w:pPr>
              <w:pStyle w:val="af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1997" w:author="黃懷萱" w:date="2022-12-21T01:25:00Z">
                  <w:rPr>
                    <w:sz w:val="24"/>
                    <w:szCs w:val="24"/>
                  </w:rPr>
                </w:rPrChange>
              </w:rPr>
            </w:pPr>
            <w:r w:rsidRPr="00383F80">
              <w:rPr>
                <w:rFonts w:ascii="Times New Roman" w:hAnsi="Times New Roman" w:cs="Times New Roman"/>
                <w:sz w:val="18"/>
                <w:szCs w:val="18"/>
                <w:rPrChange w:id="1998" w:author="黃懷萱" w:date="2022-12-21T01:25:00Z">
                  <w:rPr>
                    <w:rFonts w:hint="eastAsia"/>
                    <w:sz w:val="24"/>
                    <w:szCs w:val="24"/>
                  </w:rPr>
                </w:rPrChange>
              </w:rPr>
              <w:t>IAFR1</w:t>
            </w:r>
          </w:p>
        </w:tc>
        <w:tc>
          <w:tcPr>
            <w:tcW w:w="859" w:type="dxa"/>
            <w:shd w:val="clear" w:color="auto" w:fill="8EAADB" w:themeFill="accent1" w:themeFillTint="99"/>
          </w:tcPr>
          <w:p w14:paraId="711A804D" w14:textId="77777777" w:rsidR="00E15046" w:rsidRPr="00383F80" w:rsidRDefault="00E15046" w:rsidP="00E15046">
            <w:pPr>
              <w:pStyle w:val="af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1999" w:author="黃懷萱" w:date="2022-12-21T01:25:00Z">
                  <w:rPr>
                    <w:sz w:val="24"/>
                    <w:szCs w:val="24"/>
                  </w:rPr>
                </w:rPrChange>
              </w:rPr>
            </w:pPr>
            <w:r w:rsidRPr="00383F80">
              <w:rPr>
                <w:rFonts w:ascii="Times New Roman" w:hAnsi="Times New Roman" w:cs="Times New Roman"/>
                <w:sz w:val="18"/>
                <w:szCs w:val="18"/>
                <w:rPrChange w:id="2000" w:author="黃懷萱" w:date="2022-12-21T01:25:00Z">
                  <w:rPr>
                    <w:rFonts w:hint="eastAsia"/>
                    <w:sz w:val="24"/>
                    <w:szCs w:val="24"/>
                  </w:rPr>
                </w:rPrChange>
              </w:rPr>
              <w:t>A</w:t>
            </w:r>
            <w:r w:rsidRPr="00383F80">
              <w:rPr>
                <w:rFonts w:ascii="Times New Roman" w:hAnsi="Times New Roman" w:cs="Times New Roman"/>
                <w:sz w:val="18"/>
                <w:szCs w:val="18"/>
                <w:rPrChange w:id="2001" w:author="黃懷萱" w:date="2022-12-21T01:25:00Z">
                  <w:rPr>
                    <w:sz w:val="24"/>
                    <w:szCs w:val="24"/>
                  </w:rPr>
                </w:rPrChange>
              </w:rPr>
              <w:t>GFR1</w:t>
            </w:r>
          </w:p>
        </w:tc>
        <w:tc>
          <w:tcPr>
            <w:tcW w:w="827" w:type="dxa"/>
            <w:shd w:val="clear" w:color="auto" w:fill="8EAADB" w:themeFill="accent1" w:themeFillTint="99"/>
          </w:tcPr>
          <w:p w14:paraId="20B9084E" w14:textId="77777777" w:rsidR="00E15046" w:rsidRPr="00383F80" w:rsidRDefault="00E15046" w:rsidP="00E15046">
            <w:pPr>
              <w:pStyle w:val="af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2002" w:author="黃懷萱" w:date="2022-12-21T01:25:00Z">
                  <w:rPr>
                    <w:sz w:val="24"/>
                    <w:szCs w:val="24"/>
                  </w:rPr>
                </w:rPrChange>
              </w:rPr>
            </w:pPr>
            <w:r w:rsidRPr="00383F80">
              <w:rPr>
                <w:rFonts w:ascii="Times New Roman" w:hAnsi="Times New Roman" w:cs="Times New Roman"/>
                <w:sz w:val="18"/>
                <w:szCs w:val="18"/>
                <w:rPrChange w:id="2003" w:author="黃懷萱" w:date="2022-12-21T01:25:00Z">
                  <w:rPr>
                    <w:rFonts w:hint="eastAsia"/>
                    <w:sz w:val="24"/>
                    <w:szCs w:val="24"/>
                  </w:rPr>
                </w:rPrChange>
              </w:rPr>
              <w:t>P</w:t>
            </w:r>
            <w:r w:rsidRPr="00383F80">
              <w:rPr>
                <w:rFonts w:ascii="Times New Roman" w:hAnsi="Times New Roman" w:cs="Times New Roman"/>
                <w:sz w:val="18"/>
                <w:szCs w:val="18"/>
                <w:rPrChange w:id="2004" w:author="黃懷萱" w:date="2022-12-21T01:25:00Z">
                  <w:rPr>
                    <w:sz w:val="24"/>
                    <w:szCs w:val="24"/>
                  </w:rPr>
                </w:rPrChange>
              </w:rPr>
              <w:t>RFN1</w:t>
            </w:r>
          </w:p>
        </w:tc>
        <w:tc>
          <w:tcPr>
            <w:tcW w:w="784" w:type="dxa"/>
            <w:shd w:val="clear" w:color="auto" w:fill="8EAADB" w:themeFill="accent1" w:themeFillTint="99"/>
          </w:tcPr>
          <w:p w14:paraId="75805566" w14:textId="77777777" w:rsidR="00E15046" w:rsidRPr="00383F80" w:rsidRDefault="00E15046" w:rsidP="00E15046">
            <w:pPr>
              <w:pStyle w:val="af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2005" w:author="黃懷萱" w:date="2022-12-21T01:25:00Z">
                  <w:rPr>
                    <w:sz w:val="24"/>
                    <w:szCs w:val="24"/>
                  </w:rPr>
                </w:rPrChange>
              </w:rPr>
            </w:pPr>
            <w:r w:rsidRPr="00383F80">
              <w:rPr>
                <w:rFonts w:ascii="Times New Roman" w:hAnsi="Times New Roman" w:cs="Times New Roman"/>
                <w:sz w:val="18"/>
                <w:szCs w:val="18"/>
                <w:rPrChange w:id="2006" w:author="黃懷萱" w:date="2022-12-21T01:25:00Z">
                  <w:rPr>
                    <w:rFonts w:hint="eastAsia"/>
                    <w:sz w:val="24"/>
                    <w:szCs w:val="24"/>
                  </w:rPr>
                </w:rPrChange>
              </w:rPr>
              <w:t>UIFR1</w:t>
            </w:r>
          </w:p>
        </w:tc>
        <w:tc>
          <w:tcPr>
            <w:tcW w:w="784" w:type="dxa"/>
            <w:shd w:val="clear" w:color="auto" w:fill="8EAADB" w:themeFill="accent1" w:themeFillTint="99"/>
          </w:tcPr>
          <w:p w14:paraId="57592BAE" w14:textId="77777777" w:rsidR="00E15046" w:rsidRPr="00383F80" w:rsidRDefault="00E15046" w:rsidP="00E15046">
            <w:pPr>
              <w:pStyle w:val="af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2007" w:author="黃懷萱" w:date="2022-12-21T01:25:00Z">
                  <w:rPr>
                    <w:sz w:val="24"/>
                    <w:szCs w:val="24"/>
                  </w:rPr>
                </w:rPrChange>
              </w:rPr>
            </w:pPr>
            <w:r w:rsidRPr="00383F80">
              <w:rPr>
                <w:rFonts w:ascii="Times New Roman" w:hAnsi="Times New Roman" w:cs="Times New Roman"/>
                <w:sz w:val="18"/>
                <w:szCs w:val="18"/>
                <w:rPrChange w:id="2008" w:author="黃懷萱" w:date="2022-12-21T01:25:00Z">
                  <w:rPr>
                    <w:rFonts w:hint="eastAsia"/>
                    <w:sz w:val="24"/>
                    <w:szCs w:val="24"/>
                  </w:rPr>
                </w:rPrChange>
              </w:rPr>
              <w:t>UIFR2</w:t>
            </w:r>
          </w:p>
        </w:tc>
      </w:tr>
      <w:tr w:rsidR="00383F80" w:rsidRPr="00383F80" w14:paraId="09E55BBB"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3F87105C" w14:textId="77777777" w:rsidR="00E15046" w:rsidRPr="00383F80" w:rsidRDefault="00E15046" w:rsidP="00E15046">
            <w:pPr>
              <w:pStyle w:val="af3"/>
              <w:rPr>
                <w:rFonts w:ascii="Times New Roman" w:hAnsi="Times New Roman" w:cs="Times New Roman"/>
                <w:sz w:val="18"/>
                <w:szCs w:val="18"/>
                <w:rPrChange w:id="2009" w:author="黃懷萱" w:date="2022-12-21T01:25:00Z">
                  <w:rPr>
                    <w:b w:val="0"/>
                    <w:bCs/>
                    <w:sz w:val="24"/>
                    <w:szCs w:val="24"/>
                  </w:rPr>
                </w:rPrChange>
              </w:rPr>
            </w:pPr>
            <w:r w:rsidRPr="00383F80">
              <w:rPr>
                <w:rFonts w:ascii="Times New Roman" w:hAnsi="Times New Roman" w:cs="Times New Roman"/>
                <w:sz w:val="18"/>
                <w:szCs w:val="18"/>
                <w:rPrChange w:id="2010" w:author="黃懷萱" w:date="2022-12-21T01:25:00Z">
                  <w:rPr>
                    <w:rFonts w:hint="eastAsia"/>
                    <w:b w:val="0"/>
                    <w:bCs/>
                    <w:sz w:val="24"/>
                    <w:szCs w:val="24"/>
                  </w:rPr>
                </w:rPrChange>
              </w:rPr>
              <w:t>DB</w:t>
            </w:r>
            <w:r w:rsidRPr="00383F80">
              <w:rPr>
                <w:rFonts w:ascii="Times New Roman" w:hAnsi="Times New Roman" w:cs="Times New Roman"/>
                <w:sz w:val="18"/>
                <w:szCs w:val="18"/>
                <w:rPrChange w:id="2011" w:author="黃懷萱" w:date="2022-12-21T01:25:00Z">
                  <w:rPr>
                    <w:b w:val="0"/>
                    <w:bCs/>
                    <w:sz w:val="24"/>
                    <w:szCs w:val="24"/>
                  </w:rPr>
                </w:rPrChange>
              </w:rPr>
              <w:t>FR</w:t>
            </w:r>
            <w:r w:rsidRPr="00383F80">
              <w:rPr>
                <w:rFonts w:ascii="Times New Roman" w:hAnsi="Times New Roman" w:cs="Times New Roman"/>
                <w:sz w:val="18"/>
                <w:szCs w:val="18"/>
                <w:rPrChange w:id="2012" w:author="黃懷萱" w:date="2022-12-21T01:25:00Z">
                  <w:rPr>
                    <w:rFonts w:hint="eastAsia"/>
                    <w:b w:val="0"/>
                    <w:bCs/>
                    <w:sz w:val="24"/>
                    <w:szCs w:val="24"/>
                  </w:rPr>
                </w:rPrChange>
              </w:rPr>
              <w:t>1</w:t>
            </w:r>
          </w:p>
        </w:tc>
        <w:tc>
          <w:tcPr>
            <w:tcW w:w="1046" w:type="dxa"/>
          </w:tcPr>
          <w:p w14:paraId="3B8B6686"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13" w:author="黃懷萱" w:date="2022-12-21T01:26:00Z">
                  <w:rPr>
                    <w:szCs w:val="28"/>
                  </w:rPr>
                </w:rPrChange>
              </w:rPr>
              <w:pPrChange w:id="2014"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15" w:author="黃懷萱" w:date="2022-12-21T01:26:00Z">
                  <w:rPr>
                    <w:rFonts w:hint="eastAsia"/>
                    <w:szCs w:val="28"/>
                  </w:rPr>
                </w:rPrChange>
              </w:rPr>
              <w:t>--</w:t>
            </w:r>
          </w:p>
        </w:tc>
        <w:tc>
          <w:tcPr>
            <w:tcW w:w="838" w:type="dxa"/>
          </w:tcPr>
          <w:p w14:paraId="6DE8F8FF"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16" w:author="黃懷萱" w:date="2022-12-21T01:26:00Z">
                  <w:rPr>
                    <w:szCs w:val="28"/>
                  </w:rPr>
                </w:rPrChange>
              </w:rPr>
              <w:pPrChange w:id="201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18" w:author="黃懷萱" w:date="2022-12-21T01:26:00Z">
                  <w:rPr>
                    <w:rFonts w:hint="eastAsia"/>
                    <w:szCs w:val="28"/>
                  </w:rPr>
                </w:rPrChange>
              </w:rPr>
              <w:t>V</w:t>
            </w:r>
          </w:p>
        </w:tc>
        <w:tc>
          <w:tcPr>
            <w:tcW w:w="838" w:type="dxa"/>
          </w:tcPr>
          <w:p w14:paraId="1DA53212"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19" w:author="黃懷萱" w:date="2022-12-21T01:26:00Z">
                  <w:rPr>
                    <w:szCs w:val="28"/>
                  </w:rPr>
                </w:rPrChange>
              </w:rPr>
              <w:pPrChange w:id="202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21" w:author="黃懷萱" w:date="2022-12-21T01:26:00Z">
                  <w:rPr>
                    <w:rFonts w:hint="eastAsia"/>
                    <w:szCs w:val="28"/>
                  </w:rPr>
                </w:rPrChange>
              </w:rPr>
              <w:t>V</w:t>
            </w:r>
          </w:p>
        </w:tc>
        <w:tc>
          <w:tcPr>
            <w:tcW w:w="838" w:type="dxa"/>
          </w:tcPr>
          <w:p w14:paraId="657E9183"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22" w:author="黃懷萱" w:date="2022-12-21T01:26:00Z">
                  <w:rPr>
                    <w:szCs w:val="28"/>
                  </w:rPr>
                </w:rPrChange>
              </w:rPr>
              <w:pPrChange w:id="202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43A1388A"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24" w:author="黃懷萱" w:date="2022-12-21T01:26:00Z">
                  <w:rPr>
                    <w:szCs w:val="28"/>
                  </w:rPr>
                </w:rPrChange>
              </w:rPr>
              <w:pPrChange w:id="2025"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26" w:author="黃懷萱" w:date="2022-12-21T01:26:00Z">
                  <w:rPr>
                    <w:rFonts w:hint="eastAsia"/>
                    <w:szCs w:val="28"/>
                  </w:rPr>
                </w:rPrChange>
              </w:rPr>
              <w:t>V</w:t>
            </w:r>
          </w:p>
        </w:tc>
        <w:tc>
          <w:tcPr>
            <w:tcW w:w="859" w:type="dxa"/>
          </w:tcPr>
          <w:p w14:paraId="1B02D9D5"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27" w:author="黃懷萱" w:date="2022-12-21T01:26:00Z">
                  <w:rPr>
                    <w:szCs w:val="28"/>
                  </w:rPr>
                </w:rPrChange>
              </w:rPr>
              <w:pPrChange w:id="2028"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27" w:type="dxa"/>
          </w:tcPr>
          <w:p w14:paraId="576B6FBC"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29" w:author="黃懷萱" w:date="2022-12-21T01:26:00Z">
                  <w:rPr>
                    <w:szCs w:val="28"/>
                  </w:rPr>
                </w:rPrChange>
              </w:rPr>
              <w:pPrChange w:id="203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31" w:author="黃懷萱" w:date="2022-12-21T01:26:00Z">
                  <w:rPr>
                    <w:rFonts w:hint="eastAsia"/>
                    <w:szCs w:val="28"/>
                  </w:rPr>
                </w:rPrChange>
              </w:rPr>
              <w:t>V</w:t>
            </w:r>
          </w:p>
        </w:tc>
        <w:tc>
          <w:tcPr>
            <w:tcW w:w="784" w:type="dxa"/>
          </w:tcPr>
          <w:p w14:paraId="4FAA5158"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32" w:author="黃懷萱" w:date="2022-12-21T01:26:00Z">
                  <w:rPr>
                    <w:szCs w:val="28"/>
                  </w:rPr>
                </w:rPrChange>
              </w:rPr>
              <w:pPrChange w:id="203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34" w:author="黃懷萱" w:date="2022-12-21T01:26:00Z">
                  <w:rPr>
                    <w:rFonts w:hint="eastAsia"/>
                    <w:szCs w:val="28"/>
                  </w:rPr>
                </w:rPrChange>
              </w:rPr>
              <w:t>V</w:t>
            </w:r>
          </w:p>
        </w:tc>
        <w:tc>
          <w:tcPr>
            <w:tcW w:w="784" w:type="dxa"/>
          </w:tcPr>
          <w:p w14:paraId="53FF72D6"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35" w:author="黃懷萱" w:date="2022-12-21T01:26:00Z">
                  <w:rPr>
                    <w:szCs w:val="28"/>
                  </w:rPr>
                </w:rPrChange>
              </w:rPr>
              <w:pPrChange w:id="2036"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r>
      <w:tr w:rsidR="00383F80" w:rsidRPr="00383F80" w14:paraId="4B9A5489"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3EFCBC32" w14:textId="77777777" w:rsidR="00E15046" w:rsidRPr="00383F80" w:rsidRDefault="00E15046" w:rsidP="00E15046">
            <w:pPr>
              <w:pStyle w:val="af3"/>
              <w:rPr>
                <w:rFonts w:ascii="Times New Roman" w:hAnsi="Times New Roman" w:cs="Times New Roman"/>
                <w:sz w:val="18"/>
                <w:szCs w:val="18"/>
                <w:rPrChange w:id="2037" w:author="黃懷萱" w:date="2022-12-21T01:25:00Z">
                  <w:rPr>
                    <w:b w:val="0"/>
                    <w:bCs/>
                    <w:sz w:val="24"/>
                    <w:szCs w:val="24"/>
                  </w:rPr>
                </w:rPrChange>
              </w:rPr>
            </w:pPr>
            <w:r w:rsidRPr="00383F80">
              <w:rPr>
                <w:rFonts w:ascii="Times New Roman" w:hAnsi="Times New Roman" w:cs="Times New Roman"/>
                <w:sz w:val="18"/>
                <w:szCs w:val="18"/>
                <w:rPrChange w:id="2038" w:author="黃懷萱" w:date="2022-12-21T01:25:00Z">
                  <w:rPr>
                    <w:rFonts w:hint="eastAsia"/>
                    <w:b w:val="0"/>
                    <w:bCs/>
                    <w:sz w:val="24"/>
                    <w:szCs w:val="24"/>
                  </w:rPr>
                </w:rPrChange>
              </w:rPr>
              <w:t>DB</w:t>
            </w:r>
            <w:r w:rsidRPr="00383F80">
              <w:rPr>
                <w:rFonts w:ascii="Times New Roman" w:hAnsi="Times New Roman" w:cs="Times New Roman"/>
                <w:sz w:val="18"/>
                <w:szCs w:val="18"/>
                <w:rPrChange w:id="2039" w:author="黃懷萱" w:date="2022-12-21T01:25:00Z">
                  <w:rPr>
                    <w:b w:val="0"/>
                    <w:bCs/>
                    <w:sz w:val="24"/>
                    <w:szCs w:val="24"/>
                  </w:rPr>
                </w:rPrChange>
              </w:rPr>
              <w:t>FR</w:t>
            </w:r>
            <w:r w:rsidRPr="00383F80">
              <w:rPr>
                <w:rFonts w:ascii="Times New Roman" w:hAnsi="Times New Roman" w:cs="Times New Roman"/>
                <w:sz w:val="18"/>
                <w:szCs w:val="18"/>
                <w:rPrChange w:id="2040" w:author="黃懷萱" w:date="2022-12-21T01:25:00Z">
                  <w:rPr>
                    <w:rFonts w:hint="eastAsia"/>
                    <w:b w:val="0"/>
                    <w:bCs/>
                    <w:sz w:val="24"/>
                    <w:szCs w:val="24"/>
                  </w:rPr>
                </w:rPrChange>
              </w:rPr>
              <w:t>2</w:t>
            </w:r>
          </w:p>
        </w:tc>
        <w:tc>
          <w:tcPr>
            <w:tcW w:w="1046" w:type="dxa"/>
          </w:tcPr>
          <w:p w14:paraId="00CCAAE7"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41" w:author="黃懷萱" w:date="2022-12-21T01:26:00Z">
                  <w:rPr>
                    <w:szCs w:val="28"/>
                  </w:rPr>
                </w:rPrChange>
              </w:rPr>
              <w:pPrChange w:id="2042"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46C50023"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43" w:author="黃懷萱" w:date="2022-12-21T01:26:00Z">
                  <w:rPr>
                    <w:szCs w:val="28"/>
                  </w:rPr>
                </w:rPrChange>
              </w:rPr>
              <w:pPrChange w:id="2044"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045" w:author="黃懷萱" w:date="2022-12-21T01:26:00Z">
                  <w:rPr>
                    <w:rFonts w:hint="eastAsia"/>
                    <w:szCs w:val="28"/>
                  </w:rPr>
                </w:rPrChange>
              </w:rPr>
              <w:t>--</w:t>
            </w:r>
          </w:p>
        </w:tc>
        <w:tc>
          <w:tcPr>
            <w:tcW w:w="838" w:type="dxa"/>
          </w:tcPr>
          <w:p w14:paraId="0EA31C9B"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46" w:author="黃懷萱" w:date="2022-12-21T01:26:00Z">
                  <w:rPr>
                    <w:szCs w:val="28"/>
                  </w:rPr>
                </w:rPrChange>
              </w:rPr>
              <w:pPrChange w:id="204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228D15BE"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48" w:author="黃懷萱" w:date="2022-12-21T01:26:00Z">
                  <w:rPr>
                    <w:szCs w:val="28"/>
                  </w:rPr>
                </w:rPrChange>
              </w:rPr>
              <w:pPrChange w:id="204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1987CCAD"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50" w:author="黃懷萱" w:date="2022-12-21T01:26:00Z">
                  <w:rPr>
                    <w:szCs w:val="28"/>
                  </w:rPr>
                </w:rPrChange>
              </w:rPr>
              <w:pPrChange w:id="205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59" w:type="dxa"/>
          </w:tcPr>
          <w:p w14:paraId="09C3DA99"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52" w:author="黃懷萱" w:date="2022-12-21T01:26:00Z">
                  <w:rPr>
                    <w:szCs w:val="28"/>
                  </w:rPr>
                </w:rPrChange>
              </w:rPr>
              <w:pPrChange w:id="205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27" w:type="dxa"/>
          </w:tcPr>
          <w:p w14:paraId="39A5D994"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54" w:author="黃懷萱" w:date="2022-12-21T01:26:00Z">
                  <w:rPr>
                    <w:szCs w:val="28"/>
                  </w:rPr>
                </w:rPrChange>
              </w:rPr>
              <w:pPrChange w:id="205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2A98CCDF"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56" w:author="黃懷萱" w:date="2022-12-21T01:26:00Z">
                  <w:rPr>
                    <w:szCs w:val="28"/>
                  </w:rPr>
                </w:rPrChange>
              </w:rPr>
              <w:pPrChange w:id="205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058" w:author="黃懷萱" w:date="2022-12-21T01:26:00Z">
                  <w:rPr>
                    <w:rFonts w:hint="eastAsia"/>
                    <w:szCs w:val="28"/>
                  </w:rPr>
                </w:rPrChange>
              </w:rPr>
              <w:t>V</w:t>
            </w:r>
          </w:p>
        </w:tc>
        <w:tc>
          <w:tcPr>
            <w:tcW w:w="784" w:type="dxa"/>
          </w:tcPr>
          <w:p w14:paraId="42F85324"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59" w:author="黃懷萱" w:date="2022-12-21T01:26:00Z">
                  <w:rPr>
                    <w:szCs w:val="28"/>
                  </w:rPr>
                </w:rPrChange>
              </w:rPr>
              <w:pPrChange w:id="2060"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r>
      <w:tr w:rsidR="00383F80" w:rsidRPr="00383F80" w14:paraId="2E1365B0" w14:textId="77777777" w:rsidTr="00383F80">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7AA9D80B" w14:textId="77777777" w:rsidR="00E15046" w:rsidRPr="00383F80" w:rsidRDefault="00E15046" w:rsidP="00E15046">
            <w:pPr>
              <w:pStyle w:val="af3"/>
              <w:rPr>
                <w:rFonts w:ascii="Times New Roman" w:hAnsi="Times New Roman" w:cs="Times New Roman"/>
                <w:sz w:val="18"/>
                <w:szCs w:val="18"/>
                <w:rPrChange w:id="2061" w:author="黃懷萱" w:date="2022-12-21T01:25:00Z">
                  <w:rPr>
                    <w:b w:val="0"/>
                    <w:bCs/>
                    <w:sz w:val="24"/>
                    <w:szCs w:val="24"/>
                  </w:rPr>
                </w:rPrChange>
              </w:rPr>
            </w:pPr>
            <w:r w:rsidRPr="00383F80">
              <w:rPr>
                <w:rFonts w:ascii="Times New Roman" w:hAnsi="Times New Roman" w:cs="Times New Roman"/>
                <w:sz w:val="18"/>
                <w:szCs w:val="18"/>
                <w:rPrChange w:id="2062" w:author="黃懷萱" w:date="2022-12-21T01:25:00Z">
                  <w:rPr>
                    <w:rFonts w:hint="eastAsia"/>
                    <w:b w:val="0"/>
                    <w:bCs/>
                    <w:sz w:val="24"/>
                    <w:szCs w:val="24"/>
                  </w:rPr>
                </w:rPrChange>
              </w:rPr>
              <w:t>DB</w:t>
            </w:r>
            <w:r w:rsidRPr="00383F80">
              <w:rPr>
                <w:rFonts w:ascii="Times New Roman" w:hAnsi="Times New Roman" w:cs="Times New Roman"/>
                <w:sz w:val="18"/>
                <w:szCs w:val="18"/>
                <w:rPrChange w:id="2063" w:author="黃懷萱" w:date="2022-12-21T01:25:00Z">
                  <w:rPr>
                    <w:b w:val="0"/>
                    <w:bCs/>
                    <w:sz w:val="24"/>
                    <w:szCs w:val="24"/>
                  </w:rPr>
                </w:rPrChange>
              </w:rPr>
              <w:t>FR</w:t>
            </w:r>
            <w:r w:rsidRPr="00383F80">
              <w:rPr>
                <w:rFonts w:ascii="Times New Roman" w:hAnsi="Times New Roman" w:cs="Times New Roman"/>
                <w:sz w:val="18"/>
                <w:szCs w:val="18"/>
                <w:rPrChange w:id="2064" w:author="黃懷萱" w:date="2022-12-21T01:25:00Z">
                  <w:rPr>
                    <w:rFonts w:hint="eastAsia"/>
                    <w:b w:val="0"/>
                    <w:bCs/>
                    <w:sz w:val="24"/>
                    <w:szCs w:val="24"/>
                  </w:rPr>
                </w:rPrChange>
              </w:rPr>
              <w:t>3</w:t>
            </w:r>
          </w:p>
        </w:tc>
        <w:tc>
          <w:tcPr>
            <w:tcW w:w="1046" w:type="dxa"/>
          </w:tcPr>
          <w:p w14:paraId="60D21AC0"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65" w:author="黃懷萱" w:date="2022-12-21T01:26:00Z">
                  <w:rPr>
                    <w:szCs w:val="28"/>
                  </w:rPr>
                </w:rPrChange>
              </w:rPr>
              <w:pPrChange w:id="2066"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77592238"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67" w:author="黃懷萱" w:date="2022-12-21T01:26:00Z">
                  <w:rPr>
                    <w:szCs w:val="28"/>
                  </w:rPr>
                </w:rPrChange>
              </w:rPr>
              <w:pPrChange w:id="2068"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3182C2D1"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69" w:author="黃懷萱" w:date="2022-12-21T01:26:00Z">
                  <w:rPr>
                    <w:szCs w:val="28"/>
                  </w:rPr>
                </w:rPrChange>
              </w:rPr>
              <w:pPrChange w:id="207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71" w:author="黃懷萱" w:date="2022-12-21T01:26:00Z">
                  <w:rPr>
                    <w:rFonts w:hint="eastAsia"/>
                    <w:szCs w:val="28"/>
                  </w:rPr>
                </w:rPrChange>
              </w:rPr>
              <w:t>--</w:t>
            </w:r>
          </w:p>
        </w:tc>
        <w:tc>
          <w:tcPr>
            <w:tcW w:w="838" w:type="dxa"/>
          </w:tcPr>
          <w:p w14:paraId="0078AB2A"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72" w:author="黃懷萱" w:date="2022-12-21T01:26:00Z">
                  <w:rPr>
                    <w:szCs w:val="28"/>
                  </w:rPr>
                </w:rPrChange>
              </w:rPr>
              <w:pPrChange w:id="207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304B1891"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74" w:author="黃懷萱" w:date="2022-12-21T01:26:00Z">
                  <w:rPr>
                    <w:szCs w:val="28"/>
                  </w:rPr>
                </w:rPrChange>
              </w:rPr>
              <w:pPrChange w:id="2075"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76" w:author="黃懷萱" w:date="2022-12-21T01:26:00Z">
                  <w:rPr>
                    <w:rFonts w:hint="eastAsia"/>
                    <w:szCs w:val="28"/>
                  </w:rPr>
                </w:rPrChange>
              </w:rPr>
              <w:t>V</w:t>
            </w:r>
          </w:p>
        </w:tc>
        <w:tc>
          <w:tcPr>
            <w:tcW w:w="859" w:type="dxa"/>
          </w:tcPr>
          <w:p w14:paraId="4BFA2FE5"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77" w:author="黃懷萱" w:date="2022-12-21T01:26:00Z">
                  <w:rPr>
                    <w:szCs w:val="28"/>
                  </w:rPr>
                </w:rPrChange>
              </w:rPr>
              <w:pPrChange w:id="2078"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79" w:author="黃懷萱" w:date="2022-12-21T01:26:00Z">
                  <w:rPr>
                    <w:rFonts w:hint="eastAsia"/>
                    <w:szCs w:val="28"/>
                  </w:rPr>
                </w:rPrChange>
              </w:rPr>
              <w:t>V</w:t>
            </w:r>
          </w:p>
        </w:tc>
        <w:tc>
          <w:tcPr>
            <w:tcW w:w="827" w:type="dxa"/>
          </w:tcPr>
          <w:p w14:paraId="580C3287"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80" w:author="黃懷萱" w:date="2022-12-21T01:26:00Z">
                  <w:rPr>
                    <w:szCs w:val="28"/>
                  </w:rPr>
                </w:rPrChange>
              </w:rPr>
              <w:pPrChange w:id="2081"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66FB4E64"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82" w:author="黃懷萱" w:date="2022-12-21T01:26:00Z">
                  <w:rPr>
                    <w:szCs w:val="28"/>
                  </w:rPr>
                </w:rPrChange>
              </w:rPr>
              <w:pPrChange w:id="208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084" w:author="黃懷萱" w:date="2022-12-21T01:26:00Z">
                  <w:rPr>
                    <w:rFonts w:hint="eastAsia"/>
                    <w:szCs w:val="28"/>
                  </w:rPr>
                </w:rPrChange>
              </w:rPr>
              <w:t>V</w:t>
            </w:r>
          </w:p>
        </w:tc>
        <w:tc>
          <w:tcPr>
            <w:tcW w:w="784" w:type="dxa"/>
          </w:tcPr>
          <w:p w14:paraId="51FB3B01"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085" w:author="黃懷萱" w:date="2022-12-21T01:26:00Z">
                  <w:rPr>
                    <w:szCs w:val="28"/>
                  </w:rPr>
                </w:rPrChange>
              </w:rPr>
              <w:pPrChange w:id="2086"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r>
      <w:tr w:rsidR="00383F80" w:rsidRPr="00383F80" w14:paraId="5AD46A92"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3930DFFD" w14:textId="77777777" w:rsidR="00E15046" w:rsidRPr="00383F80" w:rsidRDefault="00E15046" w:rsidP="00E15046">
            <w:pPr>
              <w:pStyle w:val="af3"/>
              <w:rPr>
                <w:rFonts w:ascii="Times New Roman" w:hAnsi="Times New Roman" w:cs="Times New Roman"/>
                <w:sz w:val="18"/>
                <w:szCs w:val="18"/>
                <w:rPrChange w:id="2087" w:author="黃懷萱" w:date="2022-12-21T01:25:00Z">
                  <w:rPr>
                    <w:b w:val="0"/>
                    <w:bCs/>
                    <w:sz w:val="24"/>
                    <w:szCs w:val="24"/>
                  </w:rPr>
                </w:rPrChange>
              </w:rPr>
            </w:pPr>
            <w:r w:rsidRPr="00383F80">
              <w:rPr>
                <w:rFonts w:ascii="Times New Roman" w:hAnsi="Times New Roman" w:cs="Times New Roman"/>
                <w:sz w:val="18"/>
                <w:szCs w:val="18"/>
                <w:rPrChange w:id="2088" w:author="黃懷萱" w:date="2022-12-21T01:25:00Z">
                  <w:rPr>
                    <w:rFonts w:hint="eastAsia"/>
                    <w:b w:val="0"/>
                    <w:bCs/>
                    <w:sz w:val="24"/>
                    <w:szCs w:val="24"/>
                  </w:rPr>
                </w:rPrChange>
              </w:rPr>
              <w:t>DB</w:t>
            </w:r>
            <w:r w:rsidRPr="00383F80">
              <w:rPr>
                <w:rFonts w:ascii="Times New Roman" w:hAnsi="Times New Roman" w:cs="Times New Roman"/>
                <w:sz w:val="18"/>
                <w:szCs w:val="18"/>
                <w:rPrChange w:id="2089" w:author="黃懷萱" w:date="2022-12-21T01:25:00Z">
                  <w:rPr>
                    <w:b w:val="0"/>
                    <w:bCs/>
                    <w:sz w:val="24"/>
                    <w:szCs w:val="24"/>
                  </w:rPr>
                </w:rPrChange>
              </w:rPr>
              <w:t>FR</w:t>
            </w:r>
            <w:r w:rsidRPr="00383F80">
              <w:rPr>
                <w:rFonts w:ascii="Times New Roman" w:hAnsi="Times New Roman" w:cs="Times New Roman"/>
                <w:sz w:val="18"/>
                <w:szCs w:val="18"/>
                <w:rPrChange w:id="2090" w:author="黃懷萱" w:date="2022-12-21T01:25:00Z">
                  <w:rPr>
                    <w:rFonts w:hint="eastAsia"/>
                    <w:b w:val="0"/>
                    <w:bCs/>
                    <w:sz w:val="24"/>
                    <w:szCs w:val="24"/>
                  </w:rPr>
                </w:rPrChange>
              </w:rPr>
              <w:t>4</w:t>
            </w:r>
          </w:p>
        </w:tc>
        <w:tc>
          <w:tcPr>
            <w:tcW w:w="1046" w:type="dxa"/>
          </w:tcPr>
          <w:p w14:paraId="230DB897"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91" w:author="黃懷萱" w:date="2022-12-21T01:26:00Z">
                  <w:rPr>
                    <w:szCs w:val="28"/>
                  </w:rPr>
                </w:rPrChange>
              </w:rPr>
              <w:pPrChange w:id="2092"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606F3DDD"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93" w:author="黃懷萱" w:date="2022-12-21T01:26:00Z">
                  <w:rPr>
                    <w:szCs w:val="28"/>
                  </w:rPr>
                </w:rPrChange>
              </w:rPr>
              <w:pPrChange w:id="2094"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26A52C4A"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95" w:author="黃懷萱" w:date="2022-12-21T01:26:00Z">
                  <w:rPr>
                    <w:szCs w:val="28"/>
                  </w:rPr>
                </w:rPrChange>
              </w:rPr>
              <w:pPrChange w:id="2096"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29A0E707"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097" w:author="黃懷萱" w:date="2022-12-21T01:26:00Z">
                  <w:rPr>
                    <w:szCs w:val="28"/>
                  </w:rPr>
                </w:rPrChange>
              </w:rPr>
              <w:pPrChange w:id="2098"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099" w:author="黃懷萱" w:date="2022-12-21T01:26:00Z">
                  <w:rPr>
                    <w:rFonts w:hint="eastAsia"/>
                    <w:szCs w:val="28"/>
                  </w:rPr>
                </w:rPrChange>
              </w:rPr>
              <w:t>--</w:t>
            </w:r>
          </w:p>
        </w:tc>
        <w:tc>
          <w:tcPr>
            <w:tcW w:w="784" w:type="dxa"/>
          </w:tcPr>
          <w:p w14:paraId="1CCBD0B6"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00" w:author="黃懷萱" w:date="2022-12-21T01:26:00Z">
                  <w:rPr>
                    <w:szCs w:val="28"/>
                  </w:rPr>
                </w:rPrChange>
              </w:rPr>
              <w:pPrChange w:id="210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59" w:type="dxa"/>
          </w:tcPr>
          <w:p w14:paraId="52128F70"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02" w:author="黃懷萱" w:date="2022-12-21T01:26:00Z">
                  <w:rPr>
                    <w:szCs w:val="28"/>
                  </w:rPr>
                </w:rPrChange>
              </w:rPr>
              <w:pPrChange w:id="210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27" w:type="dxa"/>
          </w:tcPr>
          <w:p w14:paraId="2D1593CE"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04" w:author="黃懷萱" w:date="2022-12-21T01:26:00Z">
                  <w:rPr>
                    <w:szCs w:val="28"/>
                  </w:rPr>
                </w:rPrChange>
              </w:rPr>
              <w:pPrChange w:id="210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2FD410B1"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06" w:author="黃懷萱" w:date="2022-12-21T01:26:00Z">
                  <w:rPr>
                    <w:szCs w:val="28"/>
                  </w:rPr>
                </w:rPrChange>
              </w:rPr>
              <w:pPrChange w:id="210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75911B62"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08" w:author="黃懷萱" w:date="2022-12-21T01:26:00Z">
                  <w:rPr>
                    <w:szCs w:val="28"/>
                  </w:rPr>
                </w:rPrChange>
              </w:rPr>
              <w:pPrChange w:id="210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r>
      <w:tr w:rsidR="00383F80" w:rsidRPr="00383F80" w14:paraId="12708657"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22095981" w14:textId="77777777" w:rsidR="00E15046" w:rsidRPr="00383F80" w:rsidRDefault="00E15046" w:rsidP="00E15046">
            <w:pPr>
              <w:pStyle w:val="af3"/>
              <w:rPr>
                <w:rFonts w:ascii="Times New Roman" w:hAnsi="Times New Roman" w:cs="Times New Roman"/>
                <w:sz w:val="18"/>
                <w:szCs w:val="18"/>
                <w:rPrChange w:id="2110" w:author="黃懷萱" w:date="2022-12-21T01:25:00Z">
                  <w:rPr>
                    <w:b w:val="0"/>
                    <w:bCs/>
                    <w:sz w:val="24"/>
                    <w:szCs w:val="24"/>
                  </w:rPr>
                </w:rPrChange>
              </w:rPr>
            </w:pPr>
            <w:r w:rsidRPr="00383F80">
              <w:rPr>
                <w:rFonts w:ascii="Times New Roman" w:hAnsi="Times New Roman" w:cs="Times New Roman"/>
                <w:sz w:val="18"/>
                <w:szCs w:val="18"/>
                <w:rPrChange w:id="2111" w:author="黃懷萱" w:date="2022-12-21T01:25:00Z">
                  <w:rPr>
                    <w:rFonts w:hint="eastAsia"/>
                    <w:b w:val="0"/>
                    <w:bCs/>
                    <w:sz w:val="24"/>
                    <w:szCs w:val="24"/>
                  </w:rPr>
                </w:rPrChange>
              </w:rPr>
              <w:t>IAFR1</w:t>
            </w:r>
          </w:p>
        </w:tc>
        <w:tc>
          <w:tcPr>
            <w:tcW w:w="1046" w:type="dxa"/>
          </w:tcPr>
          <w:p w14:paraId="5BBB6402"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12" w:author="黃懷萱" w:date="2022-12-21T01:26:00Z">
                  <w:rPr>
                    <w:szCs w:val="28"/>
                  </w:rPr>
                </w:rPrChange>
              </w:rPr>
              <w:pPrChange w:id="211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3EF878C5"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14" w:author="黃懷萱" w:date="2022-12-21T01:26:00Z">
                  <w:rPr>
                    <w:szCs w:val="28"/>
                  </w:rPr>
                </w:rPrChange>
              </w:rPr>
              <w:pPrChange w:id="2115"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5D3DE173"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16" w:author="黃懷萱" w:date="2022-12-21T01:26:00Z">
                  <w:rPr>
                    <w:szCs w:val="28"/>
                  </w:rPr>
                </w:rPrChange>
              </w:rPr>
              <w:pPrChange w:id="211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29FEE859"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18" w:author="黃懷萱" w:date="2022-12-21T01:26:00Z">
                  <w:rPr>
                    <w:szCs w:val="28"/>
                  </w:rPr>
                </w:rPrChange>
              </w:rPr>
              <w:pPrChange w:id="2119"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33246391"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20" w:author="黃懷萱" w:date="2022-12-21T01:26:00Z">
                  <w:rPr>
                    <w:szCs w:val="28"/>
                  </w:rPr>
                </w:rPrChange>
              </w:rPr>
              <w:pPrChange w:id="2121"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122" w:author="黃懷萱" w:date="2022-12-21T01:26:00Z">
                  <w:rPr>
                    <w:rFonts w:hint="eastAsia"/>
                    <w:szCs w:val="28"/>
                  </w:rPr>
                </w:rPrChange>
              </w:rPr>
              <w:t>--</w:t>
            </w:r>
          </w:p>
        </w:tc>
        <w:tc>
          <w:tcPr>
            <w:tcW w:w="859" w:type="dxa"/>
          </w:tcPr>
          <w:p w14:paraId="160C8539"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23" w:author="黃懷萱" w:date="2022-12-21T01:26:00Z">
                  <w:rPr>
                    <w:szCs w:val="28"/>
                  </w:rPr>
                </w:rPrChange>
              </w:rPr>
              <w:pPrChange w:id="2124"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125" w:author="黃懷萱" w:date="2022-12-21T01:26:00Z">
                  <w:rPr>
                    <w:rFonts w:hint="eastAsia"/>
                    <w:szCs w:val="28"/>
                  </w:rPr>
                </w:rPrChange>
              </w:rPr>
              <w:t>V</w:t>
            </w:r>
          </w:p>
        </w:tc>
        <w:tc>
          <w:tcPr>
            <w:tcW w:w="827" w:type="dxa"/>
          </w:tcPr>
          <w:p w14:paraId="795FA37C"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26" w:author="黃懷萱" w:date="2022-12-21T01:26:00Z">
                  <w:rPr>
                    <w:szCs w:val="28"/>
                  </w:rPr>
                </w:rPrChange>
              </w:rPr>
              <w:pPrChange w:id="212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650FCCB2"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28" w:author="黃懷萱" w:date="2022-12-21T01:26:00Z">
                  <w:rPr>
                    <w:szCs w:val="28"/>
                  </w:rPr>
                </w:rPrChange>
              </w:rPr>
              <w:pPrChange w:id="2129"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2A2CC439"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30" w:author="黃懷萱" w:date="2022-12-21T01:26:00Z">
                  <w:rPr>
                    <w:szCs w:val="28"/>
                  </w:rPr>
                </w:rPrChange>
              </w:rPr>
              <w:pPrChange w:id="2131"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r>
      <w:tr w:rsidR="00383F80" w:rsidRPr="00383F80" w14:paraId="35D06B2E"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01DE83F6" w14:textId="77777777" w:rsidR="00E15046" w:rsidRPr="00383F80" w:rsidRDefault="00E15046" w:rsidP="00E15046">
            <w:pPr>
              <w:pStyle w:val="af3"/>
              <w:rPr>
                <w:rFonts w:ascii="Times New Roman" w:hAnsi="Times New Roman" w:cs="Times New Roman"/>
                <w:sz w:val="18"/>
                <w:szCs w:val="18"/>
                <w:rPrChange w:id="2132" w:author="黃懷萱" w:date="2022-12-21T01:25:00Z">
                  <w:rPr>
                    <w:b w:val="0"/>
                    <w:bCs/>
                    <w:sz w:val="24"/>
                    <w:szCs w:val="24"/>
                  </w:rPr>
                </w:rPrChange>
              </w:rPr>
            </w:pPr>
            <w:r w:rsidRPr="00383F80">
              <w:rPr>
                <w:rFonts w:ascii="Times New Roman" w:hAnsi="Times New Roman" w:cs="Times New Roman"/>
                <w:sz w:val="18"/>
                <w:szCs w:val="18"/>
                <w:rPrChange w:id="2133" w:author="黃懷萱" w:date="2022-12-21T01:25:00Z">
                  <w:rPr>
                    <w:rFonts w:hint="eastAsia"/>
                    <w:b w:val="0"/>
                    <w:bCs/>
                    <w:sz w:val="24"/>
                    <w:szCs w:val="24"/>
                  </w:rPr>
                </w:rPrChange>
              </w:rPr>
              <w:t>A</w:t>
            </w:r>
            <w:r w:rsidRPr="00383F80">
              <w:rPr>
                <w:rFonts w:ascii="Times New Roman" w:hAnsi="Times New Roman" w:cs="Times New Roman"/>
                <w:sz w:val="18"/>
                <w:szCs w:val="18"/>
                <w:rPrChange w:id="2134" w:author="黃懷萱" w:date="2022-12-21T01:25:00Z">
                  <w:rPr>
                    <w:b w:val="0"/>
                    <w:bCs/>
                    <w:sz w:val="24"/>
                    <w:szCs w:val="24"/>
                  </w:rPr>
                </w:rPrChange>
              </w:rPr>
              <w:t>GFR1</w:t>
            </w:r>
          </w:p>
        </w:tc>
        <w:tc>
          <w:tcPr>
            <w:tcW w:w="1046" w:type="dxa"/>
          </w:tcPr>
          <w:p w14:paraId="50792B5D"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35" w:author="黃懷萱" w:date="2022-12-21T01:26:00Z">
                  <w:rPr>
                    <w:szCs w:val="28"/>
                  </w:rPr>
                </w:rPrChange>
              </w:rPr>
              <w:pPrChange w:id="2136"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53817510"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37" w:author="黃懷萱" w:date="2022-12-21T01:26:00Z">
                  <w:rPr>
                    <w:szCs w:val="28"/>
                  </w:rPr>
                </w:rPrChange>
              </w:rPr>
              <w:pPrChange w:id="2138"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2874D555"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39" w:author="黃懷萱" w:date="2022-12-21T01:26:00Z">
                  <w:rPr>
                    <w:szCs w:val="28"/>
                  </w:rPr>
                </w:rPrChange>
              </w:rPr>
              <w:pPrChange w:id="2140"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2528F4A6"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41" w:author="黃懷萱" w:date="2022-12-21T01:26:00Z">
                  <w:rPr>
                    <w:szCs w:val="28"/>
                  </w:rPr>
                </w:rPrChange>
              </w:rPr>
              <w:pPrChange w:id="2142"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2F3E44D2"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43" w:author="黃懷萱" w:date="2022-12-21T01:26:00Z">
                  <w:rPr>
                    <w:szCs w:val="28"/>
                  </w:rPr>
                </w:rPrChange>
              </w:rPr>
              <w:pPrChange w:id="2144"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59" w:type="dxa"/>
          </w:tcPr>
          <w:p w14:paraId="02E2EED4"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45" w:author="黃懷萱" w:date="2022-12-21T01:26:00Z">
                  <w:rPr>
                    <w:szCs w:val="28"/>
                  </w:rPr>
                </w:rPrChange>
              </w:rPr>
              <w:pPrChange w:id="2146"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147" w:author="黃懷萱" w:date="2022-12-21T01:26:00Z">
                  <w:rPr>
                    <w:rFonts w:hint="eastAsia"/>
                    <w:szCs w:val="28"/>
                  </w:rPr>
                </w:rPrChange>
              </w:rPr>
              <w:t>--</w:t>
            </w:r>
          </w:p>
        </w:tc>
        <w:tc>
          <w:tcPr>
            <w:tcW w:w="827" w:type="dxa"/>
          </w:tcPr>
          <w:p w14:paraId="56F0F9E1"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48" w:author="黃懷萱" w:date="2022-12-21T01:26:00Z">
                  <w:rPr>
                    <w:szCs w:val="28"/>
                  </w:rPr>
                </w:rPrChange>
              </w:rPr>
              <w:pPrChange w:id="214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75AF15CA"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50" w:author="黃懷萱" w:date="2022-12-21T01:26:00Z">
                  <w:rPr>
                    <w:szCs w:val="28"/>
                  </w:rPr>
                </w:rPrChange>
              </w:rPr>
              <w:pPrChange w:id="215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152" w:author="黃懷萱" w:date="2022-12-21T01:26:00Z">
                  <w:rPr>
                    <w:rFonts w:hint="eastAsia"/>
                    <w:szCs w:val="28"/>
                  </w:rPr>
                </w:rPrChange>
              </w:rPr>
              <w:t>V</w:t>
            </w:r>
          </w:p>
        </w:tc>
        <w:tc>
          <w:tcPr>
            <w:tcW w:w="784" w:type="dxa"/>
          </w:tcPr>
          <w:p w14:paraId="58E3CA30"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53" w:author="黃懷萱" w:date="2022-12-21T01:26:00Z">
                  <w:rPr>
                    <w:szCs w:val="28"/>
                  </w:rPr>
                </w:rPrChange>
              </w:rPr>
              <w:pPrChange w:id="2154"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r>
      <w:tr w:rsidR="00383F80" w:rsidRPr="00383F80" w14:paraId="55048EBA"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17AC9217" w14:textId="77777777" w:rsidR="00E15046" w:rsidRPr="00383F80" w:rsidRDefault="00E15046" w:rsidP="00E15046">
            <w:pPr>
              <w:pStyle w:val="af3"/>
              <w:rPr>
                <w:rFonts w:ascii="Times New Roman" w:hAnsi="Times New Roman" w:cs="Times New Roman"/>
                <w:sz w:val="18"/>
                <w:szCs w:val="18"/>
                <w:rPrChange w:id="2155" w:author="黃懷萱" w:date="2022-12-21T01:25:00Z">
                  <w:rPr>
                    <w:b w:val="0"/>
                    <w:bCs/>
                    <w:sz w:val="24"/>
                    <w:szCs w:val="24"/>
                  </w:rPr>
                </w:rPrChange>
              </w:rPr>
            </w:pPr>
            <w:r w:rsidRPr="00383F80">
              <w:rPr>
                <w:rFonts w:ascii="Times New Roman" w:hAnsi="Times New Roman" w:cs="Times New Roman"/>
                <w:sz w:val="18"/>
                <w:szCs w:val="18"/>
                <w:rPrChange w:id="2156" w:author="黃懷萱" w:date="2022-12-21T01:25:00Z">
                  <w:rPr>
                    <w:rFonts w:hint="eastAsia"/>
                    <w:b w:val="0"/>
                    <w:bCs/>
                    <w:sz w:val="24"/>
                    <w:szCs w:val="24"/>
                  </w:rPr>
                </w:rPrChange>
              </w:rPr>
              <w:t>P</w:t>
            </w:r>
            <w:r w:rsidRPr="00383F80">
              <w:rPr>
                <w:rFonts w:ascii="Times New Roman" w:hAnsi="Times New Roman" w:cs="Times New Roman"/>
                <w:sz w:val="18"/>
                <w:szCs w:val="18"/>
                <w:rPrChange w:id="2157" w:author="黃懷萱" w:date="2022-12-21T01:25:00Z">
                  <w:rPr>
                    <w:b w:val="0"/>
                    <w:bCs/>
                    <w:sz w:val="24"/>
                    <w:szCs w:val="24"/>
                  </w:rPr>
                </w:rPrChange>
              </w:rPr>
              <w:t>RFN1</w:t>
            </w:r>
          </w:p>
        </w:tc>
        <w:tc>
          <w:tcPr>
            <w:tcW w:w="1046" w:type="dxa"/>
          </w:tcPr>
          <w:p w14:paraId="526D2FAE"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58" w:author="黃懷萱" w:date="2022-12-21T01:26:00Z">
                  <w:rPr>
                    <w:szCs w:val="28"/>
                  </w:rPr>
                </w:rPrChange>
              </w:rPr>
              <w:pPrChange w:id="2159"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41CB104F"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60" w:author="黃懷萱" w:date="2022-12-21T01:26:00Z">
                  <w:rPr>
                    <w:szCs w:val="28"/>
                  </w:rPr>
                </w:rPrChange>
              </w:rPr>
              <w:pPrChange w:id="2161"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263D8855"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62" w:author="黃懷萱" w:date="2022-12-21T01:26:00Z">
                  <w:rPr>
                    <w:szCs w:val="28"/>
                  </w:rPr>
                </w:rPrChange>
              </w:rPr>
              <w:pPrChange w:id="216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21A3F25B"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64" w:author="黃懷萱" w:date="2022-12-21T01:26:00Z">
                  <w:rPr>
                    <w:szCs w:val="28"/>
                  </w:rPr>
                </w:rPrChange>
              </w:rPr>
              <w:pPrChange w:id="2165"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29955FDB"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66" w:author="黃懷萱" w:date="2022-12-21T01:26:00Z">
                  <w:rPr>
                    <w:szCs w:val="28"/>
                  </w:rPr>
                </w:rPrChange>
              </w:rPr>
              <w:pPrChange w:id="216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59" w:type="dxa"/>
          </w:tcPr>
          <w:p w14:paraId="628B2362"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68" w:author="黃懷萱" w:date="2022-12-21T01:26:00Z">
                  <w:rPr>
                    <w:szCs w:val="28"/>
                  </w:rPr>
                </w:rPrChange>
              </w:rPr>
              <w:pPrChange w:id="2169"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27" w:type="dxa"/>
          </w:tcPr>
          <w:p w14:paraId="0ED943BE"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70" w:author="黃懷萱" w:date="2022-12-21T01:26:00Z">
                  <w:rPr>
                    <w:szCs w:val="28"/>
                  </w:rPr>
                </w:rPrChange>
              </w:rPr>
              <w:pPrChange w:id="2171"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172" w:author="黃懷萱" w:date="2022-12-21T01:26:00Z">
                  <w:rPr>
                    <w:rFonts w:hint="eastAsia"/>
                    <w:szCs w:val="28"/>
                  </w:rPr>
                </w:rPrChange>
              </w:rPr>
              <w:t>--</w:t>
            </w:r>
          </w:p>
        </w:tc>
        <w:tc>
          <w:tcPr>
            <w:tcW w:w="784" w:type="dxa"/>
          </w:tcPr>
          <w:p w14:paraId="40087B08"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73" w:author="黃懷萱" w:date="2022-12-21T01:26:00Z">
                  <w:rPr>
                    <w:szCs w:val="28"/>
                  </w:rPr>
                </w:rPrChange>
              </w:rPr>
              <w:pPrChange w:id="2174"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175" w:author="黃懷萱" w:date="2022-12-21T01:26:00Z">
                  <w:rPr>
                    <w:rFonts w:hint="eastAsia"/>
                    <w:szCs w:val="28"/>
                  </w:rPr>
                </w:rPrChange>
              </w:rPr>
              <w:t>V</w:t>
            </w:r>
          </w:p>
        </w:tc>
        <w:tc>
          <w:tcPr>
            <w:tcW w:w="784" w:type="dxa"/>
          </w:tcPr>
          <w:p w14:paraId="2064C5CA"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176" w:author="黃懷萱" w:date="2022-12-21T01:26:00Z">
                  <w:rPr>
                    <w:szCs w:val="28"/>
                  </w:rPr>
                </w:rPrChange>
              </w:rPr>
              <w:pPrChange w:id="217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r>
      <w:tr w:rsidR="00383F80" w:rsidRPr="00383F80" w14:paraId="6DFD19A3"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2AE46630" w14:textId="77777777" w:rsidR="00E15046" w:rsidRPr="00383F80" w:rsidRDefault="00E15046" w:rsidP="00E15046">
            <w:pPr>
              <w:pStyle w:val="af3"/>
              <w:rPr>
                <w:rFonts w:ascii="Times New Roman" w:hAnsi="Times New Roman" w:cs="Times New Roman"/>
                <w:sz w:val="18"/>
                <w:szCs w:val="18"/>
                <w:rPrChange w:id="2178" w:author="黃懷萱" w:date="2022-12-21T01:25:00Z">
                  <w:rPr>
                    <w:b w:val="0"/>
                    <w:bCs/>
                    <w:sz w:val="24"/>
                    <w:szCs w:val="24"/>
                  </w:rPr>
                </w:rPrChange>
              </w:rPr>
            </w:pPr>
            <w:r w:rsidRPr="00383F80">
              <w:rPr>
                <w:rFonts w:ascii="Times New Roman" w:hAnsi="Times New Roman" w:cs="Times New Roman"/>
                <w:sz w:val="18"/>
                <w:szCs w:val="18"/>
                <w:rPrChange w:id="2179" w:author="黃懷萱" w:date="2022-12-21T01:25:00Z">
                  <w:rPr>
                    <w:rFonts w:hint="eastAsia"/>
                    <w:b w:val="0"/>
                    <w:bCs/>
                    <w:sz w:val="24"/>
                    <w:szCs w:val="24"/>
                  </w:rPr>
                </w:rPrChange>
              </w:rPr>
              <w:t>UIFR1</w:t>
            </w:r>
          </w:p>
        </w:tc>
        <w:tc>
          <w:tcPr>
            <w:tcW w:w="1046" w:type="dxa"/>
          </w:tcPr>
          <w:p w14:paraId="17311981"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80" w:author="黃懷萱" w:date="2022-12-21T01:26:00Z">
                  <w:rPr>
                    <w:szCs w:val="28"/>
                  </w:rPr>
                </w:rPrChange>
              </w:rPr>
              <w:pPrChange w:id="218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51AC2A13"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82" w:author="黃懷萱" w:date="2022-12-21T01:26:00Z">
                  <w:rPr>
                    <w:szCs w:val="28"/>
                  </w:rPr>
                </w:rPrChange>
              </w:rPr>
              <w:pPrChange w:id="218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54D70E4A"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84" w:author="黃懷萱" w:date="2022-12-21T01:26:00Z">
                  <w:rPr>
                    <w:szCs w:val="28"/>
                  </w:rPr>
                </w:rPrChange>
              </w:rPr>
              <w:pPrChange w:id="218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594C2298"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86" w:author="黃懷萱" w:date="2022-12-21T01:26:00Z">
                  <w:rPr>
                    <w:szCs w:val="28"/>
                  </w:rPr>
                </w:rPrChange>
              </w:rPr>
              <w:pPrChange w:id="218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58D808C5"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88" w:author="黃懷萱" w:date="2022-12-21T01:26:00Z">
                  <w:rPr>
                    <w:szCs w:val="28"/>
                  </w:rPr>
                </w:rPrChange>
              </w:rPr>
              <w:pPrChange w:id="218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59" w:type="dxa"/>
          </w:tcPr>
          <w:p w14:paraId="72D54874"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90" w:author="黃懷萱" w:date="2022-12-21T01:26:00Z">
                  <w:rPr>
                    <w:szCs w:val="28"/>
                  </w:rPr>
                </w:rPrChange>
              </w:rPr>
              <w:pPrChange w:id="219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27" w:type="dxa"/>
          </w:tcPr>
          <w:p w14:paraId="7B4970A4"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92" w:author="黃懷萱" w:date="2022-12-21T01:26:00Z">
                  <w:rPr>
                    <w:szCs w:val="28"/>
                  </w:rPr>
                </w:rPrChange>
              </w:rPr>
              <w:pPrChange w:id="219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4B733000"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94" w:author="黃懷萱" w:date="2022-12-21T01:26:00Z">
                  <w:rPr>
                    <w:szCs w:val="28"/>
                  </w:rPr>
                </w:rPrChange>
              </w:rPr>
              <w:pPrChange w:id="219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196" w:author="黃懷萱" w:date="2022-12-21T01:26:00Z">
                  <w:rPr>
                    <w:rFonts w:hint="eastAsia"/>
                    <w:szCs w:val="28"/>
                  </w:rPr>
                </w:rPrChange>
              </w:rPr>
              <w:t>--</w:t>
            </w:r>
          </w:p>
        </w:tc>
        <w:tc>
          <w:tcPr>
            <w:tcW w:w="784" w:type="dxa"/>
          </w:tcPr>
          <w:p w14:paraId="1D05438C"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197" w:author="黃懷萱" w:date="2022-12-21T01:26:00Z">
                  <w:rPr>
                    <w:szCs w:val="28"/>
                  </w:rPr>
                </w:rPrChange>
              </w:rPr>
              <w:pPrChange w:id="2198"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199" w:author="黃懷萱" w:date="2022-12-21T01:26:00Z">
                  <w:rPr>
                    <w:rFonts w:hint="eastAsia"/>
                    <w:szCs w:val="28"/>
                  </w:rPr>
                </w:rPrChange>
              </w:rPr>
              <w:t>V</w:t>
            </w:r>
          </w:p>
        </w:tc>
      </w:tr>
      <w:tr w:rsidR="00383F80" w:rsidRPr="00383F80" w14:paraId="48513C3C"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21CD82DE" w14:textId="77777777" w:rsidR="00E15046" w:rsidRPr="00383F80" w:rsidRDefault="00E15046" w:rsidP="00E15046">
            <w:pPr>
              <w:pStyle w:val="af3"/>
              <w:rPr>
                <w:rFonts w:ascii="Times New Roman" w:hAnsi="Times New Roman" w:cs="Times New Roman"/>
                <w:sz w:val="18"/>
                <w:szCs w:val="18"/>
                <w:rPrChange w:id="2200" w:author="黃懷萱" w:date="2022-12-21T01:25:00Z">
                  <w:rPr>
                    <w:b w:val="0"/>
                    <w:bCs/>
                    <w:sz w:val="24"/>
                    <w:szCs w:val="24"/>
                  </w:rPr>
                </w:rPrChange>
              </w:rPr>
            </w:pPr>
            <w:r w:rsidRPr="00383F80">
              <w:rPr>
                <w:rFonts w:ascii="Times New Roman" w:hAnsi="Times New Roman" w:cs="Times New Roman"/>
                <w:sz w:val="18"/>
                <w:szCs w:val="18"/>
                <w:rPrChange w:id="2201" w:author="黃懷萱" w:date="2022-12-21T01:25:00Z">
                  <w:rPr>
                    <w:rFonts w:hint="eastAsia"/>
                    <w:b w:val="0"/>
                    <w:bCs/>
                    <w:sz w:val="24"/>
                    <w:szCs w:val="24"/>
                  </w:rPr>
                </w:rPrChange>
              </w:rPr>
              <w:t>UIFR2</w:t>
            </w:r>
          </w:p>
        </w:tc>
        <w:tc>
          <w:tcPr>
            <w:tcW w:w="1046" w:type="dxa"/>
          </w:tcPr>
          <w:p w14:paraId="642253D7"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02" w:author="黃懷萱" w:date="2022-12-21T01:26:00Z">
                  <w:rPr>
                    <w:szCs w:val="28"/>
                  </w:rPr>
                </w:rPrChange>
              </w:rPr>
              <w:pPrChange w:id="220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13F74D1A"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04" w:author="黃懷萱" w:date="2022-12-21T01:26:00Z">
                  <w:rPr>
                    <w:szCs w:val="28"/>
                  </w:rPr>
                </w:rPrChange>
              </w:rPr>
              <w:pPrChange w:id="2205"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1155AACD"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06" w:author="黃懷萱" w:date="2022-12-21T01:26:00Z">
                  <w:rPr>
                    <w:szCs w:val="28"/>
                  </w:rPr>
                </w:rPrChange>
              </w:rPr>
              <w:pPrChange w:id="220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1E863179"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08" w:author="黃懷萱" w:date="2022-12-21T01:26:00Z">
                  <w:rPr>
                    <w:szCs w:val="28"/>
                  </w:rPr>
                </w:rPrChange>
              </w:rPr>
              <w:pPrChange w:id="2209"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1D24AEE0"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10" w:author="黃懷萱" w:date="2022-12-21T01:26:00Z">
                  <w:rPr>
                    <w:szCs w:val="28"/>
                  </w:rPr>
                </w:rPrChange>
              </w:rPr>
              <w:pPrChange w:id="2211"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59" w:type="dxa"/>
          </w:tcPr>
          <w:p w14:paraId="23557888"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12" w:author="黃懷萱" w:date="2022-12-21T01:26:00Z">
                  <w:rPr>
                    <w:szCs w:val="28"/>
                  </w:rPr>
                </w:rPrChange>
              </w:rPr>
              <w:pPrChange w:id="221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27" w:type="dxa"/>
          </w:tcPr>
          <w:p w14:paraId="20FDB2E1"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14" w:author="黃懷萱" w:date="2022-12-21T01:26:00Z">
                  <w:rPr>
                    <w:szCs w:val="28"/>
                  </w:rPr>
                </w:rPrChange>
              </w:rPr>
              <w:pPrChange w:id="2215"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3FC4216D"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16" w:author="黃懷萱" w:date="2022-12-21T01:26:00Z">
                  <w:rPr>
                    <w:szCs w:val="28"/>
                  </w:rPr>
                </w:rPrChange>
              </w:rPr>
              <w:pPrChange w:id="221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218" w:author="黃懷萱" w:date="2022-12-21T01:26:00Z">
                  <w:rPr>
                    <w:rFonts w:hint="eastAsia"/>
                    <w:szCs w:val="28"/>
                  </w:rPr>
                </w:rPrChange>
              </w:rPr>
              <w:t>V</w:t>
            </w:r>
          </w:p>
        </w:tc>
        <w:tc>
          <w:tcPr>
            <w:tcW w:w="784" w:type="dxa"/>
          </w:tcPr>
          <w:p w14:paraId="62433B92"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19" w:author="黃懷萱" w:date="2022-12-21T01:26:00Z">
                  <w:rPr>
                    <w:szCs w:val="28"/>
                  </w:rPr>
                </w:rPrChange>
              </w:rPr>
              <w:pPrChange w:id="222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221" w:author="黃懷萱" w:date="2022-12-21T01:26:00Z">
                  <w:rPr>
                    <w:rFonts w:hint="eastAsia"/>
                    <w:szCs w:val="28"/>
                  </w:rPr>
                </w:rPrChange>
              </w:rPr>
              <w:t>--</w:t>
            </w:r>
          </w:p>
        </w:tc>
      </w:tr>
      <w:tr w:rsidR="00383F80" w:rsidRPr="00383F80" w14:paraId="0451BC1C"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6F80AEB9" w14:textId="77777777" w:rsidR="00E15046" w:rsidRPr="00383F80" w:rsidRDefault="00E15046" w:rsidP="00E15046">
            <w:pPr>
              <w:pStyle w:val="af3"/>
              <w:rPr>
                <w:rFonts w:ascii="Times New Roman" w:hAnsi="Times New Roman" w:cs="Times New Roman"/>
                <w:sz w:val="18"/>
                <w:szCs w:val="18"/>
                <w:rPrChange w:id="2222" w:author="黃懷萱" w:date="2022-12-21T01:25:00Z">
                  <w:rPr>
                    <w:b w:val="0"/>
                    <w:bCs/>
                    <w:sz w:val="24"/>
                    <w:szCs w:val="24"/>
                  </w:rPr>
                </w:rPrChange>
              </w:rPr>
            </w:pPr>
            <w:r w:rsidRPr="00383F80">
              <w:rPr>
                <w:rFonts w:ascii="Times New Roman" w:hAnsi="Times New Roman" w:cs="Times New Roman"/>
                <w:sz w:val="18"/>
                <w:szCs w:val="18"/>
                <w:rPrChange w:id="2223" w:author="黃懷萱" w:date="2022-12-21T01:25:00Z">
                  <w:rPr>
                    <w:rFonts w:hint="eastAsia"/>
                    <w:b w:val="0"/>
                    <w:bCs/>
                    <w:sz w:val="24"/>
                    <w:szCs w:val="24"/>
                  </w:rPr>
                </w:rPrChange>
              </w:rPr>
              <w:t>UIFR3</w:t>
            </w:r>
          </w:p>
        </w:tc>
        <w:tc>
          <w:tcPr>
            <w:tcW w:w="1046" w:type="dxa"/>
          </w:tcPr>
          <w:p w14:paraId="36BBE2BF"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24" w:author="黃懷萱" w:date="2022-12-21T01:26:00Z">
                  <w:rPr>
                    <w:szCs w:val="28"/>
                  </w:rPr>
                </w:rPrChange>
              </w:rPr>
              <w:pPrChange w:id="222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60F696D2"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26" w:author="黃懷萱" w:date="2022-12-21T01:26:00Z">
                  <w:rPr>
                    <w:szCs w:val="28"/>
                  </w:rPr>
                </w:rPrChange>
              </w:rPr>
              <w:pPrChange w:id="222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6F04E388"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28" w:author="黃懷萱" w:date="2022-12-21T01:26:00Z">
                  <w:rPr>
                    <w:szCs w:val="28"/>
                  </w:rPr>
                </w:rPrChange>
              </w:rPr>
              <w:pPrChange w:id="222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2999D22B"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30" w:author="黃懷萱" w:date="2022-12-21T01:26:00Z">
                  <w:rPr>
                    <w:szCs w:val="28"/>
                  </w:rPr>
                </w:rPrChange>
              </w:rPr>
              <w:pPrChange w:id="223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0D20758B"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32" w:author="黃懷萱" w:date="2022-12-21T01:26:00Z">
                  <w:rPr>
                    <w:szCs w:val="28"/>
                  </w:rPr>
                </w:rPrChange>
              </w:rPr>
              <w:pPrChange w:id="223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59" w:type="dxa"/>
          </w:tcPr>
          <w:p w14:paraId="314A18A2"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34" w:author="黃懷萱" w:date="2022-12-21T01:26:00Z">
                  <w:rPr>
                    <w:szCs w:val="28"/>
                  </w:rPr>
                </w:rPrChange>
              </w:rPr>
              <w:pPrChange w:id="223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27" w:type="dxa"/>
          </w:tcPr>
          <w:p w14:paraId="029FCF1B"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36" w:author="黃懷萱" w:date="2022-12-21T01:26:00Z">
                  <w:rPr>
                    <w:szCs w:val="28"/>
                  </w:rPr>
                </w:rPrChange>
              </w:rPr>
              <w:pPrChange w:id="223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47D8E087"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38" w:author="黃懷萱" w:date="2022-12-21T01:26:00Z">
                  <w:rPr>
                    <w:szCs w:val="28"/>
                  </w:rPr>
                </w:rPrChange>
              </w:rPr>
              <w:pPrChange w:id="223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240" w:author="黃懷萱" w:date="2022-12-21T01:26:00Z">
                  <w:rPr>
                    <w:rFonts w:hint="eastAsia"/>
                    <w:szCs w:val="28"/>
                  </w:rPr>
                </w:rPrChange>
              </w:rPr>
              <w:t>V</w:t>
            </w:r>
          </w:p>
        </w:tc>
        <w:tc>
          <w:tcPr>
            <w:tcW w:w="784" w:type="dxa"/>
          </w:tcPr>
          <w:p w14:paraId="662A6AD8"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41" w:author="黃懷萱" w:date="2022-12-21T01:26:00Z">
                  <w:rPr>
                    <w:szCs w:val="28"/>
                  </w:rPr>
                </w:rPrChange>
              </w:rPr>
              <w:pPrChange w:id="2242"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r>
      <w:tr w:rsidR="00383F80" w:rsidRPr="00383F80" w14:paraId="444E04D7"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4EAA3744" w14:textId="77777777" w:rsidR="00E15046" w:rsidRPr="00383F80" w:rsidRDefault="00E15046" w:rsidP="00E15046">
            <w:pPr>
              <w:pStyle w:val="af3"/>
              <w:rPr>
                <w:rFonts w:ascii="Times New Roman" w:hAnsi="Times New Roman" w:cs="Times New Roman"/>
                <w:sz w:val="18"/>
                <w:szCs w:val="18"/>
                <w:rPrChange w:id="2243" w:author="黃懷萱" w:date="2022-12-21T01:25:00Z">
                  <w:rPr>
                    <w:b w:val="0"/>
                    <w:bCs/>
                    <w:sz w:val="24"/>
                    <w:szCs w:val="24"/>
                  </w:rPr>
                </w:rPrChange>
              </w:rPr>
            </w:pPr>
            <w:r w:rsidRPr="00383F80">
              <w:rPr>
                <w:rFonts w:ascii="Times New Roman" w:hAnsi="Times New Roman" w:cs="Times New Roman"/>
                <w:sz w:val="18"/>
                <w:szCs w:val="18"/>
                <w:rPrChange w:id="2244" w:author="黃懷萱" w:date="2022-12-21T01:25:00Z">
                  <w:rPr>
                    <w:rFonts w:hint="eastAsia"/>
                    <w:b w:val="0"/>
                    <w:bCs/>
                    <w:sz w:val="24"/>
                    <w:szCs w:val="24"/>
                  </w:rPr>
                </w:rPrChange>
              </w:rPr>
              <w:t>UIFR4</w:t>
            </w:r>
          </w:p>
        </w:tc>
        <w:tc>
          <w:tcPr>
            <w:tcW w:w="1046" w:type="dxa"/>
          </w:tcPr>
          <w:p w14:paraId="73171546"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45" w:author="黃懷萱" w:date="2022-12-21T01:26:00Z">
                  <w:rPr>
                    <w:szCs w:val="28"/>
                  </w:rPr>
                </w:rPrChange>
              </w:rPr>
              <w:pPrChange w:id="2246"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57981C02"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47" w:author="黃懷萱" w:date="2022-12-21T01:26:00Z">
                  <w:rPr>
                    <w:szCs w:val="28"/>
                  </w:rPr>
                </w:rPrChange>
              </w:rPr>
              <w:pPrChange w:id="2248"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0177630E"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49" w:author="黃懷萱" w:date="2022-12-21T01:26:00Z">
                  <w:rPr>
                    <w:szCs w:val="28"/>
                  </w:rPr>
                </w:rPrChange>
              </w:rPr>
              <w:pPrChange w:id="225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5C1FB9E5"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51" w:author="黃懷萱" w:date="2022-12-21T01:26:00Z">
                  <w:rPr>
                    <w:szCs w:val="28"/>
                  </w:rPr>
                </w:rPrChange>
              </w:rPr>
              <w:pPrChange w:id="2252"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482B6DAB"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53" w:author="黃懷萱" w:date="2022-12-21T01:26:00Z">
                  <w:rPr>
                    <w:szCs w:val="28"/>
                  </w:rPr>
                </w:rPrChange>
              </w:rPr>
              <w:pPrChange w:id="2254"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59" w:type="dxa"/>
          </w:tcPr>
          <w:p w14:paraId="451B1881"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55" w:author="黃懷萱" w:date="2022-12-21T01:26:00Z">
                  <w:rPr>
                    <w:szCs w:val="28"/>
                  </w:rPr>
                </w:rPrChange>
              </w:rPr>
              <w:pPrChange w:id="2256"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27" w:type="dxa"/>
          </w:tcPr>
          <w:p w14:paraId="3B87EF78"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57" w:author="黃懷萱" w:date="2022-12-21T01:26:00Z">
                  <w:rPr>
                    <w:szCs w:val="28"/>
                  </w:rPr>
                </w:rPrChange>
              </w:rPr>
              <w:pPrChange w:id="2258"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68FAA9EE"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59" w:author="黃懷萱" w:date="2022-12-21T01:26:00Z">
                  <w:rPr>
                    <w:szCs w:val="28"/>
                  </w:rPr>
                </w:rPrChange>
              </w:rPr>
              <w:pPrChange w:id="226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261" w:author="黃懷萱" w:date="2022-12-21T01:26:00Z">
                  <w:rPr>
                    <w:rFonts w:hint="eastAsia"/>
                    <w:szCs w:val="28"/>
                  </w:rPr>
                </w:rPrChange>
              </w:rPr>
              <w:t>V</w:t>
            </w:r>
          </w:p>
        </w:tc>
        <w:tc>
          <w:tcPr>
            <w:tcW w:w="784" w:type="dxa"/>
          </w:tcPr>
          <w:p w14:paraId="7355F968"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62" w:author="黃懷萱" w:date="2022-12-21T01:26:00Z">
                  <w:rPr>
                    <w:szCs w:val="28"/>
                  </w:rPr>
                </w:rPrChange>
              </w:rPr>
              <w:pPrChange w:id="226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r>
      <w:tr w:rsidR="00383F80" w:rsidRPr="00383F80" w14:paraId="0817DC01" w14:textId="77777777" w:rsidTr="00383F80">
        <w:trPr>
          <w:trHeight w:val="387"/>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001C81E7" w14:textId="77777777" w:rsidR="00E15046" w:rsidRPr="00383F80" w:rsidRDefault="00E15046" w:rsidP="00E15046">
            <w:pPr>
              <w:pStyle w:val="af3"/>
              <w:rPr>
                <w:rFonts w:ascii="Times New Roman" w:hAnsi="Times New Roman" w:cs="Times New Roman"/>
                <w:sz w:val="18"/>
                <w:szCs w:val="18"/>
                <w:rPrChange w:id="2264" w:author="黃懷萱" w:date="2022-12-21T01:25:00Z">
                  <w:rPr>
                    <w:b w:val="0"/>
                    <w:bCs/>
                    <w:sz w:val="24"/>
                    <w:szCs w:val="24"/>
                  </w:rPr>
                </w:rPrChange>
              </w:rPr>
            </w:pPr>
            <w:r w:rsidRPr="00383F80">
              <w:rPr>
                <w:rFonts w:ascii="Times New Roman" w:hAnsi="Times New Roman" w:cs="Times New Roman"/>
                <w:sz w:val="18"/>
                <w:szCs w:val="18"/>
                <w:rPrChange w:id="2265" w:author="黃懷萱" w:date="2022-12-21T01:25:00Z">
                  <w:rPr>
                    <w:rFonts w:hint="eastAsia"/>
                    <w:b w:val="0"/>
                    <w:bCs/>
                    <w:sz w:val="24"/>
                    <w:szCs w:val="24"/>
                  </w:rPr>
                </w:rPrChange>
              </w:rPr>
              <w:t>UIFR5</w:t>
            </w:r>
          </w:p>
        </w:tc>
        <w:tc>
          <w:tcPr>
            <w:tcW w:w="1046" w:type="dxa"/>
          </w:tcPr>
          <w:p w14:paraId="60B02D91"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66" w:author="黃懷萱" w:date="2022-12-21T01:26:00Z">
                  <w:rPr>
                    <w:szCs w:val="28"/>
                  </w:rPr>
                </w:rPrChange>
              </w:rPr>
              <w:pPrChange w:id="226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61D10BC9"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68" w:author="黃懷萱" w:date="2022-12-21T01:26:00Z">
                  <w:rPr>
                    <w:szCs w:val="28"/>
                  </w:rPr>
                </w:rPrChange>
              </w:rPr>
              <w:pPrChange w:id="226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2BBE0CC4"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70" w:author="黃懷萱" w:date="2022-12-21T01:26:00Z">
                  <w:rPr>
                    <w:szCs w:val="28"/>
                  </w:rPr>
                </w:rPrChange>
              </w:rPr>
              <w:pPrChange w:id="227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34FC8083"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72" w:author="黃懷萱" w:date="2022-12-21T01:26:00Z">
                  <w:rPr>
                    <w:szCs w:val="28"/>
                  </w:rPr>
                </w:rPrChange>
              </w:rPr>
              <w:pPrChange w:id="227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55DAFC1A"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74" w:author="黃懷萱" w:date="2022-12-21T01:26:00Z">
                  <w:rPr>
                    <w:szCs w:val="28"/>
                  </w:rPr>
                </w:rPrChange>
              </w:rPr>
              <w:pPrChange w:id="227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59" w:type="dxa"/>
          </w:tcPr>
          <w:p w14:paraId="4D065B78"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76" w:author="黃懷萱" w:date="2022-12-21T01:26:00Z">
                  <w:rPr>
                    <w:szCs w:val="28"/>
                  </w:rPr>
                </w:rPrChange>
              </w:rPr>
              <w:pPrChange w:id="227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27" w:type="dxa"/>
          </w:tcPr>
          <w:p w14:paraId="07EFE543"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78" w:author="黃懷萱" w:date="2022-12-21T01:26:00Z">
                  <w:rPr>
                    <w:szCs w:val="28"/>
                  </w:rPr>
                </w:rPrChange>
              </w:rPr>
              <w:pPrChange w:id="227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193AE693"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80" w:author="黃懷萱" w:date="2022-12-21T01:26:00Z">
                  <w:rPr>
                    <w:szCs w:val="28"/>
                  </w:rPr>
                </w:rPrChange>
              </w:rPr>
              <w:pPrChange w:id="228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282" w:author="黃懷萱" w:date="2022-12-21T01:26:00Z">
                  <w:rPr>
                    <w:rFonts w:hint="eastAsia"/>
                    <w:szCs w:val="28"/>
                  </w:rPr>
                </w:rPrChange>
              </w:rPr>
              <w:t>V</w:t>
            </w:r>
          </w:p>
        </w:tc>
        <w:tc>
          <w:tcPr>
            <w:tcW w:w="784" w:type="dxa"/>
          </w:tcPr>
          <w:p w14:paraId="03AC67D4"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283" w:author="黃懷萱" w:date="2022-12-21T01:26:00Z">
                  <w:rPr>
                    <w:szCs w:val="28"/>
                  </w:rPr>
                </w:rPrChange>
              </w:rPr>
              <w:pPrChange w:id="2284"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r>
      <w:tr w:rsidR="00383F80" w:rsidRPr="00383F80" w14:paraId="7BEEE030"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165FB761" w14:textId="77777777" w:rsidR="00E15046" w:rsidRPr="00383F80" w:rsidRDefault="00E15046" w:rsidP="00E15046">
            <w:pPr>
              <w:pStyle w:val="af3"/>
              <w:rPr>
                <w:rFonts w:ascii="Times New Roman" w:hAnsi="Times New Roman" w:cs="Times New Roman"/>
                <w:sz w:val="18"/>
                <w:szCs w:val="18"/>
                <w:rPrChange w:id="2285" w:author="黃懷萱" w:date="2022-12-21T01:25:00Z">
                  <w:rPr>
                    <w:b w:val="0"/>
                    <w:bCs/>
                    <w:sz w:val="24"/>
                    <w:szCs w:val="24"/>
                  </w:rPr>
                </w:rPrChange>
              </w:rPr>
            </w:pPr>
            <w:r w:rsidRPr="00383F80">
              <w:rPr>
                <w:rFonts w:ascii="Times New Roman" w:hAnsi="Times New Roman" w:cs="Times New Roman"/>
                <w:sz w:val="18"/>
                <w:szCs w:val="18"/>
                <w:rPrChange w:id="2286" w:author="黃懷萱" w:date="2022-12-21T01:25:00Z">
                  <w:rPr>
                    <w:rFonts w:hint="eastAsia"/>
                    <w:b w:val="0"/>
                    <w:bCs/>
                    <w:sz w:val="24"/>
                    <w:szCs w:val="24"/>
                  </w:rPr>
                </w:rPrChange>
              </w:rPr>
              <w:t>UIFR6</w:t>
            </w:r>
          </w:p>
        </w:tc>
        <w:tc>
          <w:tcPr>
            <w:tcW w:w="1046" w:type="dxa"/>
          </w:tcPr>
          <w:p w14:paraId="710AD3BC"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87" w:author="黃懷萱" w:date="2022-12-21T01:26:00Z">
                  <w:rPr>
                    <w:szCs w:val="28"/>
                  </w:rPr>
                </w:rPrChange>
              </w:rPr>
              <w:pPrChange w:id="2288"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4769C8C9"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89" w:author="黃懷萱" w:date="2022-12-21T01:26:00Z">
                  <w:rPr>
                    <w:szCs w:val="28"/>
                  </w:rPr>
                </w:rPrChange>
              </w:rPr>
              <w:pPrChange w:id="229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404899AA"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91" w:author="黃懷萱" w:date="2022-12-21T01:26:00Z">
                  <w:rPr>
                    <w:szCs w:val="28"/>
                  </w:rPr>
                </w:rPrChange>
              </w:rPr>
              <w:pPrChange w:id="2292"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3C3BF602"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93" w:author="黃懷萱" w:date="2022-12-21T01:26:00Z">
                  <w:rPr>
                    <w:szCs w:val="28"/>
                  </w:rPr>
                </w:rPrChange>
              </w:rPr>
              <w:pPrChange w:id="2294"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6359901A"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95" w:author="黃懷萱" w:date="2022-12-21T01:26:00Z">
                  <w:rPr>
                    <w:szCs w:val="28"/>
                  </w:rPr>
                </w:rPrChange>
              </w:rPr>
              <w:pPrChange w:id="2296"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59" w:type="dxa"/>
          </w:tcPr>
          <w:p w14:paraId="7DFA2C6E"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97" w:author="黃懷萱" w:date="2022-12-21T01:26:00Z">
                  <w:rPr>
                    <w:szCs w:val="28"/>
                  </w:rPr>
                </w:rPrChange>
              </w:rPr>
              <w:pPrChange w:id="2298"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27" w:type="dxa"/>
          </w:tcPr>
          <w:p w14:paraId="018762E3"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299" w:author="黃懷萱" w:date="2022-12-21T01:26:00Z">
                  <w:rPr>
                    <w:szCs w:val="28"/>
                  </w:rPr>
                </w:rPrChange>
              </w:rPr>
              <w:pPrChange w:id="230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41E959BC"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01" w:author="黃懷萱" w:date="2022-12-21T01:26:00Z">
                  <w:rPr>
                    <w:szCs w:val="28"/>
                  </w:rPr>
                </w:rPrChange>
              </w:rPr>
              <w:pPrChange w:id="2302"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303" w:author="黃懷萱" w:date="2022-12-21T01:26:00Z">
                  <w:rPr>
                    <w:rFonts w:hint="eastAsia"/>
                    <w:szCs w:val="28"/>
                  </w:rPr>
                </w:rPrChange>
              </w:rPr>
              <w:t>V</w:t>
            </w:r>
          </w:p>
        </w:tc>
        <w:tc>
          <w:tcPr>
            <w:tcW w:w="784" w:type="dxa"/>
          </w:tcPr>
          <w:p w14:paraId="30244EC6"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04" w:author="黃懷萱" w:date="2022-12-21T01:26:00Z">
                  <w:rPr>
                    <w:szCs w:val="28"/>
                  </w:rPr>
                </w:rPrChange>
              </w:rPr>
              <w:pPrChange w:id="2305"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r>
      <w:tr w:rsidR="00383F80" w:rsidRPr="00383F80" w14:paraId="088EF02D"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161B7E9C" w14:textId="77777777" w:rsidR="00E15046" w:rsidRPr="00383F80" w:rsidRDefault="00E15046" w:rsidP="00E15046">
            <w:pPr>
              <w:pStyle w:val="af3"/>
              <w:rPr>
                <w:rFonts w:ascii="Times New Roman" w:hAnsi="Times New Roman" w:cs="Times New Roman"/>
                <w:sz w:val="18"/>
                <w:szCs w:val="18"/>
                <w:rPrChange w:id="2306" w:author="黃懷萱" w:date="2022-12-21T01:25:00Z">
                  <w:rPr>
                    <w:b w:val="0"/>
                    <w:bCs/>
                    <w:sz w:val="24"/>
                    <w:szCs w:val="24"/>
                  </w:rPr>
                </w:rPrChange>
              </w:rPr>
            </w:pPr>
            <w:r w:rsidRPr="00383F80">
              <w:rPr>
                <w:rFonts w:ascii="Times New Roman" w:hAnsi="Times New Roman" w:cs="Times New Roman"/>
                <w:sz w:val="18"/>
                <w:szCs w:val="18"/>
                <w:rPrChange w:id="2307" w:author="黃懷萱" w:date="2022-12-21T01:25:00Z">
                  <w:rPr>
                    <w:rFonts w:hint="eastAsia"/>
                    <w:b w:val="0"/>
                    <w:bCs/>
                    <w:sz w:val="24"/>
                    <w:szCs w:val="24"/>
                  </w:rPr>
                </w:rPrChange>
              </w:rPr>
              <w:t>UIFR7</w:t>
            </w:r>
          </w:p>
        </w:tc>
        <w:tc>
          <w:tcPr>
            <w:tcW w:w="1046" w:type="dxa"/>
          </w:tcPr>
          <w:p w14:paraId="37D4F32D"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08" w:author="黃懷萱" w:date="2022-12-21T01:26:00Z">
                  <w:rPr>
                    <w:szCs w:val="28"/>
                  </w:rPr>
                </w:rPrChange>
              </w:rPr>
              <w:pPrChange w:id="230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7F81CA47"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10" w:author="黃懷萱" w:date="2022-12-21T01:26:00Z">
                  <w:rPr>
                    <w:szCs w:val="28"/>
                  </w:rPr>
                </w:rPrChange>
              </w:rPr>
              <w:pPrChange w:id="231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313A0A31"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12" w:author="黃懷萱" w:date="2022-12-21T01:26:00Z">
                  <w:rPr>
                    <w:szCs w:val="28"/>
                  </w:rPr>
                </w:rPrChange>
              </w:rPr>
              <w:pPrChange w:id="231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1AA5D225"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14" w:author="黃懷萱" w:date="2022-12-21T01:26:00Z">
                  <w:rPr>
                    <w:szCs w:val="28"/>
                  </w:rPr>
                </w:rPrChange>
              </w:rPr>
              <w:pPrChange w:id="231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667B8ED6"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16" w:author="黃懷萱" w:date="2022-12-21T01:26:00Z">
                  <w:rPr>
                    <w:szCs w:val="28"/>
                  </w:rPr>
                </w:rPrChange>
              </w:rPr>
              <w:pPrChange w:id="231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59" w:type="dxa"/>
          </w:tcPr>
          <w:p w14:paraId="2D2386D4"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18" w:author="黃懷萱" w:date="2022-12-21T01:26:00Z">
                  <w:rPr>
                    <w:szCs w:val="28"/>
                  </w:rPr>
                </w:rPrChange>
              </w:rPr>
              <w:pPrChange w:id="231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27" w:type="dxa"/>
          </w:tcPr>
          <w:p w14:paraId="46F839BF"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20" w:author="黃懷萱" w:date="2022-12-21T01:26:00Z">
                  <w:rPr>
                    <w:szCs w:val="28"/>
                  </w:rPr>
                </w:rPrChange>
              </w:rPr>
              <w:pPrChange w:id="232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3BCC4036"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22" w:author="黃懷萱" w:date="2022-12-21T01:26:00Z">
                  <w:rPr>
                    <w:szCs w:val="28"/>
                  </w:rPr>
                </w:rPrChange>
              </w:rPr>
              <w:pPrChange w:id="232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r w:rsidRPr="00383F80">
              <w:rPr>
                <w:rFonts w:eastAsiaTheme="minorEastAsia"/>
                <w:b/>
                <w:bCs/>
                <w:szCs w:val="28"/>
                <w:rPrChange w:id="2324" w:author="黃懷萱" w:date="2022-12-21T01:26:00Z">
                  <w:rPr>
                    <w:rFonts w:hint="eastAsia"/>
                    <w:szCs w:val="28"/>
                  </w:rPr>
                </w:rPrChange>
              </w:rPr>
              <w:t>V</w:t>
            </w:r>
          </w:p>
        </w:tc>
        <w:tc>
          <w:tcPr>
            <w:tcW w:w="784" w:type="dxa"/>
          </w:tcPr>
          <w:p w14:paraId="25C819B5"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25" w:author="黃懷萱" w:date="2022-12-21T01:26:00Z">
                  <w:rPr>
                    <w:szCs w:val="28"/>
                  </w:rPr>
                </w:rPrChange>
              </w:rPr>
              <w:pPrChange w:id="2326"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r>
      <w:tr w:rsidR="00383F80" w:rsidRPr="00383F80" w14:paraId="6FFC264E"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6EA0A365" w14:textId="77777777" w:rsidR="00E15046" w:rsidRPr="00383F80" w:rsidRDefault="00E15046" w:rsidP="00E15046">
            <w:pPr>
              <w:pStyle w:val="af3"/>
              <w:rPr>
                <w:rFonts w:ascii="Times New Roman" w:hAnsi="Times New Roman" w:cs="Times New Roman"/>
                <w:sz w:val="18"/>
                <w:szCs w:val="18"/>
                <w:rPrChange w:id="2327" w:author="黃懷萱" w:date="2022-12-21T01:25:00Z">
                  <w:rPr>
                    <w:b w:val="0"/>
                    <w:bCs/>
                    <w:sz w:val="24"/>
                    <w:szCs w:val="24"/>
                  </w:rPr>
                </w:rPrChange>
              </w:rPr>
            </w:pPr>
            <w:r w:rsidRPr="00383F80">
              <w:rPr>
                <w:rFonts w:ascii="Times New Roman" w:hAnsi="Times New Roman" w:cs="Times New Roman"/>
                <w:sz w:val="18"/>
                <w:szCs w:val="18"/>
                <w:rPrChange w:id="2328" w:author="黃懷萱" w:date="2022-12-21T01:25:00Z">
                  <w:rPr>
                    <w:rFonts w:hint="eastAsia"/>
                    <w:b w:val="0"/>
                    <w:bCs/>
                    <w:sz w:val="24"/>
                    <w:szCs w:val="24"/>
                  </w:rPr>
                </w:rPrChange>
              </w:rPr>
              <w:t>UIFR8</w:t>
            </w:r>
          </w:p>
        </w:tc>
        <w:tc>
          <w:tcPr>
            <w:tcW w:w="1046" w:type="dxa"/>
          </w:tcPr>
          <w:p w14:paraId="23A94A9C"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29" w:author="黃懷萱" w:date="2022-12-21T01:26:00Z">
                  <w:rPr>
                    <w:szCs w:val="28"/>
                  </w:rPr>
                </w:rPrChange>
              </w:rPr>
              <w:pPrChange w:id="233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30A01252"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31" w:author="黃懷萱" w:date="2022-12-21T01:26:00Z">
                  <w:rPr>
                    <w:szCs w:val="28"/>
                  </w:rPr>
                </w:rPrChange>
              </w:rPr>
              <w:pPrChange w:id="2332"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07EBB0DB"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33" w:author="黃懷萱" w:date="2022-12-21T01:26:00Z">
                  <w:rPr>
                    <w:szCs w:val="28"/>
                  </w:rPr>
                </w:rPrChange>
              </w:rPr>
              <w:pPrChange w:id="2334"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77EC6599"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35" w:author="黃懷萱" w:date="2022-12-21T01:26:00Z">
                  <w:rPr>
                    <w:szCs w:val="28"/>
                  </w:rPr>
                </w:rPrChange>
              </w:rPr>
              <w:pPrChange w:id="2336"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43028695"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37" w:author="黃懷萱" w:date="2022-12-21T01:26:00Z">
                  <w:rPr>
                    <w:szCs w:val="28"/>
                  </w:rPr>
                </w:rPrChange>
              </w:rPr>
              <w:pPrChange w:id="2338"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59" w:type="dxa"/>
          </w:tcPr>
          <w:p w14:paraId="52F1E076"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39" w:author="黃懷萱" w:date="2022-12-21T01:26:00Z">
                  <w:rPr>
                    <w:szCs w:val="28"/>
                  </w:rPr>
                </w:rPrChange>
              </w:rPr>
              <w:pPrChange w:id="234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27" w:type="dxa"/>
          </w:tcPr>
          <w:p w14:paraId="243D0302"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41" w:author="黃懷萱" w:date="2022-12-21T01:26:00Z">
                  <w:rPr>
                    <w:szCs w:val="28"/>
                  </w:rPr>
                </w:rPrChange>
              </w:rPr>
              <w:pPrChange w:id="2342"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53A92C08"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43" w:author="黃懷萱" w:date="2022-12-21T01:26:00Z">
                  <w:rPr>
                    <w:szCs w:val="28"/>
                  </w:rPr>
                </w:rPrChange>
              </w:rPr>
              <w:pPrChange w:id="2344"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345" w:author="黃懷萱" w:date="2022-12-21T01:26:00Z">
                  <w:rPr>
                    <w:rFonts w:hint="eastAsia"/>
                    <w:szCs w:val="28"/>
                  </w:rPr>
                </w:rPrChange>
              </w:rPr>
              <w:t>V</w:t>
            </w:r>
          </w:p>
        </w:tc>
        <w:tc>
          <w:tcPr>
            <w:tcW w:w="784" w:type="dxa"/>
          </w:tcPr>
          <w:p w14:paraId="1C0B139D"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46" w:author="黃懷萱" w:date="2022-12-21T01:26:00Z">
                  <w:rPr>
                    <w:szCs w:val="28"/>
                  </w:rPr>
                </w:rPrChange>
              </w:rPr>
              <w:pPrChange w:id="234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r>
      <w:tr w:rsidR="00383F80" w:rsidRPr="00383F80" w14:paraId="2182218B"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375667FC" w14:textId="77777777" w:rsidR="00E15046" w:rsidRPr="00383F80" w:rsidRDefault="00E15046" w:rsidP="00E15046">
            <w:pPr>
              <w:pStyle w:val="af3"/>
              <w:rPr>
                <w:rFonts w:ascii="Times New Roman" w:hAnsi="Times New Roman" w:cs="Times New Roman"/>
                <w:sz w:val="18"/>
                <w:szCs w:val="18"/>
                <w:rPrChange w:id="2348" w:author="黃懷萱" w:date="2022-12-21T01:25:00Z">
                  <w:rPr>
                    <w:b w:val="0"/>
                    <w:bCs/>
                    <w:sz w:val="24"/>
                    <w:szCs w:val="24"/>
                  </w:rPr>
                </w:rPrChange>
              </w:rPr>
            </w:pPr>
            <w:r w:rsidRPr="00383F80">
              <w:rPr>
                <w:rFonts w:ascii="Times New Roman" w:hAnsi="Times New Roman" w:cs="Times New Roman"/>
                <w:sz w:val="18"/>
                <w:szCs w:val="18"/>
                <w:rPrChange w:id="2349" w:author="黃懷萱" w:date="2022-12-21T01:25:00Z">
                  <w:rPr>
                    <w:rFonts w:hint="eastAsia"/>
                    <w:b w:val="0"/>
                    <w:bCs/>
                    <w:sz w:val="24"/>
                    <w:szCs w:val="24"/>
                  </w:rPr>
                </w:rPrChange>
              </w:rPr>
              <w:t>H</w:t>
            </w:r>
            <w:r w:rsidRPr="00383F80">
              <w:rPr>
                <w:rFonts w:ascii="Times New Roman" w:hAnsi="Times New Roman" w:cs="Times New Roman"/>
                <w:sz w:val="18"/>
                <w:szCs w:val="18"/>
                <w:rPrChange w:id="2350" w:author="黃懷萱" w:date="2022-12-21T01:25:00Z">
                  <w:rPr>
                    <w:b w:val="0"/>
                    <w:bCs/>
                    <w:sz w:val="24"/>
                    <w:szCs w:val="24"/>
                  </w:rPr>
                </w:rPrChange>
              </w:rPr>
              <w:t>WFR</w:t>
            </w:r>
            <w:r w:rsidRPr="00383F80">
              <w:rPr>
                <w:rFonts w:ascii="Times New Roman" w:hAnsi="Times New Roman" w:cs="Times New Roman"/>
                <w:sz w:val="18"/>
                <w:szCs w:val="18"/>
                <w:rPrChange w:id="2351" w:author="黃懷萱" w:date="2022-12-21T01:25:00Z">
                  <w:rPr>
                    <w:rFonts w:hint="eastAsia"/>
                    <w:b w:val="0"/>
                    <w:bCs/>
                    <w:sz w:val="24"/>
                    <w:szCs w:val="24"/>
                  </w:rPr>
                </w:rPrChange>
              </w:rPr>
              <w:t>1</w:t>
            </w:r>
          </w:p>
        </w:tc>
        <w:tc>
          <w:tcPr>
            <w:tcW w:w="1046" w:type="dxa"/>
          </w:tcPr>
          <w:p w14:paraId="08E00CE3"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52" w:author="黃懷萱" w:date="2022-12-21T01:26:00Z">
                  <w:rPr>
                    <w:szCs w:val="28"/>
                  </w:rPr>
                </w:rPrChange>
              </w:rPr>
              <w:pPrChange w:id="235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165B07E1"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54" w:author="黃懷萱" w:date="2022-12-21T01:26:00Z">
                  <w:rPr>
                    <w:szCs w:val="28"/>
                  </w:rPr>
                </w:rPrChange>
              </w:rPr>
              <w:pPrChange w:id="235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3D4A0B0B"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56" w:author="黃懷萱" w:date="2022-12-21T01:26:00Z">
                  <w:rPr>
                    <w:szCs w:val="28"/>
                  </w:rPr>
                </w:rPrChange>
              </w:rPr>
              <w:pPrChange w:id="235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5C9689B3"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58" w:author="黃懷萱" w:date="2022-12-21T01:26:00Z">
                  <w:rPr>
                    <w:szCs w:val="28"/>
                  </w:rPr>
                </w:rPrChange>
              </w:rPr>
              <w:pPrChange w:id="235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162D76AA"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60" w:author="黃懷萱" w:date="2022-12-21T01:26:00Z">
                  <w:rPr>
                    <w:szCs w:val="28"/>
                  </w:rPr>
                </w:rPrChange>
              </w:rPr>
              <w:pPrChange w:id="2361"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59" w:type="dxa"/>
          </w:tcPr>
          <w:p w14:paraId="692E1B0B"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62" w:author="黃懷萱" w:date="2022-12-21T01:26:00Z">
                  <w:rPr>
                    <w:szCs w:val="28"/>
                  </w:rPr>
                </w:rPrChange>
              </w:rPr>
              <w:pPrChange w:id="2363"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27" w:type="dxa"/>
          </w:tcPr>
          <w:p w14:paraId="28D0532F"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64" w:author="黃懷萱" w:date="2022-12-21T01:26:00Z">
                  <w:rPr>
                    <w:szCs w:val="28"/>
                  </w:rPr>
                </w:rPrChange>
              </w:rPr>
              <w:pPrChange w:id="2365"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5B13F1E9"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66" w:author="黃懷萱" w:date="2022-12-21T01:26:00Z">
                  <w:rPr>
                    <w:szCs w:val="28"/>
                  </w:rPr>
                </w:rPrChange>
              </w:rPr>
              <w:pPrChange w:id="2367"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27346E8F"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68" w:author="黃懷萱" w:date="2022-12-21T01:26:00Z">
                  <w:rPr>
                    <w:szCs w:val="28"/>
                  </w:rPr>
                </w:rPrChange>
              </w:rPr>
              <w:pPrChange w:id="2369"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r>
      <w:tr w:rsidR="00383F80" w:rsidRPr="00383F80" w14:paraId="10CEB793" w14:textId="77777777" w:rsidTr="00383F8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184D90D0" w14:textId="77777777" w:rsidR="00E15046" w:rsidRPr="00383F80" w:rsidRDefault="00E15046" w:rsidP="00E15046">
            <w:pPr>
              <w:pStyle w:val="af3"/>
              <w:rPr>
                <w:rFonts w:ascii="Times New Roman" w:hAnsi="Times New Roman" w:cs="Times New Roman"/>
                <w:sz w:val="18"/>
                <w:szCs w:val="18"/>
                <w:rPrChange w:id="2370" w:author="黃懷萱" w:date="2022-12-21T01:25:00Z">
                  <w:rPr>
                    <w:b w:val="0"/>
                    <w:bCs/>
                    <w:sz w:val="24"/>
                    <w:szCs w:val="24"/>
                  </w:rPr>
                </w:rPrChange>
              </w:rPr>
            </w:pPr>
            <w:r w:rsidRPr="00383F80">
              <w:rPr>
                <w:rFonts w:ascii="Times New Roman" w:hAnsi="Times New Roman" w:cs="Times New Roman"/>
                <w:sz w:val="18"/>
                <w:szCs w:val="18"/>
                <w:rPrChange w:id="2371" w:author="黃懷萱" w:date="2022-12-21T01:25:00Z">
                  <w:rPr>
                    <w:rFonts w:hint="eastAsia"/>
                    <w:b w:val="0"/>
                    <w:bCs/>
                    <w:sz w:val="24"/>
                    <w:szCs w:val="24"/>
                  </w:rPr>
                </w:rPrChange>
              </w:rPr>
              <w:t>H</w:t>
            </w:r>
            <w:r w:rsidRPr="00383F80">
              <w:rPr>
                <w:rFonts w:ascii="Times New Roman" w:hAnsi="Times New Roman" w:cs="Times New Roman"/>
                <w:sz w:val="18"/>
                <w:szCs w:val="18"/>
                <w:rPrChange w:id="2372" w:author="黃懷萱" w:date="2022-12-21T01:25:00Z">
                  <w:rPr>
                    <w:b w:val="0"/>
                    <w:bCs/>
                    <w:sz w:val="24"/>
                    <w:szCs w:val="24"/>
                  </w:rPr>
                </w:rPrChange>
              </w:rPr>
              <w:t>WFR</w:t>
            </w:r>
            <w:r w:rsidRPr="00383F80">
              <w:rPr>
                <w:rFonts w:ascii="Times New Roman" w:hAnsi="Times New Roman" w:cs="Times New Roman"/>
                <w:sz w:val="18"/>
                <w:szCs w:val="18"/>
                <w:rPrChange w:id="2373" w:author="黃懷萱" w:date="2022-12-21T01:25:00Z">
                  <w:rPr>
                    <w:rFonts w:hint="eastAsia"/>
                    <w:b w:val="0"/>
                    <w:bCs/>
                    <w:sz w:val="24"/>
                    <w:szCs w:val="24"/>
                  </w:rPr>
                </w:rPrChange>
              </w:rPr>
              <w:t>2</w:t>
            </w:r>
          </w:p>
        </w:tc>
        <w:tc>
          <w:tcPr>
            <w:tcW w:w="1046" w:type="dxa"/>
          </w:tcPr>
          <w:p w14:paraId="72B941B1"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74" w:author="黃懷萱" w:date="2022-12-21T01:26:00Z">
                  <w:rPr>
                    <w:szCs w:val="28"/>
                  </w:rPr>
                </w:rPrChange>
              </w:rPr>
              <w:pPrChange w:id="2375"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481A241A"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76" w:author="黃懷萱" w:date="2022-12-21T01:26:00Z">
                  <w:rPr>
                    <w:szCs w:val="28"/>
                  </w:rPr>
                </w:rPrChange>
              </w:rPr>
              <w:pPrChange w:id="237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2DE7DC94"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78" w:author="黃懷萱" w:date="2022-12-21T01:26:00Z">
                  <w:rPr>
                    <w:szCs w:val="28"/>
                  </w:rPr>
                </w:rPrChange>
              </w:rPr>
              <w:pPrChange w:id="2379"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38" w:type="dxa"/>
          </w:tcPr>
          <w:p w14:paraId="3305D928"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80" w:author="黃懷萱" w:date="2022-12-21T01:26:00Z">
                  <w:rPr>
                    <w:szCs w:val="28"/>
                  </w:rPr>
                </w:rPrChange>
              </w:rPr>
              <w:pPrChange w:id="2381"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0268A0A3"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82" w:author="黃懷萱" w:date="2022-12-21T01:26:00Z">
                  <w:rPr>
                    <w:szCs w:val="28"/>
                  </w:rPr>
                </w:rPrChange>
              </w:rPr>
              <w:pPrChange w:id="2383"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59" w:type="dxa"/>
          </w:tcPr>
          <w:p w14:paraId="02E73D2C"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84" w:author="黃懷萱" w:date="2022-12-21T01:26:00Z">
                  <w:rPr>
                    <w:szCs w:val="28"/>
                  </w:rPr>
                </w:rPrChange>
              </w:rPr>
              <w:pPrChange w:id="2385"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827" w:type="dxa"/>
          </w:tcPr>
          <w:p w14:paraId="7C227E0D"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86" w:author="黃懷萱" w:date="2022-12-21T01:26:00Z">
                  <w:rPr>
                    <w:szCs w:val="28"/>
                  </w:rPr>
                </w:rPrChange>
              </w:rPr>
              <w:pPrChange w:id="2387"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r w:rsidRPr="00383F80">
              <w:rPr>
                <w:rFonts w:eastAsiaTheme="minorEastAsia"/>
                <w:b/>
                <w:bCs/>
                <w:szCs w:val="28"/>
                <w:rPrChange w:id="2388" w:author="黃懷萱" w:date="2022-12-21T01:26:00Z">
                  <w:rPr>
                    <w:rFonts w:hint="eastAsia"/>
                    <w:szCs w:val="28"/>
                  </w:rPr>
                </w:rPrChange>
              </w:rPr>
              <w:t>V</w:t>
            </w:r>
          </w:p>
        </w:tc>
        <w:tc>
          <w:tcPr>
            <w:tcW w:w="784" w:type="dxa"/>
          </w:tcPr>
          <w:p w14:paraId="524AAAFC"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89" w:author="黃懷萱" w:date="2022-12-21T01:26:00Z">
                  <w:rPr>
                    <w:szCs w:val="28"/>
                  </w:rPr>
                </w:rPrChange>
              </w:rPr>
              <w:pPrChange w:id="2390"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c>
          <w:tcPr>
            <w:tcW w:w="784" w:type="dxa"/>
          </w:tcPr>
          <w:p w14:paraId="158E57E5" w14:textId="77777777" w:rsidR="00E15046" w:rsidRPr="00383F80" w:rsidRDefault="00E15046" w:rsidP="00383F80">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Change w:id="2391" w:author="黃懷萱" w:date="2022-12-21T01:26:00Z">
                  <w:rPr>
                    <w:szCs w:val="28"/>
                  </w:rPr>
                </w:rPrChange>
              </w:rPr>
              <w:pPrChange w:id="2392" w:author="黃懷萱" w:date="2022-12-21T01:26:00Z">
                <w:pPr>
                  <w:pStyle w:val="af3"/>
                  <w:cnfStyle w:val="000000100000" w:firstRow="0" w:lastRow="0" w:firstColumn="0" w:lastColumn="0" w:oddVBand="0" w:evenVBand="0" w:oddHBand="1" w:evenHBand="0" w:firstRowFirstColumn="0" w:firstRowLastColumn="0" w:lastRowFirstColumn="0" w:lastRowLastColumn="0"/>
                </w:pPr>
              </w:pPrChange>
            </w:pPr>
          </w:p>
        </w:tc>
      </w:tr>
      <w:tr w:rsidR="00383F80" w:rsidRPr="00383F80" w14:paraId="034A68F1" w14:textId="77777777" w:rsidTr="00383F80">
        <w:trPr>
          <w:trHeight w:val="373"/>
        </w:trPr>
        <w:tc>
          <w:tcPr>
            <w:cnfStyle w:val="001000000000" w:firstRow="0" w:lastRow="0" w:firstColumn="1" w:lastColumn="0" w:oddVBand="0" w:evenVBand="0" w:oddHBand="0" w:evenHBand="0" w:firstRowFirstColumn="0" w:firstRowLastColumn="0" w:lastRowFirstColumn="0" w:lastRowLastColumn="0"/>
            <w:tcW w:w="704" w:type="dxa"/>
            <w:shd w:val="clear" w:color="auto" w:fill="8EAADB" w:themeFill="accent1" w:themeFillTint="99"/>
          </w:tcPr>
          <w:p w14:paraId="65652B89" w14:textId="77777777" w:rsidR="00E15046" w:rsidRPr="00383F80" w:rsidRDefault="00E15046" w:rsidP="00E15046">
            <w:pPr>
              <w:pStyle w:val="af3"/>
              <w:rPr>
                <w:rFonts w:ascii="Times New Roman" w:hAnsi="Times New Roman" w:cs="Times New Roman"/>
                <w:sz w:val="18"/>
                <w:szCs w:val="18"/>
                <w:rPrChange w:id="2393" w:author="黃懷萱" w:date="2022-12-21T01:25:00Z">
                  <w:rPr>
                    <w:b w:val="0"/>
                    <w:bCs/>
                    <w:sz w:val="24"/>
                    <w:szCs w:val="24"/>
                  </w:rPr>
                </w:rPrChange>
              </w:rPr>
            </w:pPr>
            <w:r w:rsidRPr="00383F80">
              <w:rPr>
                <w:rFonts w:ascii="Times New Roman" w:hAnsi="Times New Roman" w:cs="Times New Roman"/>
                <w:sz w:val="18"/>
                <w:szCs w:val="18"/>
                <w:rPrChange w:id="2394" w:author="黃懷萱" w:date="2022-12-21T01:25:00Z">
                  <w:rPr>
                    <w:rFonts w:hint="eastAsia"/>
                    <w:b w:val="0"/>
                    <w:bCs/>
                    <w:sz w:val="24"/>
                    <w:szCs w:val="24"/>
                  </w:rPr>
                </w:rPrChange>
              </w:rPr>
              <w:t>H</w:t>
            </w:r>
            <w:r w:rsidRPr="00383F80">
              <w:rPr>
                <w:rFonts w:ascii="Times New Roman" w:hAnsi="Times New Roman" w:cs="Times New Roman"/>
                <w:sz w:val="18"/>
                <w:szCs w:val="18"/>
                <w:rPrChange w:id="2395" w:author="黃懷萱" w:date="2022-12-21T01:25:00Z">
                  <w:rPr>
                    <w:b w:val="0"/>
                    <w:bCs/>
                    <w:sz w:val="24"/>
                    <w:szCs w:val="24"/>
                  </w:rPr>
                </w:rPrChange>
              </w:rPr>
              <w:t>WFR</w:t>
            </w:r>
            <w:r w:rsidRPr="00383F80">
              <w:rPr>
                <w:rFonts w:ascii="Times New Roman" w:hAnsi="Times New Roman" w:cs="Times New Roman"/>
                <w:sz w:val="18"/>
                <w:szCs w:val="18"/>
                <w:rPrChange w:id="2396" w:author="黃懷萱" w:date="2022-12-21T01:25:00Z">
                  <w:rPr>
                    <w:rFonts w:hint="eastAsia"/>
                    <w:b w:val="0"/>
                    <w:bCs/>
                    <w:sz w:val="24"/>
                    <w:szCs w:val="24"/>
                  </w:rPr>
                </w:rPrChange>
              </w:rPr>
              <w:t>3</w:t>
            </w:r>
          </w:p>
        </w:tc>
        <w:tc>
          <w:tcPr>
            <w:tcW w:w="1046" w:type="dxa"/>
          </w:tcPr>
          <w:p w14:paraId="75441C41"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97" w:author="黃懷萱" w:date="2022-12-21T01:26:00Z">
                  <w:rPr>
                    <w:szCs w:val="28"/>
                  </w:rPr>
                </w:rPrChange>
              </w:rPr>
              <w:pPrChange w:id="2398"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50FCE29F"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399" w:author="黃懷萱" w:date="2022-12-21T01:26:00Z">
                  <w:rPr>
                    <w:szCs w:val="28"/>
                  </w:rPr>
                </w:rPrChange>
              </w:rPr>
              <w:pPrChange w:id="2400"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108ED517"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401" w:author="黃懷萱" w:date="2022-12-21T01:26:00Z">
                  <w:rPr>
                    <w:szCs w:val="28"/>
                  </w:rPr>
                </w:rPrChange>
              </w:rPr>
              <w:pPrChange w:id="2402"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38" w:type="dxa"/>
          </w:tcPr>
          <w:p w14:paraId="52919956"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403" w:author="黃懷萱" w:date="2022-12-21T01:26:00Z">
                  <w:rPr>
                    <w:szCs w:val="28"/>
                  </w:rPr>
                </w:rPrChange>
              </w:rPr>
              <w:pPrChange w:id="2404"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36B46B1C"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405" w:author="黃懷萱" w:date="2022-12-21T01:26:00Z">
                  <w:rPr>
                    <w:szCs w:val="28"/>
                  </w:rPr>
                </w:rPrChange>
              </w:rPr>
              <w:pPrChange w:id="2406"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59" w:type="dxa"/>
          </w:tcPr>
          <w:p w14:paraId="427DD61B"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407" w:author="黃懷萱" w:date="2022-12-21T01:26:00Z">
                  <w:rPr>
                    <w:szCs w:val="28"/>
                  </w:rPr>
                </w:rPrChange>
              </w:rPr>
              <w:pPrChange w:id="2408"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827" w:type="dxa"/>
          </w:tcPr>
          <w:p w14:paraId="708BA7D7"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409" w:author="黃懷萱" w:date="2022-12-21T01:26:00Z">
                  <w:rPr>
                    <w:szCs w:val="28"/>
                  </w:rPr>
                </w:rPrChange>
              </w:rPr>
              <w:pPrChange w:id="2410"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38B2E1BC"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411" w:author="黃懷萱" w:date="2022-12-21T01:26:00Z">
                  <w:rPr>
                    <w:szCs w:val="28"/>
                  </w:rPr>
                </w:rPrChange>
              </w:rPr>
              <w:pPrChange w:id="2412"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c>
          <w:tcPr>
            <w:tcW w:w="784" w:type="dxa"/>
          </w:tcPr>
          <w:p w14:paraId="418AC23D" w14:textId="77777777" w:rsidR="00E15046" w:rsidRPr="00383F80" w:rsidRDefault="00E15046" w:rsidP="00383F80">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Change w:id="2413" w:author="黃懷萱" w:date="2022-12-21T01:26:00Z">
                  <w:rPr>
                    <w:szCs w:val="28"/>
                  </w:rPr>
                </w:rPrChange>
              </w:rPr>
              <w:pPrChange w:id="2414" w:author="黃懷萱" w:date="2022-12-21T01:26:00Z">
                <w:pPr>
                  <w:pStyle w:val="af3"/>
                  <w:cnfStyle w:val="000000000000" w:firstRow="0" w:lastRow="0" w:firstColumn="0" w:lastColumn="0" w:oddVBand="0" w:evenVBand="0" w:oddHBand="0" w:evenHBand="0" w:firstRowFirstColumn="0" w:firstRowLastColumn="0" w:lastRowFirstColumn="0" w:lastRowLastColumn="0"/>
                </w:pPr>
              </w:pPrChange>
            </w:pPr>
          </w:p>
        </w:tc>
      </w:tr>
    </w:tbl>
    <w:p w14:paraId="6ED57BD2" w14:textId="09EA2251" w:rsidR="000866E5" w:rsidRDefault="000866E5">
      <w:pPr>
        <w:widowControl/>
        <w:spacing w:before="0" w:after="0" w:line="240" w:lineRule="auto"/>
        <w:ind w:firstLineChars="0" w:firstLine="0"/>
        <w:jc w:val="left"/>
      </w:pPr>
    </w:p>
    <w:p w14:paraId="178D4478" w14:textId="77777777" w:rsidR="00C95BCF" w:rsidDel="00C95BCF" w:rsidRDefault="00C95BCF" w:rsidP="00C95BCF">
      <w:pPr>
        <w:pStyle w:val="a4"/>
        <w:keepNext/>
        <w:framePr w:wrap="auto" w:vAnchor="margin" w:yAlign="inline"/>
        <w:rPr>
          <w:del w:id="2415" w:author="黃懷萱" w:date="2022-12-21T02:25:00Z"/>
          <w:moveTo w:id="2416" w:author="黃懷萱" w:date="2022-12-21T02:25:00Z"/>
        </w:rPr>
      </w:pPr>
      <w:moveToRangeStart w:id="2417" w:author="黃懷萱" w:date="2022-12-21T02:25:00Z" w:name="move122481924"/>
      <w:moveTo w:id="2418" w:author="黃懷萱" w:date="2022-12-21T02:25:00Z">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19</w:t>
        </w:r>
        <w:r>
          <w:fldChar w:fldCharType="end"/>
        </w:r>
        <w:r w:rsidRPr="0010693C">
          <w:rPr>
            <w:rFonts w:hint="eastAsia"/>
          </w:rPr>
          <w:t>系統需求</w:t>
        </w:r>
        <w:r w:rsidRPr="0010693C">
          <w:rPr>
            <w:rFonts w:hint="eastAsia"/>
          </w:rPr>
          <w:t>V.S</w:t>
        </w:r>
        <w:r w:rsidRPr="0010693C">
          <w:rPr>
            <w:rFonts w:hint="eastAsia"/>
          </w:rPr>
          <w:t>系統需求矩陣</w:t>
        </w:r>
        <w:r>
          <w:rPr>
            <w:rFonts w:hint="eastAsia"/>
          </w:rPr>
          <w:t>2</w:t>
        </w:r>
      </w:moveTo>
    </w:p>
    <w:p w14:paraId="0790716B" w14:textId="30E78DD8" w:rsidR="00952448" w:rsidDel="00C95BCF" w:rsidRDefault="00952448" w:rsidP="00C95BCF">
      <w:pPr>
        <w:pStyle w:val="a4"/>
        <w:keepNext/>
        <w:framePr w:wrap="around" w:hAnchor="page" w:x="3767" w:y="22"/>
        <w:rPr>
          <w:moveFrom w:id="2419" w:author="黃懷萱" w:date="2022-12-21T02:25:00Z"/>
        </w:rPr>
        <w:pPrChange w:id="2420" w:author="黃懷萱" w:date="2022-12-21T02:25:00Z">
          <w:pPr>
            <w:pStyle w:val="a4"/>
            <w:keepNext/>
            <w:framePr w:wrap="around" w:hAnchor="page" w:x="3767" w:y="22"/>
          </w:pPr>
        </w:pPrChange>
      </w:pPr>
      <w:moveFromRangeStart w:id="2421" w:author="黃懷萱" w:date="2022-12-21T02:25:00Z" w:name="move122481924"/>
      <w:moveToRangeEnd w:id="2417"/>
      <w:moveFrom w:id="2422" w:author="黃懷萱" w:date="2022-12-21T02:25:00Z">
        <w:r w:rsidDel="00C95BCF">
          <w:rPr>
            <w:rFonts w:hint="eastAsia"/>
          </w:rPr>
          <w:t>表</w:t>
        </w:r>
        <w:r w:rsidDel="00C95BCF">
          <w:rPr>
            <w:rFonts w:hint="eastAsia"/>
          </w:rPr>
          <w:t xml:space="preserve"> </w:t>
        </w:r>
        <w:r w:rsidR="008E3E69" w:rsidDel="00C95BCF">
          <w:fldChar w:fldCharType="begin"/>
        </w:r>
        <w:r w:rsidR="008E3E69" w:rsidDel="00C95BCF">
          <w:instrText xml:space="preserve"> </w:instrText>
        </w:r>
        <w:r w:rsidR="008E3E69" w:rsidDel="00C95BCF">
          <w:rPr>
            <w:rFonts w:hint="eastAsia"/>
          </w:rPr>
          <w:instrText>STYLEREF 1 \s</w:instrText>
        </w:r>
        <w:r w:rsidR="008E3E69" w:rsidDel="00C95BCF">
          <w:instrText xml:space="preserve"> </w:instrText>
        </w:r>
        <w:r w:rsidR="008E3E69" w:rsidDel="00C95BCF">
          <w:fldChar w:fldCharType="separate"/>
        </w:r>
        <w:r w:rsidR="00E23DD0" w:rsidDel="00C95BCF">
          <w:rPr>
            <w:noProof/>
          </w:rPr>
          <w:t>3</w:t>
        </w:r>
        <w:r w:rsidR="008E3E69" w:rsidDel="00C95BCF">
          <w:fldChar w:fldCharType="end"/>
        </w:r>
        <w:r w:rsidR="008E3E69" w:rsidDel="00C95BCF">
          <w:t>.</w:t>
        </w:r>
        <w:r w:rsidR="008E3E69" w:rsidDel="00C95BCF">
          <w:fldChar w:fldCharType="begin"/>
        </w:r>
        <w:r w:rsidR="008E3E69" w:rsidDel="00C95BCF">
          <w:instrText xml:space="preserve"> </w:instrText>
        </w:r>
        <w:r w:rsidR="008E3E69" w:rsidDel="00C95BCF">
          <w:rPr>
            <w:rFonts w:hint="eastAsia"/>
          </w:rPr>
          <w:instrText xml:space="preserve">SEQ </w:instrText>
        </w:r>
        <w:r w:rsidR="008E3E69" w:rsidDel="00C95BCF">
          <w:rPr>
            <w:rFonts w:hint="eastAsia"/>
          </w:rPr>
          <w:instrText>表</w:instrText>
        </w:r>
        <w:r w:rsidR="008E3E69" w:rsidDel="00C95BCF">
          <w:rPr>
            <w:rFonts w:hint="eastAsia"/>
          </w:rPr>
          <w:instrText xml:space="preserve"> \* ARABIC \s 1</w:instrText>
        </w:r>
        <w:r w:rsidR="008E3E69" w:rsidDel="00C95BCF">
          <w:instrText xml:space="preserve"> </w:instrText>
        </w:r>
        <w:r w:rsidR="008E3E69" w:rsidDel="00C95BCF">
          <w:fldChar w:fldCharType="separate"/>
        </w:r>
        <w:r w:rsidR="00E23DD0" w:rsidDel="00C95BCF">
          <w:rPr>
            <w:noProof/>
          </w:rPr>
          <w:t>19</w:t>
        </w:r>
        <w:r w:rsidR="008E3E69" w:rsidDel="00C95BCF">
          <w:fldChar w:fldCharType="end"/>
        </w:r>
        <w:r w:rsidRPr="0010693C" w:rsidDel="00C95BCF">
          <w:rPr>
            <w:rFonts w:hint="eastAsia"/>
          </w:rPr>
          <w:t>系統需求</w:t>
        </w:r>
        <w:r w:rsidRPr="0010693C" w:rsidDel="00C95BCF">
          <w:rPr>
            <w:rFonts w:hint="eastAsia"/>
          </w:rPr>
          <w:t>V.S</w:t>
        </w:r>
        <w:r w:rsidRPr="0010693C" w:rsidDel="00C95BCF">
          <w:rPr>
            <w:rFonts w:hint="eastAsia"/>
          </w:rPr>
          <w:t>系統需求矩陣</w:t>
        </w:r>
        <w:r w:rsidDel="00C95BCF">
          <w:rPr>
            <w:rFonts w:hint="eastAsia"/>
          </w:rPr>
          <w:t>2</w:t>
        </w:r>
      </w:moveFrom>
    </w:p>
    <w:moveFromRangeEnd w:id="2421"/>
    <w:p w14:paraId="0EFC2BC4" w14:textId="33948F6D" w:rsidR="000866E5" w:rsidRDefault="000866E5" w:rsidP="00C95BCF">
      <w:pPr>
        <w:pStyle w:val="a4"/>
        <w:keepNext/>
        <w:framePr w:wrap="auto" w:vAnchor="margin" w:yAlign="inline"/>
        <w:pPrChange w:id="2423" w:author="黃懷萱" w:date="2022-12-21T02:25:00Z">
          <w:pPr>
            <w:ind w:firstLine="560"/>
          </w:pPr>
        </w:pPrChange>
      </w:pPr>
    </w:p>
    <w:tbl>
      <w:tblPr>
        <w:tblStyle w:val="5-5"/>
        <w:tblW w:w="8354" w:type="dxa"/>
        <w:tblLook w:val="04A0" w:firstRow="1" w:lastRow="0" w:firstColumn="1" w:lastColumn="0" w:noHBand="0" w:noVBand="1"/>
      </w:tblPr>
      <w:tblGrid>
        <w:gridCol w:w="836"/>
        <w:gridCol w:w="837"/>
        <w:gridCol w:w="836"/>
        <w:gridCol w:w="837"/>
        <w:gridCol w:w="838"/>
        <w:gridCol w:w="838"/>
        <w:gridCol w:w="838"/>
        <w:gridCol w:w="838"/>
        <w:gridCol w:w="838"/>
        <w:gridCol w:w="818"/>
      </w:tblGrid>
      <w:tr w:rsidR="00952448" w:rsidRPr="00952448" w14:paraId="554E154A" w14:textId="77777777" w:rsidTr="00952448">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5DA9A99" w14:textId="77777777" w:rsidR="00952448" w:rsidRPr="00952448" w:rsidRDefault="00952448" w:rsidP="00952448">
            <w:pPr>
              <w:spacing w:before="0" w:after="0" w:line="240" w:lineRule="auto"/>
              <w:ind w:firstLineChars="0" w:firstLine="0"/>
              <w:jc w:val="left"/>
              <w:rPr>
                <w:rFonts w:eastAsiaTheme="minorEastAsia"/>
                <w:sz w:val="24"/>
              </w:rPr>
            </w:pPr>
            <w:r w:rsidRPr="00952448">
              <w:rPr>
                <w:rFonts w:eastAsiaTheme="minorEastAsia" w:hint="eastAsia"/>
                <w:sz w:val="24"/>
              </w:rPr>
              <w:t>需求</w:t>
            </w:r>
          </w:p>
        </w:tc>
        <w:tc>
          <w:tcPr>
            <w:tcW w:w="837" w:type="dxa"/>
            <w:shd w:val="clear" w:color="auto" w:fill="8EAADB" w:themeFill="accent1" w:themeFillTint="99"/>
          </w:tcPr>
          <w:p w14:paraId="5E69D18C"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UIFR3</w:t>
            </w:r>
          </w:p>
        </w:tc>
        <w:tc>
          <w:tcPr>
            <w:tcW w:w="836" w:type="dxa"/>
            <w:shd w:val="clear" w:color="auto" w:fill="8EAADB" w:themeFill="accent1" w:themeFillTint="99"/>
          </w:tcPr>
          <w:p w14:paraId="1C98CC57"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UIFR4</w:t>
            </w:r>
          </w:p>
        </w:tc>
        <w:tc>
          <w:tcPr>
            <w:tcW w:w="837" w:type="dxa"/>
            <w:shd w:val="clear" w:color="auto" w:fill="8EAADB" w:themeFill="accent1" w:themeFillTint="99"/>
          </w:tcPr>
          <w:p w14:paraId="2CE3EF56"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UIFR5</w:t>
            </w:r>
          </w:p>
        </w:tc>
        <w:tc>
          <w:tcPr>
            <w:tcW w:w="838" w:type="dxa"/>
            <w:shd w:val="clear" w:color="auto" w:fill="8EAADB" w:themeFill="accent1" w:themeFillTint="99"/>
          </w:tcPr>
          <w:p w14:paraId="3F6185E4"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UIFR6</w:t>
            </w:r>
          </w:p>
        </w:tc>
        <w:tc>
          <w:tcPr>
            <w:tcW w:w="838" w:type="dxa"/>
            <w:shd w:val="clear" w:color="auto" w:fill="8EAADB" w:themeFill="accent1" w:themeFillTint="99"/>
          </w:tcPr>
          <w:p w14:paraId="1B5A58E4"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UIFR7</w:t>
            </w:r>
          </w:p>
        </w:tc>
        <w:tc>
          <w:tcPr>
            <w:tcW w:w="838" w:type="dxa"/>
            <w:shd w:val="clear" w:color="auto" w:fill="8EAADB" w:themeFill="accent1" w:themeFillTint="99"/>
          </w:tcPr>
          <w:p w14:paraId="7410ED3B"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UIFR8</w:t>
            </w:r>
          </w:p>
        </w:tc>
        <w:tc>
          <w:tcPr>
            <w:tcW w:w="838" w:type="dxa"/>
            <w:shd w:val="clear" w:color="auto" w:fill="8EAADB" w:themeFill="accent1" w:themeFillTint="99"/>
          </w:tcPr>
          <w:p w14:paraId="4869D86F"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H</w:t>
            </w:r>
            <w:r w:rsidRPr="00952448">
              <w:rPr>
                <w:rFonts w:ascii="標楷體" w:hAnsi="標楷體"/>
                <w:sz w:val="24"/>
                <w:szCs w:val="24"/>
              </w:rPr>
              <w:t>WFR</w:t>
            </w:r>
            <w:r w:rsidRPr="00952448">
              <w:rPr>
                <w:rFonts w:ascii="標楷體" w:hAnsi="標楷體" w:hint="eastAsia"/>
                <w:sz w:val="24"/>
                <w:szCs w:val="24"/>
              </w:rPr>
              <w:t>1</w:t>
            </w:r>
          </w:p>
        </w:tc>
        <w:tc>
          <w:tcPr>
            <w:tcW w:w="838" w:type="dxa"/>
            <w:shd w:val="clear" w:color="auto" w:fill="8EAADB" w:themeFill="accent1" w:themeFillTint="99"/>
          </w:tcPr>
          <w:p w14:paraId="1FA0F8A9"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H</w:t>
            </w:r>
            <w:r w:rsidRPr="00952448">
              <w:rPr>
                <w:rFonts w:ascii="標楷體" w:hAnsi="標楷體"/>
                <w:sz w:val="24"/>
                <w:szCs w:val="24"/>
              </w:rPr>
              <w:t>WFR</w:t>
            </w:r>
            <w:r w:rsidRPr="00952448">
              <w:rPr>
                <w:rFonts w:ascii="標楷體" w:hAnsi="標楷體" w:hint="eastAsia"/>
                <w:sz w:val="24"/>
                <w:szCs w:val="24"/>
              </w:rPr>
              <w:t>2</w:t>
            </w:r>
          </w:p>
        </w:tc>
        <w:tc>
          <w:tcPr>
            <w:tcW w:w="818" w:type="dxa"/>
            <w:shd w:val="clear" w:color="auto" w:fill="8EAADB" w:themeFill="accent1" w:themeFillTint="99"/>
          </w:tcPr>
          <w:p w14:paraId="7D70392B" w14:textId="77777777" w:rsidR="00952448" w:rsidRPr="00952448" w:rsidRDefault="00952448" w:rsidP="00952448">
            <w:pPr>
              <w:spacing w:before="0" w:after="0"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00952448">
              <w:rPr>
                <w:rFonts w:ascii="標楷體" w:hAnsi="標楷體" w:hint="eastAsia"/>
                <w:sz w:val="24"/>
                <w:szCs w:val="24"/>
              </w:rPr>
              <w:t>H</w:t>
            </w:r>
            <w:r w:rsidRPr="00952448">
              <w:rPr>
                <w:rFonts w:ascii="標楷體" w:hAnsi="標楷體"/>
                <w:sz w:val="24"/>
                <w:szCs w:val="24"/>
              </w:rPr>
              <w:t>WFR</w:t>
            </w:r>
            <w:r w:rsidRPr="00952448">
              <w:rPr>
                <w:rFonts w:ascii="標楷體" w:hAnsi="標楷體" w:hint="eastAsia"/>
                <w:sz w:val="24"/>
                <w:szCs w:val="24"/>
              </w:rPr>
              <w:t>3</w:t>
            </w:r>
          </w:p>
        </w:tc>
      </w:tr>
      <w:tr w:rsidR="00952448" w:rsidRPr="00952448" w14:paraId="139D6D9D"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F939CAA"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1</w:t>
            </w:r>
          </w:p>
        </w:tc>
        <w:tc>
          <w:tcPr>
            <w:tcW w:w="837" w:type="dxa"/>
          </w:tcPr>
          <w:p w14:paraId="4CEDE4F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5D76F02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36E859D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ACA899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70DE19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A9529D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773D75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5219904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18" w:type="dxa"/>
          </w:tcPr>
          <w:p w14:paraId="39BFF16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30EFF614"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982EE6A"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2</w:t>
            </w:r>
          </w:p>
        </w:tc>
        <w:tc>
          <w:tcPr>
            <w:tcW w:w="837" w:type="dxa"/>
          </w:tcPr>
          <w:p w14:paraId="4F010BD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762FD479"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23F72DF4"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5CAAB73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1C42AC9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44E3016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53B8C3B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23A6A99"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46186538"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26A28492" w14:textId="77777777" w:rsidTr="00952448">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00C023DA"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3</w:t>
            </w:r>
          </w:p>
        </w:tc>
        <w:tc>
          <w:tcPr>
            <w:tcW w:w="837" w:type="dxa"/>
          </w:tcPr>
          <w:p w14:paraId="662C19B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44E3722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649FEE7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68CBF1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408CEB5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792C6135"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369A25D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2AA7F0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71D8D64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2528F7C9"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43C48FDC"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DB</w:t>
            </w:r>
            <w:r w:rsidRPr="00952448">
              <w:rPr>
                <w:rFonts w:ascii="標楷體" w:hAnsi="標楷體"/>
                <w:b w:val="0"/>
                <w:bCs w:val="0"/>
                <w:sz w:val="24"/>
                <w:szCs w:val="24"/>
              </w:rPr>
              <w:t>FR</w:t>
            </w:r>
            <w:r w:rsidRPr="00952448">
              <w:rPr>
                <w:rFonts w:ascii="標楷體" w:hAnsi="標楷體" w:hint="eastAsia"/>
                <w:b w:val="0"/>
                <w:bCs w:val="0"/>
                <w:sz w:val="24"/>
                <w:szCs w:val="24"/>
              </w:rPr>
              <w:t>4</w:t>
            </w:r>
          </w:p>
        </w:tc>
        <w:tc>
          <w:tcPr>
            <w:tcW w:w="837" w:type="dxa"/>
          </w:tcPr>
          <w:p w14:paraId="66CFB4F3"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495DB9C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2BADBA0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2C750A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36CE409"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3752C4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1304EC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54AD78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433A0D9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09ABE95F"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FB692E4"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IAFR1</w:t>
            </w:r>
          </w:p>
        </w:tc>
        <w:tc>
          <w:tcPr>
            <w:tcW w:w="837" w:type="dxa"/>
          </w:tcPr>
          <w:p w14:paraId="0A2E098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232F30B8"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646CC5A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3BE87EF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615B08D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C6F14C4"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C7C9C49"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3848AB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6ECB55E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25F634E8"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324A2A0"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A</w:t>
            </w:r>
            <w:r w:rsidRPr="00952448">
              <w:rPr>
                <w:rFonts w:ascii="標楷體" w:hAnsi="標楷體"/>
                <w:b w:val="0"/>
                <w:bCs w:val="0"/>
                <w:sz w:val="24"/>
                <w:szCs w:val="24"/>
              </w:rPr>
              <w:t>GFR1</w:t>
            </w:r>
          </w:p>
        </w:tc>
        <w:tc>
          <w:tcPr>
            <w:tcW w:w="837" w:type="dxa"/>
          </w:tcPr>
          <w:p w14:paraId="4F7FA80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6F5E989E"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1B11D173"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159CD98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D52FFF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43194D9"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D28099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403FD7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182030A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15A35B6C"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1586665" w14:textId="77777777" w:rsidR="00952448" w:rsidRPr="00952448" w:rsidRDefault="00952448" w:rsidP="00952448">
            <w:pPr>
              <w:spacing w:before="0" w:after="0" w:line="240" w:lineRule="auto"/>
              <w:ind w:firstLineChars="0" w:firstLine="0"/>
              <w:jc w:val="left"/>
              <w:rPr>
                <w:rFonts w:eastAsiaTheme="minorEastAsia"/>
                <w:b w:val="0"/>
                <w:bCs w:val="0"/>
                <w:sz w:val="24"/>
                <w:szCs w:val="24"/>
              </w:rPr>
            </w:pPr>
            <w:r w:rsidRPr="00952448">
              <w:rPr>
                <w:rFonts w:ascii="標楷體" w:hAnsi="標楷體" w:hint="eastAsia"/>
                <w:b w:val="0"/>
                <w:bCs w:val="0"/>
                <w:sz w:val="24"/>
                <w:szCs w:val="24"/>
              </w:rPr>
              <w:t>P</w:t>
            </w:r>
            <w:r w:rsidRPr="00952448">
              <w:rPr>
                <w:rFonts w:ascii="標楷體" w:hAnsi="標楷體"/>
                <w:b w:val="0"/>
                <w:bCs w:val="0"/>
                <w:sz w:val="24"/>
                <w:szCs w:val="24"/>
              </w:rPr>
              <w:t>RFN1</w:t>
            </w:r>
          </w:p>
        </w:tc>
        <w:tc>
          <w:tcPr>
            <w:tcW w:w="837" w:type="dxa"/>
          </w:tcPr>
          <w:p w14:paraId="675D20C8"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7ABF8EA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21D1132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CD9BCA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8263C0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DDB080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6D0DDA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15D3033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5B2E2DE4"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4E4D01B2"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6F6FEAC"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UIFR1</w:t>
            </w:r>
          </w:p>
        </w:tc>
        <w:tc>
          <w:tcPr>
            <w:tcW w:w="837" w:type="dxa"/>
          </w:tcPr>
          <w:p w14:paraId="3C94EE6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6" w:type="dxa"/>
          </w:tcPr>
          <w:p w14:paraId="388B41D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7" w:type="dxa"/>
          </w:tcPr>
          <w:p w14:paraId="516A573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77A1691E"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064A995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76E85DD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4B63E6E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529E0CF3"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1463A8B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307F76D5"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B46FBDA"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UIFR2</w:t>
            </w:r>
          </w:p>
        </w:tc>
        <w:tc>
          <w:tcPr>
            <w:tcW w:w="837" w:type="dxa"/>
          </w:tcPr>
          <w:p w14:paraId="6D38D38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3816D8B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5F8426F6"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BD7A6B2"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B22FA1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7E229B1"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A662824"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C1ED9C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6696567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16818E4E"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4FEA94A"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UIFR3</w:t>
            </w:r>
          </w:p>
        </w:tc>
        <w:tc>
          <w:tcPr>
            <w:tcW w:w="837" w:type="dxa"/>
          </w:tcPr>
          <w:p w14:paraId="58B1428A"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6" w:type="dxa"/>
          </w:tcPr>
          <w:p w14:paraId="23528CF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30F78C1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3C73C4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D615B4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0AF7453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B278FC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7C36044"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2D50F98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7DA854DB"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033D0D26"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UIFR4</w:t>
            </w:r>
          </w:p>
        </w:tc>
        <w:tc>
          <w:tcPr>
            <w:tcW w:w="837" w:type="dxa"/>
          </w:tcPr>
          <w:p w14:paraId="582E10D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7A49F8F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7" w:type="dxa"/>
          </w:tcPr>
          <w:p w14:paraId="02E187F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212A7716"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52744B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E84C48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675308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8D4C7F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3608761F"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595FC59D" w14:textId="77777777" w:rsidTr="00952448">
        <w:trPr>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DCC4E58"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UIFR5</w:t>
            </w:r>
          </w:p>
        </w:tc>
        <w:tc>
          <w:tcPr>
            <w:tcW w:w="837" w:type="dxa"/>
          </w:tcPr>
          <w:p w14:paraId="61E6585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5CD6E6C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3B613C5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1C547E5E"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080AEC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13BE890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0F9A842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5CD1DD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18FDBD9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2FC1C0D8"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4A2CFDDD"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UIFR6</w:t>
            </w:r>
          </w:p>
        </w:tc>
        <w:tc>
          <w:tcPr>
            <w:tcW w:w="837" w:type="dxa"/>
          </w:tcPr>
          <w:p w14:paraId="3B13DB5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03D30442"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5157156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4DD819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10C2326A"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514BFD6"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0810387B"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715381F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2BAD3B1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79FEBFD5"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70FFB3B"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UIFR7</w:t>
            </w:r>
          </w:p>
        </w:tc>
        <w:tc>
          <w:tcPr>
            <w:tcW w:w="837" w:type="dxa"/>
          </w:tcPr>
          <w:p w14:paraId="7B25DB53"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765BF7A2"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4138050D"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1D269FAA"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DC7EB5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299D27E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0D0F952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29DA4F7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37274E9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0CECD97F"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D124B6F"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UIFR8</w:t>
            </w:r>
          </w:p>
        </w:tc>
        <w:tc>
          <w:tcPr>
            <w:tcW w:w="837" w:type="dxa"/>
          </w:tcPr>
          <w:p w14:paraId="01E4C15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3FD8C153"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797D6DE2"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BED7B0D"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096769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7515D85"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377D942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67A9780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18" w:type="dxa"/>
          </w:tcPr>
          <w:p w14:paraId="6B6E98E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r>
      <w:tr w:rsidR="00952448" w:rsidRPr="00952448" w14:paraId="66C489A5"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5608F1C"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H</w:t>
            </w:r>
            <w:r w:rsidRPr="00952448">
              <w:rPr>
                <w:rFonts w:ascii="標楷體" w:hAnsi="標楷體"/>
                <w:b w:val="0"/>
                <w:bCs w:val="0"/>
                <w:sz w:val="24"/>
                <w:szCs w:val="24"/>
              </w:rPr>
              <w:t>WFR</w:t>
            </w:r>
            <w:r w:rsidRPr="00952448">
              <w:rPr>
                <w:rFonts w:ascii="標楷體" w:hAnsi="標楷體" w:hint="eastAsia"/>
                <w:b w:val="0"/>
                <w:bCs w:val="0"/>
                <w:sz w:val="24"/>
                <w:szCs w:val="24"/>
              </w:rPr>
              <w:t>1</w:t>
            </w:r>
          </w:p>
        </w:tc>
        <w:tc>
          <w:tcPr>
            <w:tcW w:w="837" w:type="dxa"/>
          </w:tcPr>
          <w:p w14:paraId="145F2B4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220CBB7B"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5D81325A"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0758A4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84688A0"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4F4633A"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E8F80B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38" w:type="dxa"/>
          </w:tcPr>
          <w:p w14:paraId="12499B64"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2CDAF3B7"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r>
      <w:tr w:rsidR="00952448" w:rsidRPr="00952448" w14:paraId="502665A8" w14:textId="77777777" w:rsidTr="0095244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CE17ACD"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H</w:t>
            </w:r>
            <w:r w:rsidRPr="00952448">
              <w:rPr>
                <w:rFonts w:ascii="標楷體" w:hAnsi="標楷體"/>
                <w:b w:val="0"/>
                <w:bCs w:val="0"/>
                <w:sz w:val="24"/>
                <w:szCs w:val="24"/>
              </w:rPr>
              <w:t>WFR</w:t>
            </w:r>
            <w:r w:rsidRPr="00952448">
              <w:rPr>
                <w:rFonts w:ascii="標楷體" w:hAnsi="標楷體" w:hint="eastAsia"/>
                <w:b w:val="0"/>
                <w:bCs w:val="0"/>
                <w:sz w:val="24"/>
                <w:szCs w:val="24"/>
              </w:rPr>
              <w:t>2</w:t>
            </w:r>
          </w:p>
        </w:tc>
        <w:tc>
          <w:tcPr>
            <w:tcW w:w="837" w:type="dxa"/>
          </w:tcPr>
          <w:p w14:paraId="1130C79E"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6" w:type="dxa"/>
          </w:tcPr>
          <w:p w14:paraId="1766B445"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7" w:type="dxa"/>
          </w:tcPr>
          <w:p w14:paraId="5A1E739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D44338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1C78ADB0"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5CABF9E6"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c>
          <w:tcPr>
            <w:tcW w:w="838" w:type="dxa"/>
          </w:tcPr>
          <w:p w14:paraId="4C9ED8E7"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V</w:t>
            </w:r>
          </w:p>
        </w:tc>
        <w:tc>
          <w:tcPr>
            <w:tcW w:w="838" w:type="dxa"/>
          </w:tcPr>
          <w:p w14:paraId="04F3E26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c>
          <w:tcPr>
            <w:tcW w:w="818" w:type="dxa"/>
          </w:tcPr>
          <w:p w14:paraId="1B420E2C" w14:textId="77777777" w:rsidR="00952448" w:rsidRPr="00952448" w:rsidRDefault="00952448" w:rsidP="00952448">
            <w:pPr>
              <w:spacing w:before="0" w:after="0"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eastAsiaTheme="minorEastAsia"/>
                <w:b/>
                <w:bCs/>
                <w:szCs w:val="28"/>
              </w:rPr>
            </w:pPr>
          </w:p>
        </w:tc>
      </w:tr>
      <w:tr w:rsidR="00952448" w:rsidRPr="00952448" w14:paraId="01723DF5" w14:textId="77777777" w:rsidTr="00952448">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C16B64B" w14:textId="77777777" w:rsidR="00952448" w:rsidRPr="00952448" w:rsidRDefault="00952448" w:rsidP="00952448">
            <w:pPr>
              <w:spacing w:before="0" w:after="0" w:line="240" w:lineRule="auto"/>
              <w:ind w:firstLineChars="0" w:firstLine="0"/>
              <w:jc w:val="left"/>
              <w:rPr>
                <w:rFonts w:ascii="標楷體" w:hAnsi="標楷體"/>
                <w:b w:val="0"/>
                <w:bCs w:val="0"/>
                <w:sz w:val="24"/>
                <w:szCs w:val="24"/>
              </w:rPr>
            </w:pPr>
            <w:r w:rsidRPr="00952448">
              <w:rPr>
                <w:rFonts w:ascii="標楷體" w:hAnsi="標楷體" w:hint="eastAsia"/>
                <w:b w:val="0"/>
                <w:bCs w:val="0"/>
                <w:sz w:val="24"/>
                <w:szCs w:val="24"/>
              </w:rPr>
              <w:t>H</w:t>
            </w:r>
            <w:r w:rsidRPr="00952448">
              <w:rPr>
                <w:rFonts w:ascii="標楷體" w:hAnsi="標楷體"/>
                <w:b w:val="0"/>
                <w:bCs w:val="0"/>
                <w:sz w:val="24"/>
                <w:szCs w:val="24"/>
              </w:rPr>
              <w:t>WFR</w:t>
            </w:r>
            <w:r w:rsidRPr="00952448">
              <w:rPr>
                <w:rFonts w:ascii="標楷體" w:hAnsi="標楷體" w:hint="eastAsia"/>
                <w:b w:val="0"/>
                <w:bCs w:val="0"/>
                <w:sz w:val="24"/>
                <w:szCs w:val="24"/>
              </w:rPr>
              <w:t>3</w:t>
            </w:r>
          </w:p>
        </w:tc>
        <w:tc>
          <w:tcPr>
            <w:tcW w:w="837" w:type="dxa"/>
          </w:tcPr>
          <w:p w14:paraId="3E5C5A6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6" w:type="dxa"/>
          </w:tcPr>
          <w:p w14:paraId="7804DE5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7" w:type="dxa"/>
          </w:tcPr>
          <w:p w14:paraId="6DD25691"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394FE3E6"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48E6C5B2"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583B210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6F6E911C"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38" w:type="dxa"/>
          </w:tcPr>
          <w:p w14:paraId="7FC1C645"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p>
        </w:tc>
        <w:tc>
          <w:tcPr>
            <w:tcW w:w="818" w:type="dxa"/>
          </w:tcPr>
          <w:p w14:paraId="47E042DF" w14:textId="77777777" w:rsidR="00952448" w:rsidRPr="00952448" w:rsidRDefault="00952448" w:rsidP="00952448">
            <w:pPr>
              <w:spacing w:before="0" w:after="0"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Theme="minorEastAsia"/>
                <w:b/>
                <w:bCs/>
                <w:szCs w:val="28"/>
              </w:rPr>
            </w:pPr>
            <w:r w:rsidRPr="00952448">
              <w:rPr>
                <w:rFonts w:eastAsiaTheme="minorEastAsia" w:hint="eastAsia"/>
                <w:b/>
                <w:bCs/>
                <w:szCs w:val="28"/>
              </w:rPr>
              <w:t>--</w:t>
            </w:r>
          </w:p>
        </w:tc>
      </w:tr>
    </w:tbl>
    <w:p w14:paraId="14AD966A" w14:textId="77777777" w:rsidR="00C95BCF" w:rsidDel="00C95BCF" w:rsidRDefault="00C95BCF" w:rsidP="00C95BCF">
      <w:pPr>
        <w:pStyle w:val="a4"/>
        <w:keepNext/>
        <w:framePr w:wrap="auto" w:vAnchor="margin" w:yAlign="inline"/>
        <w:rPr>
          <w:del w:id="2424" w:author="黃懷萱" w:date="2022-12-21T02:25:00Z"/>
          <w:moveTo w:id="2425" w:author="黃懷萱" w:date="2022-12-21T02:25:00Z"/>
        </w:rPr>
      </w:pPr>
      <w:moveToRangeStart w:id="2426" w:author="黃懷萱" w:date="2022-12-21T02:25:00Z" w:name="move122481928"/>
      <w:moveTo w:id="2427" w:author="黃懷萱" w:date="2022-12-21T02:25:00Z">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20</w:t>
        </w:r>
        <w:r>
          <w:fldChar w:fldCharType="end"/>
        </w:r>
        <w:r w:rsidRPr="003640FE">
          <w:rPr>
            <w:rFonts w:hint="eastAsia"/>
          </w:rPr>
          <w:t>使用需求</w:t>
        </w:r>
        <w:r w:rsidRPr="003640FE">
          <w:rPr>
            <w:rFonts w:hint="eastAsia"/>
          </w:rPr>
          <w:t>V.S</w:t>
        </w:r>
        <w:r w:rsidRPr="003640FE">
          <w:rPr>
            <w:rFonts w:hint="eastAsia"/>
          </w:rPr>
          <w:t>系統需求</w:t>
        </w:r>
        <w:r w:rsidRPr="003640FE">
          <w:rPr>
            <w:rFonts w:hint="eastAsia"/>
          </w:rPr>
          <w:t xml:space="preserve"> </w:t>
        </w:r>
        <w:r w:rsidRPr="003640FE">
          <w:rPr>
            <w:rFonts w:hint="eastAsia"/>
          </w:rPr>
          <w:t>矩陣</w:t>
        </w:r>
      </w:moveTo>
    </w:p>
    <w:p w14:paraId="1155C11D" w14:textId="03CDD064" w:rsidR="008E3E69" w:rsidDel="00C95BCF" w:rsidRDefault="008E3E69" w:rsidP="00C95BCF">
      <w:pPr>
        <w:pStyle w:val="a4"/>
        <w:keepNext/>
        <w:framePr w:wrap="around" w:hAnchor="page" w:x="3767" w:y="247"/>
        <w:rPr>
          <w:moveFrom w:id="2428" w:author="黃懷萱" w:date="2022-12-21T02:25:00Z"/>
        </w:rPr>
        <w:pPrChange w:id="2429" w:author="黃懷萱" w:date="2022-12-21T02:25:00Z">
          <w:pPr>
            <w:pStyle w:val="a4"/>
            <w:keepNext/>
            <w:framePr w:wrap="around" w:hAnchor="page" w:x="3767" w:y="247"/>
          </w:pPr>
        </w:pPrChange>
      </w:pPr>
      <w:moveFromRangeStart w:id="2430" w:author="黃懷萱" w:date="2022-12-21T02:25:00Z" w:name="move122481928"/>
      <w:moveToRangeEnd w:id="2426"/>
      <w:moveFrom w:id="2431" w:author="黃懷萱" w:date="2022-12-21T02:25:00Z">
        <w:r w:rsidDel="00C95BCF">
          <w:rPr>
            <w:rFonts w:hint="eastAsia"/>
          </w:rPr>
          <w:t>表</w:t>
        </w:r>
        <w:r w:rsidDel="00C95BCF">
          <w:rPr>
            <w:rFonts w:hint="eastAsia"/>
          </w:rPr>
          <w:t xml:space="preserve"> </w:t>
        </w:r>
        <w:r w:rsidDel="00C95BCF">
          <w:fldChar w:fldCharType="begin"/>
        </w:r>
        <w:r w:rsidDel="00C95BCF">
          <w:instrText xml:space="preserve"> </w:instrText>
        </w:r>
        <w:r w:rsidDel="00C95BCF">
          <w:rPr>
            <w:rFonts w:hint="eastAsia"/>
          </w:rPr>
          <w:instrText>STYLEREF 1 \s</w:instrText>
        </w:r>
        <w:r w:rsidDel="00C95BCF">
          <w:instrText xml:space="preserve"> </w:instrText>
        </w:r>
        <w:r w:rsidDel="00C95BCF">
          <w:fldChar w:fldCharType="separate"/>
        </w:r>
        <w:r w:rsidR="00E23DD0" w:rsidDel="00C95BCF">
          <w:rPr>
            <w:noProof/>
          </w:rPr>
          <w:t>3</w:t>
        </w:r>
        <w:r w:rsidDel="00C95BCF">
          <w:fldChar w:fldCharType="end"/>
        </w:r>
        <w:r w:rsidDel="00C95BCF">
          <w:t>.</w:t>
        </w:r>
        <w:r w:rsidDel="00C95BCF">
          <w:fldChar w:fldCharType="begin"/>
        </w:r>
        <w:r w:rsidDel="00C95BCF">
          <w:instrText xml:space="preserve"> </w:instrText>
        </w:r>
        <w:r w:rsidDel="00C95BCF">
          <w:rPr>
            <w:rFonts w:hint="eastAsia"/>
          </w:rPr>
          <w:instrText xml:space="preserve">SEQ </w:instrText>
        </w:r>
        <w:r w:rsidDel="00C95BCF">
          <w:rPr>
            <w:rFonts w:hint="eastAsia"/>
          </w:rPr>
          <w:instrText>表</w:instrText>
        </w:r>
        <w:r w:rsidDel="00C95BCF">
          <w:rPr>
            <w:rFonts w:hint="eastAsia"/>
          </w:rPr>
          <w:instrText xml:space="preserve"> \* ARABIC \s 1</w:instrText>
        </w:r>
        <w:r w:rsidDel="00C95BCF">
          <w:instrText xml:space="preserve"> </w:instrText>
        </w:r>
        <w:r w:rsidDel="00C95BCF">
          <w:fldChar w:fldCharType="separate"/>
        </w:r>
        <w:r w:rsidR="00E23DD0" w:rsidDel="00C95BCF">
          <w:rPr>
            <w:noProof/>
          </w:rPr>
          <w:t>20</w:t>
        </w:r>
        <w:r w:rsidDel="00C95BCF">
          <w:fldChar w:fldCharType="end"/>
        </w:r>
        <w:r w:rsidRPr="003640FE" w:rsidDel="00C95BCF">
          <w:rPr>
            <w:rFonts w:hint="eastAsia"/>
          </w:rPr>
          <w:t>使用需求</w:t>
        </w:r>
        <w:r w:rsidRPr="003640FE" w:rsidDel="00C95BCF">
          <w:rPr>
            <w:rFonts w:hint="eastAsia"/>
          </w:rPr>
          <w:t>V.S</w:t>
        </w:r>
        <w:r w:rsidRPr="003640FE" w:rsidDel="00C95BCF">
          <w:rPr>
            <w:rFonts w:hint="eastAsia"/>
          </w:rPr>
          <w:t>系統需求</w:t>
        </w:r>
        <w:r w:rsidRPr="003640FE" w:rsidDel="00C95BCF">
          <w:rPr>
            <w:rFonts w:hint="eastAsia"/>
          </w:rPr>
          <w:t xml:space="preserve"> </w:t>
        </w:r>
        <w:r w:rsidRPr="003640FE" w:rsidDel="00C95BCF">
          <w:rPr>
            <w:rFonts w:hint="eastAsia"/>
          </w:rPr>
          <w:t>矩陣</w:t>
        </w:r>
      </w:moveFrom>
    </w:p>
    <w:moveFromRangeEnd w:id="2430"/>
    <w:p w14:paraId="18A97ADF" w14:textId="38DB841F" w:rsidR="008E3E69" w:rsidRDefault="008E3E69" w:rsidP="00C95BCF">
      <w:pPr>
        <w:pStyle w:val="a4"/>
        <w:keepNext/>
        <w:framePr w:wrap="auto" w:vAnchor="margin" w:yAlign="inline"/>
        <w:pPrChange w:id="2432" w:author="黃懷萱" w:date="2022-12-21T02:25:00Z">
          <w:pPr>
            <w:ind w:firstLine="560"/>
          </w:pPr>
        </w:pPrChange>
      </w:pPr>
    </w:p>
    <w:tbl>
      <w:tblPr>
        <w:tblStyle w:val="5-5"/>
        <w:tblW w:w="8354" w:type="dxa"/>
        <w:tblLook w:val="04A0" w:firstRow="1" w:lastRow="0" w:firstColumn="1" w:lastColumn="0" w:noHBand="0" w:noVBand="1"/>
      </w:tblPr>
      <w:tblGrid>
        <w:gridCol w:w="836"/>
        <w:gridCol w:w="837"/>
        <w:gridCol w:w="836"/>
        <w:gridCol w:w="837"/>
        <w:gridCol w:w="838"/>
        <w:gridCol w:w="838"/>
        <w:gridCol w:w="838"/>
        <w:gridCol w:w="838"/>
        <w:gridCol w:w="838"/>
        <w:gridCol w:w="818"/>
      </w:tblGrid>
      <w:tr w:rsidR="008E3E69" w:rsidRPr="008E3E69" w14:paraId="2FC48105" w14:textId="77777777" w:rsidTr="006E2F0B">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61FFC65" w14:textId="77777777" w:rsidR="008E3E69" w:rsidRPr="008E3E69" w:rsidRDefault="008E3E69" w:rsidP="008E3E69">
            <w:pPr>
              <w:pStyle w:val="af3"/>
              <w:rPr>
                <w:sz w:val="24"/>
                <w:szCs w:val="24"/>
              </w:rPr>
            </w:pPr>
            <w:r w:rsidRPr="008E3E69">
              <w:rPr>
                <w:rFonts w:hint="eastAsia"/>
                <w:sz w:val="24"/>
                <w:szCs w:val="24"/>
              </w:rPr>
              <w:t>需求</w:t>
            </w:r>
          </w:p>
        </w:tc>
        <w:tc>
          <w:tcPr>
            <w:tcW w:w="837" w:type="dxa"/>
            <w:shd w:val="clear" w:color="auto" w:fill="8EAADB" w:themeFill="accent1" w:themeFillTint="99"/>
          </w:tcPr>
          <w:p w14:paraId="34227367"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EFR1</w:t>
            </w:r>
          </w:p>
        </w:tc>
        <w:tc>
          <w:tcPr>
            <w:tcW w:w="836" w:type="dxa"/>
            <w:shd w:val="clear" w:color="auto" w:fill="8EAADB" w:themeFill="accent1" w:themeFillTint="99"/>
          </w:tcPr>
          <w:p w14:paraId="28B1FF8D"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2</w:t>
            </w:r>
          </w:p>
        </w:tc>
        <w:tc>
          <w:tcPr>
            <w:tcW w:w="837" w:type="dxa"/>
            <w:shd w:val="clear" w:color="auto" w:fill="8EAADB" w:themeFill="accent1" w:themeFillTint="99"/>
          </w:tcPr>
          <w:p w14:paraId="4FA5827D"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3</w:t>
            </w:r>
          </w:p>
        </w:tc>
        <w:tc>
          <w:tcPr>
            <w:tcW w:w="838" w:type="dxa"/>
            <w:shd w:val="clear" w:color="auto" w:fill="8EAADB" w:themeFill="accent1" w:themeFillTint="99"/>
          </w:tcPr>
          <w:p w14:paraId="1B8BCD14"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4</w:t>
            </w:r>
          </w:p>
        </w:tc>
        <w:tc>
          <w:tcPr>
            <w:tcW w:w="838" w:type="dxa"/>
            <w:shd w:val="clear" w:color="auto" w:fill="8EAADB" w:themeFill="accent1" w:themeFillTint="99"/>
          </w:tcPr>
          <w:p w14:paraId="5D473FAC"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5</w:t>
            </w:r>
          </w:p>
        </w:tc>
        <w:tc>
          <w:tcPr>
            <w:tcW w:w="838" w:type="dxa"/>
            <w:shd w:val="clear" w:color="auto" w:fill="8EAADB" w:themeFill="accent1" w:themeFillTint="99"/>
          </w:tcPr>
          <w:p w14:paraId="1162874C"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rFonts w:hint="eastAsia"/>
                <w:sz w:val="24"/>
                <w:szCs w:val="24"/>
              </w:rPr>
              <w:t>F</w:t>
            </w:r>
            <w:r w:rsidRPr="008E3E69">
              <w:rPr>
                <w:sz w:val="24"/>
                <w:szCs w:val="24"/>
              </w:rPr>
              <w:t>EFR</w:t>
            </w:r>
            <w:r w:rsidRPr="008E3E69">
              <w:rPr>
                <w:rFonts w:hint="eastAsia"/>
                <w:sz w:val="24"/>
                <w:szCs w:val="24"/>
              </w:rPr>
              <w:t>6</w:t>
            </w:r>
          </w:p>
        </w:tc>
        <w:tc>
          <w:tcPr>
            <w:tcW w:w="838" w:type="dxa"/>
            <w:shd w:val="clear" w:color="auto" w:fill="8EAADB" w:themeFill="accent1" w:themeFillTint="99"/>
          </w:tcPr>
          <w:p w14:paraId="0BED31F9"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sz w:val="24"/>
                <w:szCs w:val="24"/>
              </w:rPr>
              <w:t>BEFR1</w:t>
            </w:r>
          </w:p>
        </w:tc>
        <w:tc>
          <w:tcPr>
            <w:tcW w:w="838" w:type="dxa"/>
            <w:shd w:val="clear" w:color="auto" w:fill="8EAADB" w:themeFill="accent1" w:themeFillTint="99"/>
          </w:tcPr>
          <w:p w14:paraId="25A2DC40"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sz w:val="24"/>
                <w:szCs w:val="24"/>
              </w:rPr>
              <w:t>BEFR</w:t>
            </w:r>
            <w:r w:rsidRPr="008E3E69">
              <w:rPr>
                <w:rFonts w:hint="eastAsia"/>
                <w:sz w:val="24"/>
                <w:szCs w:val="24"/>
              </w:rPr>
              <w:t>2</w:t>
            </w:r>
          </w:p>
        </w:tc>
        <w:tc>
          <w:tcPr>
            <w:tcW w:w="818" w:type="dxa"/>
            <w:shd w:val="clear" w:color="auto" w:fill="8EAADB" w:themeFill="accent1" w:themeFillTint="99"/>
          </w:tcPr>
          <w:p w14:paraId="73E83EF7" w14:textId="77777777" w:rsidR="008E3E69" w:rsidRPr="008E3E69" w:rsidRDefault="008E3E69" w:rsidP="008E3E69">
            <w:pPr>
              <w:pStyle w:val="af3"/>
              <w:cnfStyle w:val="100000000000" w:firstRow="1" w:lastRow="0" w:firstColumn="0" w:lastColumn="0" w:oddVBand="0" w:evenVBand="0" w:oddHBand="0" w:evenHBand="0" w:firstRowFirstColumn="0" w:firstRowLastColumn="0" w:lastRowFirstColumn="0" w:lastRowLastColumn="0"/>
              <w:rPr>
                <w:sz w:val="24"/>
                <w:szCs w:val="24"/>
              </w:rPr>
            </w:pPr>
            <w:r w:rsidRPr="008E3E69">
              <w:rPr>
                <w:sz w:val="24"/>
                <w:szCs w:val="24"/>
              </w:rPr>
              <w:t>BEFR</w:t>
            </w:r>
            <w:r w:rsidRPr="008E3E69">
              <w:rPr>
                <w:rFonts w:hint="eastAsia"/>
                <w:sz w:val="24"/>
                <w:szCs w:val="24"/>
              </w:rPr>
              <w:t>3</w:t>
            </w:r>
          </w:p>
        </w:tc>
      </w:tr>
      <w:tr w:rsidR="008E3E69" w:rsidRPr="008E3E69" w14:paraId="2EFC5358"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09656E3" w14:textId="77777777" w:rsidR="008E3E69" w:rsidRPr="008E3E69" w:rsidRDefault="008E3E69" w:rsidP="008E3E69">
            <w:pPr>
              <w:pStyle w:val="af3"/>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1</w:t>
            </w:r>
          </w:p>
        </w:tc>
        <w:tc>
          <w:tcPr>
            <w:tcW w:w="837" w:type="dxa"/>
          </w:tcPr>
          <w:p w14:paraId="4290138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6" w:type="dxa"/>
          </w:tcPr>
          <w:p w14:paraId="2C4A5D2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3BE3F6E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3841167"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6C9C5E3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5D6DD2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5EEF59D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1F5769A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777DC505"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56478FB8"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1161AA2" w14:textId="77777777" w:rsidR="008E3E69" w:rsidRPr="008E3E69" w:rsidRDefault="008E3E69" w:rsidP="008E3E69">
            <w:pPr>
              <w:pStyle w:val="af3"/>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2</w:t>
            </w:r>
          </w:p>
        </w:tc>
        <w:tc>
          <w:tcPr>
            <w:tcW w:w="837" w:type="dxa"/>
          </w:tcPr>
          <w:p w14:paraId="68086D2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265042C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701E2B9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507C6B7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5033CC6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6E35AE9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C78880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5707BAB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5E935C4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7FA7680B" w14:textId="77777777" w:rsidTr="006E2F0B">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26158B8" w14:textId="77777777" w:rsidR="008E3E69" w:rsidRPr="008E3E69" w:rsidRDefault="008E3E69" w:rsidP="008E3E69">
            <w:pPr>
              <w:pStyle w:val="af3"/>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3</w:t>
            </w:r>
          </w:p>
        </w:tc>
        <w:tc>
          <w:tcPr>
            <w:tcW w:w="837" w:type="dxa"/>
          </w:tcPr>
          <w:p w14:paraId="3B953A46"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66E9687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7" w:type="dxa"/>
          </w:tcPr>
          <w:p w14:paraId="2358AF2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1C44984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E91BFB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874C1F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24235EB"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411B1E4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4865ACE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7753E9BD"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544F626F" w14:textId="77777777" w:rsidR="008E3E69" w:rsidRPr="008E3E69" w:rsidRDefault="008E3E69" w:rsidP="008E3E69">
            <w:pPr>
              <w:pStyle w:val="af3"/>
              <w:rPr>
                <w:b w:val="0"/>
                <w:bCs/>
                <w:sz w:val="24"/>
                <w:szCs w:val="24"/>
              </w:rPr>
            </w:pPr>
            <w:r w:rsidRPr="008E3E69">
              <w:rPr>
                <w:rFonts w:hint="eastAsia"/>
                <w:b w:val="0"/>
                <w:bCs/>
                <w:sz w:val="24"/>
                <w:szCs w:val="24"/>
              </w:rPr>
              <w:t>DB</w:t>
            </w:r>
            <w:r w:rsidRPr="008E3E69">
              <w:rPr>
                <w:b w:val="0"/>
                <w:bCs/>
                <w:sz w:val="24"/>
                <w:szCs w:val="24"/>
              </w:rPr>
              <w:t>FR</w:t>
            </w:r>
            <w:r w:rsidRPr="008E3E69">
              <w:rPr>
                <w:rFonts w:hint="eastAsia"/>
                <w:b w:val="0"/>
                <w:bCs/>
                <w:sz w:val="24"/>
                <w:szCs w:val="24"/>
              </w:rPr>
              <w:t>4</w:t>
            </w:r>
          </w:p>
        </w:tc>
        <w:tc>
          <w:tcPr>
            <w:tcW w:w="837" w:type="dxa"/>
          </w:tcPr>
          <w:p w14:paraId="048020A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427188D3"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189ADE8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085856D0"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400714A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6AAFE8C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798267F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ADB861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72B3D08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42E4177A"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93AED12" w14:textId="77777777" w:rsidR="008E3E69" w:rsidRPr="008E3E69" w:rsidRDefault="008E3E69" w:rsidP="008E3E69">
            <w:pPr>
              <w:pStyle w:val="af3"/>
              <w:rPr>
                <w:b w:val="0"/>
                <w:bCs/>
                <w:sz w:val="24"/>
                <w:szCs w:val="24"/>
              </w:rPr>
            </w:pPr>
            <w:r w:rsidRPr="008E3E69">
              <w:rPr>
                <w:rFonts w:hint="eastAsia"/>
                <w:b w:val="0"/>
                <w:bCs/>
                <w:sz w:val="24"/>
                <w:szCs w:val="24"/>
              </w:rPr>
              <w:t>IAFR1</w:t>
            </w:r>
          </w:p>
        </w:tc>
        <w:tc>
          <w:tcPr>
            <w:tcW w:w="837" w:type="dxa"/>
          </w:tcPr>
          <w:p w14:paraId="14A5BDA8"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3569A20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7" w:type="dxa"/>
          </w:tcPr>
          <w:p w14:paraId="3079079C"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2E25C03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794AED7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4A83F97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40730E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62EC4830"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1D9A48B5"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49B0D47D"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4365875A" w14:textId="77777777" w:rsidR="008E3E69" w:rsidRPr="008E3E69" w:rsidRDefault="008E3E69" w:rsidP="008E3E69">
            <w:pPr>
              <w:pStyle w:val="af3"/>
              <w:rPr>
                <w:b w:val="0"/>
                <w:bCs/>
                <w:sz w:val="24"/>
                <w:szCs w:val="24"/>
              </w:rPr>
            </w:pPr>
            <w:r w:rsidRPr="008E3E69">
              <w:rPr>
                <w:rFonts w:hint="eastAsia"/>
                <w:b w:val="0"/>
                <w:bCs/>
                <w:sz w:val="24"/>
                <w:szCs w:val="24"/>
              </w:rPr>
              <w:t>A</w:t>
            </w:r>
            <w:r w:rsidRPr="008E3E69">
              <w:rPr>
                <w:b w:val="0"/>
                <w:bCs/>
                <w:sz w:val="24"/>
                <w:szCs w:val="24"/>
              </w:rPr>
              <w:t>GFR1</w:t>
            </w:r>
          </w:p>
        </w:tc>
        <w:tc>
          <w:tcPr>
            <w:tcW w:w="837" w:type="dxa"/>
          </w:tcPr>
          <w:p w14:paraId="29064DF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71EA583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464650F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29D665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3B6C7B3D"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4BC0A64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38B6F650"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5E1427B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46446A5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47191305"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FD4986D" w14:textId="77777777" w:rsidR="008E3E69" w:rsidRPr="008E3E69" w:rsidRDefault="008E3E69" w:rsidP="008E3E69">
            <w:pPr>
              <w:pStyle w:val="af3"/>
              <w:rPr>
                <w:b w:val="0"/>
                <w:bCs/>
                <w:sz w:val="24"/>
                <w:szCs w:val="24"/>
              </w:rPr>
            </w:pPr>
            <w:r w:rsidRPr="008E3E69">
              <w:rPr>
                <w:rFonts w:hint="eastAsia"/>
                <w:b w:val="0"/>
                <w:bCs/>
                <w:sz w:val="24"/>
                <w:szCs w:val="24"/>
              </w:rPr>
              <w:lastRenderedPageBreak/>
              <w:t>P</w:t>
            </w:r>
            <w:r w:rsidRPr="008E3E69">
              <w:rPr>
                <w:b w:val="0"/>
                <w:bCs/>
                <w:sz w:val="24"/>
                <w:szCs w:val="24"/>
              </w:rPr>
              <w:t>RFN1</w:t>
            </w:r>
          </w:p>
        </w:tc>
        <w:tc>
          <w:tcPr>
            <w:tcW w:w="837" w:type="dxa"/>
          </w:tcPr>
          <w:p w14:paraId="39E85F58"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229E935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3886C79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5A4EAE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2D3F54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5875BDCC"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7FF118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4F4F45E6"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2F395FB3"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6FE27A35"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7FB7B1D" w14:textId="77777777" w:rsidR="008E3E69" w:rsidRPr="008E3E69" w:rsidRDefault="008E3E69" w:rsidP="008E3E69">
            <w:pPr>
              <w:pStyle w:val="af3"/>
              <w:rPr>
                <w:b w:val="0"/>
                <w:bCs/>
                <w:sz w:val="24"/>
                <w:szCs w:val="24"/>
              </w:rPr>
            </w:pPr>
            <w:r w:rsidRPr="008E3E69">
              <w:rPr>
                <w:rFonts w:hint="eastAsia"/>
                <w:b w:val="0"/>
                <w:bCs/>
                <w:sz w:val="24"/>
                <w:szCs w:val="24"/>
              </w:rPr>
              <w:t>UIFR1</w:t>
            </w:r>
          </w:p>
        </w:tc>
        <w:tc>
          <w:tcPr>
            <w:tcW w:w="837" w:type="dxa"/>
          </w:tcPr>
          <w:p w14:paraId="75AEC845"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4D45FCD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1102CFF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33F08E6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E94835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127FDD6E"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4E5E6E3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7B843F3"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13138BA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5EE594FB"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5E7747F3" w14:textId="77777777" w:rsidR="008E3E69" w:rsidRPr="008E3E69" w:rsidRDefault="008E3E69" w:rsidP="008E3E69">
            <w:pPr>
              <w:pStyle w:val="af3"/>
              <w:rPr>
                <w:b w:val="0"/>
                <w:bCs/>
                <w:sz w:val="24"/>
                <w:szCs w:val="24"/>
              </w:rPr>
            </w:pPr>
            <w:r w:rsidRPr="008E3E69">
              <w:rPr>
                <w:rFonts w:hint="eastAsia"/>
                <w:b w:val="0"/>
                <w:bCs/>
                <w:sz w:val="24"/>
                <w:szCs w:val="24"/>
              </w:rPr>
              <w:t>UIFR2</w:t>
            </w:r>
          </w:p>
        </w:tc>
        <w:tc>
          <w:tcPr>
            <w:tcW w:w="837" w:type="dxa"/>
          </w:tcPr>
          <w:p w14:paraId="2110297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6" w:type="dxa"/>
          </w:tcPr>
          <w:p w14:paraId="0414960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24CD2AF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6DF53E8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746DDA13"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553FAEC"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71CDF87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5C2BB90"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1AA24960"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727F1563"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2891485D" w14:textId="77777777" w:rsidR="008E3E69" w:rsidRPr="008E3E69" w:rsidRDefault="008E3E69" w:rsidP="008E3E69">
            <w:pPr>
              <w:pStyle w:val="af3"/>
              <w:rPr>
                <w:b w:val="0"/>
                <w:bCs/>
                <w:sz w:val="24"/>
                <w:szCs w:val="24"/>
              </w:rPr>
            </w:pPr>
            <w:r w:rsidRPr="008E3E69">
              <w:rPr>
                <w:rFonts w:hint="eastAsia"/>
                <w:b w:val="0"/>
                <w:bCs/>
                <w:sz w:val="24"/>
                <w:szCs w:val="24"/>
              </w:rPr>
              <w:t>UIFR3</w:t>
            </w:r>
          </w:p>
        </w:tc>
        <w:tc>
          <w:tcPr>
            <w:tcW w:w="837" w:type="dxa"/>
          </w:tcPr>
          <w:p w14:paraId="6891CFD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3CDEF320"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5021D6C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3D3AA84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0E5686E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882475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8F71B3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ADBBB3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4AA9E33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61BC5E63"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06477B2" w14:textId="77777777" w:rsidR="008E3E69" w:rsidRPr="008E3E69" w:rsidRDefault="008E3E69" w:rsidP="008E3E69">
            <w:pPr>
              <w:pStyle w:val="af3"/>
              <w:rPr>
                <w:b w:val="0"/>
                <w:bCs/>
                <w:sz w:val="24"/>
                <w:szCs w:val="24"/>
              </w:rPr>
            </w:pPr>
            <w:r w:rsidRPr="008E3E69">
              <w:rPr>
                <w:rFonts w:hint="eastAsia"/>
                <w:b w:val="0"/>
                <w:bCs/>
                <w:sz w:val="24"/>
                <w:szCs w:val="24"/>
              </w:rPr>
              <w:t>UIFR4</w:t>
            </w:r>
          </w:p>
        </w:tc>
        <w:tc>
          <w:tcPr>
            <w:tcW w:w="837" w:type="dxa"/>
          </w:tcPr>
          <w:p w14:paraId="79509D8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24B8819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55512CC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630298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0B632A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08C302C0"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C4D227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762F26B5"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09ECEFE8"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401B0FEF" w14:textId="77777777" w:rsidTr="006E2F0B">
        <w:trPr>
          <w:trHeight w:val="398"/>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27DE445" w14:textId="77777777" w:rsidR="008E3E69" w:rsidRPr="008E3E69" w:rsidRDefault="008E3E69" w:rsidP="008E3E69">
            <w:pPr>
              <w:pStyle w:val="af3"/>
              <w:rPr>
                <w:b w:val="0"/>
                <w:bCs/>
                <w:sz w:val="24"/>
                <w:szCs w:val="24"/>
              </w:rPr>
            </w:pPr>
            <w:r w:rsidRPr="008E3E69">
              <w:rPr>
                <w:rFonts w:hint="eastAsia"/>
                <w:b w:val="0"/>
                <w:bCs/>
                <w:sz w:val="24"/>
                <w:szCs w:val="24"/>
              </w:rPr>
              <w:t>UIFR5</w:t>
            </w:r>
          </w:p>
        </w:tc>
        <w:tc>
          <w:tcPr>
            <w:tcW w:w="837" w:type="dxa"/>
          </w:tcPr>
          <w:p w14:paraId="02AAD88D"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6F425683"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5EFDCFC2"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4A18331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1D6D15F5"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7CF0239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392D5B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531D903E"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30336E4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792B8804"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93F11BF" w14:textId="77777777" w:rsidR="008E3E69" w:rsidRPr="008E3E69" w:rsidRDefault="008E3E69" w:rsidP="008E3E69">
            <w:pPr>
              <w:pStyle w:val="af3"/>
              <w:rPr>
                <w:b w:val="0"/>
                <w:bCs/>
                <w:sz w:val="24"/>
                <w:szCs w:val="24"/>
              </w:rPr>
            </w:pPr>
            <w:r w:rsidRPr="008E3E69">
              <w:rPr>
                <w:rFonts w:hint="eastAsia"/>
                <w:b w:val="0"/>
                <w:bCs/>
                <w:sz w:val="24"/>
                <w:szCs w:val="24"/>
              </w:rPr>
              <w:t>UIFR6</w:t>
            </w:r>
          </w:p>
        </w:tc>
        <w:tc>
          <w:tcPr>
            <w:tcW w:w="837" w:type="dxa"/>
          </w:tcPr>
          <w:p w14:paraId="3398C8F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076394B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7" w:type="dxa"/>
          </w:tcPr>
          <w:p w14:paraId="124DCFA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4E2528D1"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29BB54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A85B54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6688AB9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242B397D"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2949396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2EF39A3E"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160E07BA" w14:textId="77777777" w:rsidR="008E3E69" w:rsidRPr="008E3E69" w:rsidRDefault="008E3E69" w:rsidP="008E3E69">
            <w:pPr>
              <w:pStyle w:val="af3"/>
              <w:rPr>
                <w:b w:val="0"/>
                <w:bCs/>
                <w:sz w:val="24"/>
                <w:szCs w:val="24"/>
              </w:rPr>
            </w:pPr>
            <w:r w:rsidRPr="008E3E69">
              <w:rPr>
                <w:rFonts w:hint="eastAsia"/>
                <w:b w:val="0"/>
                <w:bCs/>
                <w:sz w:val="24"/>
                <w:szCs w:val="24"/>
              </w:rPr>
              <w:t>UIFR7</w:t>
            </w:r>
          </w:p>
        </w:tc>
        <w:tc>
          <w:tcPr>
            <w:tcW w:w="837" w:type="dxa"/>
          </w:tcPr>
          <w:p w14:paraId="334B313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66AC62E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7" w:type="dxa"/>
          </w:tcPr>
          <w:p w14:paraId="7E5BE44D"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265265BF"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421608F5"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62627E2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778EDEF5"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3F0C44B4"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54B4963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62856E6B"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52710354" w14:textId="77777777" w:rsidR="008E3E69" w:rsidRPr="008E3E69" w:rsidRDefault="008E3E69" w:rsidP="008E3E69">
            <w:pPr>
              <w:pStyle w:val="af3"/>
              <w:rPr>
                <w:b w:val="0"/>
                <w:bCs/>
                <w:sz w:val="24"/>
                <w:szCs w:val="24"/>
              </w:rPr>
            </w:pPr>
            <w:r w:rsidRPr="008E3E69">
              <w:rPr>
                <w:rFonts w:hint="eastAsia"/>
                <w:b w:val="0"/>
                <w:bCs/>
                <w:sz w:val="24"/>
                <w:szCs w:val="24"/>
              </w:rPr>
              <w:t>UIFR8</w:t>
            </w:r>
          </w:p>
        </w:tc>
        <w:tc>
          <w:tcPr>
            <w:tcW w:w="837" w:type="dxa"/>
          </w:tcPr>
          <w:p w14:paraId="5499A04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6" w:type="dxa"/>
          </w:tcPr>
          <w:p w14:paraId="24A7B4AB"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50CABFEA"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D314BE7"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373992DE"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6C4201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1D10239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0F314C4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71479754"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288E0CE6"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33E9F748" w14:textId="77777777" w:rsidR="008E3E69" w:rsidRPr="008E3E69" w:rsidRDefault="008E3E69" w:rsidP="008E3E69">
            <w:pPr>
              <w:pStyle w:val="af3"/>
              <w:rPr>
                <w:b w:val="0"/>
                <w:bCs/>
                <w:sz w:val="24"/>
                <w:szCs w:val="24"/>
              </w:rPr>
            </w:pPr>
            <w:r w:rsidRPr="008E3E69">
              <w:rPr>
                <w:rFonts w:hint="eastAsia"/>
                <w:b w:val="0"/>
                <w:bCs/>
                <w:sz w:val="24"/>
                <w:szCs w:val="24"/>
              </w:rPr>
              <w:t>H</w:t>
            </w:r>
            <w:r w:rsidRPr="008E3E69">
              <w:rPr>
                <w:b w:val="0"/>
                <w:bCs/>
                <w:sz w:val="24"/>
                <w:szCs w:val="24"/>
              </w:rPr>
              <w:t>WFR</w:t>
            </w:r>
            <w:r w:rsidRPr="008E3E69">
              <w:rPr>
                <w:rFonts w:hint="eastAsia"/>
                <w:b w:val="0"/>
                <w:bCs/>
                <w:sz w:val="24"/>
                <w:szCs w:val="24"/>
              </w:rPr>
              <w:t>1</w:t>
            </w:r>
          </w:p>
        </w:tc>
        <w:tc>
          <w:tcPr>
            <w:tcW w:w="837" w:type="dxa"/>
          </w:tcPr>
          <w:p w14:paraId="31C05B0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6" w:type="dxa"/>
          </w:tcPr>
          <w:p w14:paraId="3B70D52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72AE79E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A86B3D6"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0CADDF67"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056030E9"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p>
        </w:tc>
        <w:tc>
          <w:tcPr>
            <w:tcW w:w="838" w:type="dxa"/>
          </w:tcPr>
          <w:p w14:paraId="564120DA"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B962C9B"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6B39EEE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r w:rsidR="008E3E69" w:rsidRPr="008E3E69" w14:paraId="039472E1" w14:textId="77777777" w:rsidTr="006E2F0B">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6C91A167" w14:textId="77777777" w:rsidR="008E3E69" w:rsidRPr="008E3E69" w:rsidRDefault="008E3E69" w:rsidP="008E3E69">
            <w:pPr>
              <w:pStyle w:val="af3"/>
              <w:rPr>
                <w:b w:val="0"/>
                <w:bCs/>
                <w:sz w:val="24"/>
                <w:szCs w:val="24"/>
              </w:rPr>
            </w:pPr>
            <w:r w:rsidRPr="008E3E69">
              <w:rPr>
                <w:rFonts w:hint="eastAsia"/>
                <w:b w:val="0"/>
                <w:bCs/>
                <w:sz w:val="24"/>
                <w:szCs w:val="24"/>
              </w:rPr>
              <w:t>H</w:t>
            </w:r>
            <w:r w:rsidRPr="008E3E69">
              <w:rPr>
                <w:b w:val="0"/>
                <w:bCs/>
                <w:sz w:val="24"/>
                <w:szCs w:val="24"/>
              </w:rPr>
              <w:t>WFR</w:t>
            </w:r>
            <w:r w:rsidRPr="008E3E69">
              <w:rPr>
                <w:rFonts w:hint="eastAsia"/>
                <w:b w:val="0"/>
                <w:bCs/>
                <w:sz w:val="24"/>
                <w:szCs w:val="24"/>
              </w:rPr>
              <w:t>2</w:t>
            </w:r>
          </w:p>
        </w:tc>
        <w:tc>
          <w:tcPr>
            <w:tcW w:w="837" w:type="dxa"/>
          </w:tcPr>
          <w:p w14:paraId="29E9E20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6" w:type="dxa"/>
          </w:tcPr>
          <w:p w14:paraId="0C9213D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7" w:type="dxa"/>
          </w:tcPr>
          <w:p w14:paraId="5B0F25D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6F2CB9E5"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21E476E3"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54B19D22"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p>
        </w:tc>
        <w:tc>
          <w:tcPr>
            <w:tcW w:w="838" w:type="dxa"/>
          </w:tcPr>
          <w:p w14:paraId="3CE603CF"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38" w:type="dxa"/>
          </w:tcPr>
          <w:p w14:paraId="5F2CE999"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c>
          <w:tcPr>
            <w:tcW w:w="818" w:type="dxa"/>
          </w:tcPr>
          <w:p w14:paraId="590A84C6" w14:textId="77777777" w:rsidR="008E3E69" w:rsidRPr="008E3E69" w:rsidRDefault="008E3E69" w:rsidP="008E3E69">
            <w:pPr>
              <w:pStyle w:val="af3"/>
              <w:cnfStyle w:val="000000100000" w:firstRow="0" w:lastRow="0" w:firstColumn="0" w:lastColumn="0" w:oddVBand="0" w:evenVBand="0" w:oddHBand="1" w:evenHBand="0" w:firstRowFirstColumn="0" w:firstRowLastColumn="0" w:lastRowFirstColumn="0" w:lastRowLastColumn="0"/>
              <w:rPr>
                <w:szCs w:val="28"/>
              </w:rPr>
            </w:pPr>
            <w:r w:rsidRPr="008E3E69">
              <w:rPr>
                <w:rFonts w:hint="eastAsia"/>
                <w:szCs w:val="28"/>
              </w:rPr>
              <w:t>V</w:t>
            </w:r>
          </w:p>
        </w:tc>
      </w:tr>
      <w:tr w:rsidR="008E3E69" w:rsidRPr="008E3E69" w14:paraId="59C1153A" w14:textId="77777777" w:rsidTr="006E2F0B">
        <w:trPr>
          <w:trHeight w:val="383"/>
        </w:trPr>
        <w:tc>
          <w:tcPr>
            <w:cnfStyle w:val="001000000000" w:firstRow="0" w:lastRow="0" w:firstColumn="1" w:lastColumn="0" w:oddVBand="0" w:evenVBand="0" w:oddHBand="0" w:evenHBand="0" w:firstRowFirstColumn="0" w:firstRowLastColumn="0" w:lastRowFirstColumn="0" w:lastRowLastColumn="0"/>
            <w:tcW w:w="836" w:type="dxa"/>
            <w:shd w:val="clear" w:color="auto" w:fill="8EAADB" w:themeFill="accent1" w:themeFillTint="99"/>
          </w:tcPr>
          <w:p w14:paraId="7107D822" w14:textId="77777777" w:rsidR="008E3E69" w:rsidRPr="008E3E69" w:rsidRDefault="008E3E69" w:rsidP="008E3E69">
            <w:pPr>
              <w:pStyle w:val="af3"/>
              <w:rPr>
                <w:b w:val="0"/>
                <w:bCs/>
                <w:sz w:val="24"/>
                <w:szCs w:val="24"/>
              </w:rPr>
            </w:pPr>
            <w:r w:rsidRPr="008E3E69">
              <w:rPr>
                <w:rFonts w:hint="eastAsia"/>
                <w:b w:val="0"/>
                <w:bCs/>
                <w:sz w:val="24"/>
                <w:szCs w:val="24"/>
              </w:rPr>
              <w:t>H</w:t>
            </w:r>
            <w:r w:rsidRPr="008E3E69">
              <w:rPr>
                <w:b w:val="0"/>
                <w:bCs/>
                <w:sz w:val="24"/>
                <w:szCs w:val="24"/>
              </w:rPr>
              <w:t>WFR</w:t>
            </w:r>
            <w:r w:rsidRPr="008E3E69">
              <w:rPr>
                <w:rFonts w:hint="eastAsia"/>
                <w:b w:val="0"/>
                <w:bCs/>
                <w:sz w:val="24"/>
                <w:szCs w:val="24"/>
              </w:rPr>
              <w:t>3</w:t>
            </w:r>
          </w:p>
        </w:tc>
        <w:tc>
          <w:tcPr>
            <w:tcW w:w="837" w:type="dxa"/>
          </w:tcPr>
          <w:p w14:paraId="54FB8B9C"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6" w:type="dxa"/>
          </w:tcPr>
          <w:p w14:paraId="5127B1DE"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7" w:type="dxa"/>
          </w:tcPr>
          <w:p w14:paraId="7ADF7573"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69A9BAE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2F733E8E"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733387E1"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AF0A8B8"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38" w:type="dxa"/>
          </w:tcPr>
          <w:p w14:paraId="1D855690"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c>
          <w:tcPr>
            <w:tcW w:w="818" w:type="dxa"/>
          </w:tcPr>
          <w:p w14:paraId="1F56A33D" w14:textId="77777777" w:rsidR="008E3E69" w:rsidRPr="008E3E69" w:rsidRDefault="008E3E69" w:rsidP="008E3E69">
            <w:pPr>
              <w:pStyle w:val="af3"/>
              <w:cnfStyle w:val="000000000000" w:firstRow="0" w:lastRow="0" w:firstColumn="0" w:lastColumn="0" w:oddVBand="0" w:evenVBand="0" w:oddHBand="0" w:evenHBand="0" w:firstRowFirstColumn="0" w:firstRowLastColumn="0" w:lastRowFirstColumn="0" w:lastRowLastColumn="0"/>
              <w:rPr>
                <w:szCs w:val="28"/>
              </w:rPr>
            </w:pPr>
            <w:r w:rsidRPr="008E3E69">
              <w:rPr>
                <w:rFonts w:hint="eastAsia"/>
                <w:szCs w:val="28"/>
              </w:rPr>
              <w:t>V</w:t>
            </w:r>
          </w:p>
        </w:tc>
      </w:tr>
    </w:tbl>
    <w:p w14:paraId="58685B33" w14:textId="38DF8C28" w:rsidR="00896570" w:rsidRDefault="00896570" w:rsidP="008E3E69">
      <w:pPr>
        <w:pStyle w:val="af3"/>
      </w:pPr>
    </w:p>
    <w:p w14:paraId="7310B784" w14:textId="77777777" w:rsidR="0085778E" w:rsidRDefault="0085778E" w:rsidP="008E3E69">
      <w:pPr>
        <w:pStyle w:val="af3"/>
      </w:pPr>
    </w:p>
    <w:p w14:paraId="21BFC191" w14:textId="1CAF63DC" w:rsidR="008E3E69" w:rsidRPr="00896570" w:rsidRDefault="00896570" w:rsidP="00896570">
      <w:pPr>
        <w:widowControl/>
        <w:spacing w:before="0" w:after="0" w:line="240" w:lineRule="auto"/>
        <w:ind w:firstLineChars="0" w:firstLine="0"/>
        <w:jc w:val="left"/>
        <w:rPr>
          <w:rFonts w:ascii="標楷體" w:hAnsi="標楷體" w:cstheme="majorBidi"/>
          <w:bCs/>
          <w:kern w:val="0"/>
          <w:szCs w:val="72"/>
          <w:lang w:val="zh-TW"/>
        </w:rPr>
      </w:pPr>
      <w:r>
        <w:br w:type="page"/>
      </w:r>
    </w:p>
    <w:p w14:paraId="3E240338" w14:textId="7B27B712" w:rsidR="00615A1B" w:rsidRDefault="000866E5" w:rsidP="001A69EB">
      <w:pPr>
        <w:pStyle w:val="1"/>
        <w:spacing w:before="360" w:after="360"/>
        <w:ind w:leftChars="-1" w:left="-3" w:right="280" w:firstLineChars="1" w:firstLine="4"/>
      </w:pPr>
      <w:bookmarkStart w:id="2433" w:name="_Toc122481823"/>
      <w:r>
        <w:rPr>
          <w:rFonts w:hint="eastAsia"/>
        </w:rPr>
        <w:lastRenderedPageBreak/>
        <w:t>第</w:t>
      </w:r>
      <w:r>
        <w:rPr>
          <w:rFonts w:hint="eastAsia"/>
        </w:rPr>
        <w:t>4</w:t>
      </w:r>
      <w:r>
        <w:rPr>
          <w:rFonts w:hint="eastAsia"/>
        </w:rPr>
        <w:t>章、實際執行方案</w:t>
      </w:r>
      <w:bookmarkEnd w:id="2433"/>
    </w:p>
    <w:p w14:paraId="069C4F58" w14:textId="77777777" w:rsidR="00615A1B" w:rsidRDefault="00615A1B" w:rsidP="001A69EB">
      <w:pPr>
        <w:pStyle w:val="2"/>
        <w:spacing w:after="180"/>
        <w:ind w:leftChars="-1" w:left="-3" w:right="280" w:firstLineChars="1" w:firstLine="4"/>
      </w:pPr>
      <w:r>
        <w:rPr>
          <w:rFonts w:hint="eastAsia"/>
        </w:rPr>
        <w:t xml:space="preserve"> </w:t>
      </w:r>
      <w:bookmarkStart w:id="2434" w:name="_Toc122481824"/>
      <w:r>
        <w:rPr>
          <w:rFonts w:hint="eastAsia"/>
        </w:rPr>
        <w:t>4.1</w:t>
      </w:r>
      <w:r>
        <w:rPr>
          <w:rFonts w:hint="eastAsia"/>
        </w:rPr>
        <w:t>、軟體</w:t>
      </w:r>
      <w:bookmarkEnd w:id="2434"/>
    </w:p>
    <w:p w14:paraId="359C87D6" w14:textId="74AFD2F7" w:rsidR="00615A1B" w:rsidRDefault="00615A1B" w:rsidP="001A69EB">
      <w:pPr>
        <w:pStyle w:val="3"/>
        <w:spacing w:before="360" w:after="180"/>
        <w:ind w:leftChars="-1" w:left="-3" w:right="280" w:firstLineChars="1" w:firstLine="3"/>
      </w:pPr>
      <w:r>
        <w:rPr>
          <w:rFonts w:hint="eastAsia"/>
        </w:rPr>
        <w:t xml:space="preserve">  </w:t>
      </w:r>
      <w:r w:rsidR="00DF1D98">
        <w:rPr>
          <w:rFonts w:hint="eastAsia"/>
        </w:rPr>
        <w:t xml:space="preserve"> </w:t>
      </w:r>
      <w:bookmarkStart w:id="2435" w:name="_Toc122481825"/>
      <w:r>
        <w:rPr>
          <w:rFonts w:hint="eastAsia"/>
        </w:rPr>
        <w:t>4.1.1</w:t>
      </w:r>
      <w:r>
        <w:rPr>
          <w:rFonts w:hint="eastAsia"/>
        </w:rPr>
        <w:t>、衣物辨識</w:t>
      </w:r>
      <w:bookmarkEnd w:id="2435"/>
    </w:p>
    <w:p w14:paraId="183D3642" w14:textId="63A8D982" w:rsidR="00E27EBE" w:rsidRPr="00E27EBE" w:rsidRDefault="00E27EBE" w:rsidP="00E27EBE">
      <w:pPr>
        <w:pStyle w:val="afa"/>
      </w:pPr>
      <w:r>
        <w:rPr>
          <w:rFonts w:hint="eastAsia"/>
        </w:rPr>
        <w:t>補</w:t>
      </w:r>
    </w:p>
    <w:p w14:paraId="1A55E672" w14:textId="6C766A25" w:rsidR="00F67016" w:rsidRPr="00F67016" w:rsidRDefault="00F67016" w:rsidP="001A69EB">
      <w:pPr>
        <w:widowControl/>
        <w:spacing w:before="0" w:after="0" w:line="240" w:lineRule="auto"/>
        <w:ind w:firstLineChars="1" w:firstLine="3"/>
        <w:jc w:val="left"/>
      </w:pPr>
      <w:r>
        <w:br w:type="page"/>
      </w:r>
    </w:p>
    <w:p w14:paraId="5113DE4E" w14:textId="6F959716" w:rsidR="00615A1B" w:rsidRDefault="00615A1B" w:rsidP="001A69EB">
      <w:pPr>
        <w:pStyle w:val="3"/>
        <w:spacing w:before="360" w:after="180"/>
        <w:ind w:leftChars="-1" w:left="-3" w:right="280" w:firstLineChars="1" w:firstLine="3"/>
      </w:pPr>
      <w:r>
        <w:rPr>
          <w:rFonts w:hint="eastAsia"/>
        </w:rPr>
        <w:lastRenderedPageBreak/>
        <w:t xml:space="preserve"> </w:t>
      </w:r>
      <w:r w:rsidR="00DF1D98">
        <w:rPr>
          <w:rFonts w:hint="eastAsia"/>
        </w:rPr>
        <w:t xml:space="preserve"> </w:t>
      </w:r>
      <w:r>
        <w:rPr>
          <w:rFonts w:hint="eastAsia"/>
        </w:rPr>
        <w:t xml:space="preserve"> </w:t>
      </w:r>
      <w:bookmarkStart w:id="2436" w:name="_Toc122481826"/>
      <w:r>
        <w:rPr>
          <w:rFonts w:hint="eastAsia"/>
        </w:rPr>
        <w:t>4.1.2</w:t>
      </w:r>
      <w:r>
        <w:rPr>
          <w:rFonts w:hint="eastAsia"/>
        </w:rPr>
        <w:t>、天氣資料</w:t>
      </w:r>
      <w:bookmarkEnd w:id="2436"/>
    </w:p>
    <w:p w14:paraId="3347C5E6" w14:textId="4AE8928E" w:rsidR="00DF1D98" w:rsidRDefault="00097E01" w:rsidP="001A69EB">
      <w:pPr>
        <w:ind w:firstLineChars="1" w:firstLine="3"/>
        <w:rPr>
          <w:rFonts w:ascii="Times New Roman" w:hAnsi="Times New Roman" w:cs="Times New Roman"/>
        </w:rPr>
      </w:pPr>
      <w:r>
        <w:rPr>
          <w:rFonts w:ascii="Times New Roman" w:hAnsi="Times New Roman" w:cs="Times New Roman"/>
        </w:rPr>
        <w:tab/>
      </w:r>
      <w:r w:rsidR="002215E9">
        <w:rPr>
          <w:rFonts w:ascii="Times New Roman" w:hAnsi="Times New Roman" w:cs="Times New Roman" w:hint="eastAsia"/>
        </w:rPr>
        <w:t>在天氣資訊抓取方面</w:t>
      </w:r>
      <w:r w:rsidR="00DF1D98" w:rsidRPr="00FB2D9B">
        <w:rPr>
          <w:rFonts w:ascii="Times New Roman" w:hAnsi="Times New Roman" w:cs="Times New Roman"/>
        </w:rPr>
        <w:t>Python</w:t>
      </w:r>
      <w:r w:rsidR="00DF1D98" w:rsidRPr="00FB2D9B">
        <w:rPr>
          <w:rFonts w:ascii="Times New Roman" w:hAnsi="Times New Roman" w:cs="Times New Roman"/>
        </w:rPr>
        <w:t>會使用</w:t>
      </w:r>
      <w:r w:rsidR="00DF1D98" w:rsidRPr="00FB2D9B">
        <w:rPr>
          <w:rFonts w:ascii="Times New Roman" w:hAnsi="Times New Roman" w:cs="Times New Roman"/>
        </w:rPr>
        <w:t>Request</w:t>
      </w:r>
      <w:r w:rsidR="00DF1D98">
        <w:rPr>
          <w:rFonts w:ascii="標楷體" w:hAnsi="標楷體" w:cs="標楷體" w:hint="eastAsia"/>
        </w:rPr>
        <w:t>與BeautifulSoup4</w:t>
      </w:r>
      <w:r w:rsidR="00DF1D98" w:rsidRPr="00FB2D9B">
        <w:rPr>
          <w:rFonts w:ascii="Times New Roman" w:hAnsi="Times New Roman" w:cs="Times New Roman"/>
        </w:rPr>
        <w:t>套件透過中央氣象局所提供的</w:t>
      </w:r>
      <w:r w:rsidR="00DF1D98" w:rsidRPr="00FB2D9B">
        <w:rPr>
          <w:rFonts w:ascii="Times New Roman" w:hAnsi="Times New Roman" w:cs="Times New Roman"/>
        </w:rPr>
        <w:t>API</w:t>
      </w:r>
      <w:r w:rsidR="00DF1D98" w:rsidRPr="00FB2D9B">
        <w:rPr>
          <w:rFonts w:ascii="Times New Roman" w:hAnsi="Times New Roman" w:cs="Times New Roman"/>
        </w:rPr>
        <w:t>進行網頁爬蟲</w:t>
      </w:r>
      <w:r w:rsidR="00DF1D98">
        <w:rPr>
          <w:rFonts w:ascii="標楷體" w:hAnsi="標楷體" w:cs="標楷體" w:hint="eastAsia"/>
        </w:rPr>
        <w:t>抓取中央氣象局所提供之現存測站。</w:t>
      </w:r>
    </w:p>
    <w:p w14:paraId="398ACBFB" w14:textId="574B20C9" w:rsidR="00DF1D98" w:rsidRDefault="00097E01" w:rsidP="001A69EB">
      <w:pPr>
        <w:ind w:firstLineChars="1" w:firstLine="3"/>
        <w:rPr>
          <w:rFonts w:ascii="標楷體" w:hAnsi="標楷體" w:cs="標楷體"/>
        </w:rPr>
      </w:pPr>
      <w:r>
        <w:rPr>
          <w:rFonts w:ascii="標楷體" w:hAnsi="標楷體" w:cs="標楷體"/>
        </w:rPr>
        <w:tab/>
      </w:r>
      <w:r w:rsidR="00DF1D98">
        <w:rPr>
          <w:rFonts w:ascii="標楷體" w:hAnsi="標楷體" w:cs="標楷體" w:hint="eastAsia"/>
        </w:rPr>
        <w:t>為求處理速度與解決不定時更新站別所造成的不穩定性，我們事先寫了排程演算法在固定時間內重新抓取站別資料，並將縣市與站別分為兩個部分存入資料庫做正規化方便取用。</w:t>
      </w:r>
    </w:p>
    <w:p w14:paraId="50B4B7F9" w14:textId="4E571500" w:rsidR="00DF1D98" w:rsidRPr="00B82E73" w:rsidRDefault="00B82E73" w:rsidP="001A69EB">
      <w:pPr>
        <w:ind w:firstLineChars="1" w:firstLine="3"/>
        <w:rPr>
          <w:rFonts w:ascii="標楷體" w:hAnsi="標楷體" w:cs="標楷體"/>
          <w:color w:val="auto"/>
          <w:sz w:val="24"/>
        </w:rPr>
      </w:pPr>
      <w:r>
        <w:rPr>
          <w:rFonts w:ascii="標楷體" w:hAnsi="標楷體" w:cs="標楷體" w:hint="eastAsia"/>
        </w:rPr>
        <w:t>隨後，利用中央氣象局所提供API來獲取天氣資訊(所獲得之資訊為JSON格式檔案，包含當日當時所需天氣資訊)。</w:t>
      </w:r>
    </w:p>
    <w:p w14:paraId="0C87D0EB" w14:textId="637FD13C" w:rsidR="00DF1D98" w:rsidRDefault="00DF1D98" w:rsidP="001A69EB">
      <w:pPr>
        <w:ind w:firstLineChars="1" w:firstLine="3"/>
        <w:rPr>
          <w:rFonts w:ascii="Times New Roman" w:hAnsi="Times New Roman" w:cs="Times New Roman"/>
        </w:rPr>
      </w:pPr>
      <w:r w:rsidRPr="00FB2D9B">
        <w:rPr>
          <w:rFonts w:ascii="Times New Roman" w:hAnsi="Times New Roman" w:cs="Times New Roman"/>
        </w:rPr>
        <w:t>所使用的</w:t>
      </w:r>
      <w:r w:rsidRPr="00FB2D9B">
        <w:rPr>
          <w:rFonts w:ascii="Times New Roman" w:hAnsi="Times New Roman" w:cs="Times New Roman"/>
        </w:rPr>
        <w:t>API</w:t>
      </w:r>
      <w:r w:rsidRPr="00FB2D9B">
        <w:rPr>
          <w:rFonts w:ascii="Times New Roman" w:hAnsi="Times New Roman" w:cs="Times New Roman"/>
        </w:rPr>
        <w:t>有兩者，分別為</w:t>
      </w:r>
      <w:r w:rsidRPr="00FB2D9B">
        <w:rPr>
          <w:rFonts w:ascii="Times New Roman" w:hAnsi="Times New Roman" w:cs="Times New Roman"/>
        </w:rPr>
        <w:t xml:space="preserve">: </w:t>
      </w:r>
    </w:p>
    <w:p w14:paraId="51668077" w14:textId="77777777" w:rsidR="00DF1D98" w:rsidRPr="00FB2D9B" w:rsidRDefault="00DF1D98" w:rsidP="001A69EB">
      <w:pPr>
        <w:ind w:leftChars="143" w:left="400" w:firstLineChars="1" w:firstLine="3"/>
        <w:rPr>
          <w:rFonts w:ascii="Times New Roman" w:hAnsi="Times New Roman" w:cs="Times New Roman"/>
          <w:sz w:val="26"/>
        </w:rPr>
      </w:pPr>
      <w:r w:rsidRPr="00FB2D9B">
        <w:rPr>
          <w:rFonts w:ascii="Times New Roman" w:hAnsi="Times New Roman" w:cs="Times New Roman"/>
          <w:sz w:val="26"/>
        </w:rPr>
        <w:t>1.</w:t>
      </w:r>
      <w:r w:rsidRPr="00FB2D9B">
        <w:rPr>
          <w:rFonts w:ascii="Times New Roman" w:hAnsi="Times New Roman" w:cs="Times New Roman"/>
          <w:sz w:val="26"/>
        </w:rPr>
        <w:t>「</w:t>
      </w:r>
      <w:r w:rsidRPr="00FB2D9B">
        <w:rPr>
          <w:rFonts w:ascii="Times New Roman" w:eastAsia="MS Mincho" w:hAnsi="Times New Roman" w:cs="Times New Roman"/>
          <w:sz w:val="26"/>
        </w:rPr>
        <w:t>​</w:t>
      </w:r>
      <w:r w:rsidRPr="00FB2D9B">
        <w:rPr>
          <w:rFonts w:ascii="Times New Roman" w:hAnsi="Times New Roman" w:cs="Times New Roman"/>
          <w:sz w:val="26"/>
        </w:rPr>
        <w:t>/v1</w:t>
      </w:r>
      <w:r w:rsidRPr="00FB2D9B">
        <w:rPr>
          <w:rFonts w:ascii="Times New Roman" w:eastAsia="MS Mincho" w:hAnsi="Times New Roman" w:cs="Times New Roman"/>
          <w:sz w:val="26"/>
        </w:rPr>
        <w:t>​</w:t>
      </w:r>
      <w:r w:rsidRPr="00FB2D9B">
        <w:rPr>
          <w:rFonts w:ascii="Times New Roman" w:hAnsi="Times New Roman" w:cs="Times New Roman"/>
          <w:sz w:val="26"/>
        </w:rPr>
        <w:t>/rest</w:t>
      </w:r>
      <w:r w:rsidRPr="00FB2D9B">
        <w:rPr>
          <w:rFonts w:ascii="Times New Roman" w:eastAsia="MS Mincho" w:hAnsi="Times New Roman" w:cs="Times New Roman"/>
          <w:sz w:val="26"/>
        </w:rPr>
        <w:t>​</w:t>
      </w:r>
      <w:r w:rsidRPr="00FB2D9B">
        <w:rPr>
          <w:rFonts w:ascii="Times New Roman" w:hAnsi="Times New Roman" w:cs="Times New Roman"/>
          <w:sz w:val="26"/>
        </w:rPr>
        <w:t>/datastore</w:t>
      </w:r>
      <w:r w:rsidRPr="00FB2D9B">
        <w:rPr>
          <w:rFonts w:ascii="Times New Roman" w:eastAsia="MS Mincho" w:hAnsi="Times New Roman" w:cs="Times New Roman"/>
          <w:sz w:val="26"/>
        </w:rPr>
        <w:t>​</w:t>
      </w:r>
      <w:r w:rsidRPr="00FB2D9B">
        <w:rPr>
          <w:rFonts w:ascii="Times New Roman" w:hAnsi="Times New Roman" w:cs="Times New Roman"/>
          <w:sz w:val="26"/>
        </w:rPr>
        <w:t>/O-A0001-001</w:t>
      </w:r>
      <w:r w:rsidRPr="00FB2D9B">
        <w:rPr>
          <w:rFonts w:ascii="Times New Roman" w:hAnsi="Times New Roman" w:cs="Times New Roman"/>
          <w:sz w:val="26"/>
        </w:rPr>
        <w:t>自動氣象站</w:t>
      </w:r>
      <w:r w:rsidRPr="00FB2D9B">
        <w:rPr>
          <w:rFonts w:ascii="Times New Roman" w:hAnsi="Times New Roman" w:cs="Times New Roman"/>
          <w:sz w:val="26"/>
        </w:rPr>
        <w:t>-</w:t>
      </w:r>
      <w:r w:rsidRPr="00FB2D9B">
        <w:rPr>
          <w:rFonts w:ascii="Times New Roman" w:hAnsi="Times New Roman" w:cs="Times New Roman"/>
          <w:sz w:val="26"/>
        </w:rPr>
        <w:t>氣象觀測資料」</w:t>
      </w:r>
    </w:p>
    <w:p w14:paraId="645B3ECD" w14:textId="078A353B" w:rsidR="00DF1D98" w:rsidRPr="00E031E6" w:rsidRDefault="00DF1D98" w:rsidP="001A69EB">
      <w:pPr>
        <w:ind w:leftChars="143" w:left="400" w:firstLineChars="1" w:firstLine="3"/>
        <w:rPr>
          <w:rFonts w:ascii="Times New Roman" w:hAnsi="Times New Roman" w:cs="Times New Roman"/>
          <w:sz w:val="26"/>
        </w:rPr>
      </w:pPr>
      <w:r w:rsidRPr="00FB2D9B">
        <w:rPr>
          <w:rFonts w:ascii="Times New Roman" w:hAnsi="Times New Roman" w:cs="Times New Roman"/>
          <w:sz w:val="26"/>
        </w:rPr>
        <w:t>2.</w:t>
      </w:r>
      <w:r w:rsidRPr="00FB2D9B">
        <w:rPr>
          <w:rFonts w:ascii="Times New Roman" w:hAnsi="Times New Roman" w:cs="Times New Roman"/>
          <w:sz w:val="26"/>
        </w:rPr>
        <w:t>「</w:t>
      </w:r>
      <w:r w:rsidRPr="00FB2D9B">
        <w:rPr>
          <w:rFonts w:ascii="Times New Roman" w:eastAsia="MS Mincho" w:hAnsi="Times New Roman" w:cs="Times New Roman"/>
          <w:sz w:val="26"/>
        </w:rPr>
        <w:t>​</w:t>
      </w:r>
      <w:r w:rsidRPr="00FB2D9B">
        <w:rPr>
          <w:rFonts w:ascii="Times New Roman" w:hAnsi="Times New Roman" w:cs="Times New Roman"/>
          <w:sz w:val="26"/>
        </w:rPr>
        <w:t>/v1</w:t>
      </w:r>
      <w:r w:rsidRPr="00FB2D9B">
        <w:rPr>
          <w:rFonts w:ascii="Times New Roman" w:eastAsia="MS Mincho" w:hAnsi="Times New Roman" w:cs="Times New Roman"/>
          <w:sz w:val="26"/>
        </w:rPr>
        <w:t>​</w:t>
      </w:r>
      <w:r w:rsidRPr="00FB2D9B">
        <w:rPr>
          <w:rFonts w:ascii="Times New Roman" w:hAnsi="Times New Roman" w:cs="Times New Roman"/>
          <w:sz w:val="26"/>
        </w:rPr>
        <w:t>/rest</w:t>
      </w:r>
      <w:r w:rsidRPr="00FB2D9B">
        <w:rPr>
          <w:rFonts w:ascii="Times New Roman" w:eastAsia="MS Mincho" w:hAnsi="Times New Roman" w:cs="Times New Roman"/>
          <w:sz w:val="26"/>
        </w:rPr>
        <w:t>​</w:t>
      </w:r>
      <w:r w:rsidRPr="00FB2D9B">
        <w:rPr>
          <w:rFonts w:ascii="Times New Roman" w:hAnsi="Times New Roman" w:cs="Times New Roman"/>
          <w:sz w:val="26"/>
        </w:rPr>
        <w:t>/datastore</w:t>
      </w:r>
      <w:r w:rsidRPr="00FB2D9B">
        <w:rPr>
          <w:rFonts w:ascii="Times New Roman" w:eastAsia="MS Mincho" w:hAnsi="Times New Roman" w:cs="Times New Roman"/>
          <w:sz w:val="26"/>
        </w:rPr>
        <w:t>​</w:t>
      </w:r>
      <w:r w:rsidRPr="00FB2D9B">
        <w:rPr>
          <w:rFonts w:ascii="Times New Roman" w:hAnsi="Times New Roman" w:cs="Times New Roman"/>
          <w:sz w:val="26"/>
        </w:rPr>
        <w:t>/O-A0003-001</w:t>
      </w:r>
      <w:r w:rsidRPr="00FB2D9B">
        <w:rPr>
          <w:rFonts w:ascii="Times New Roman" w:hAnsi="Times New Roman" w:cs="Times New Roman"/>
          <w:sz w:val="26"/>
        </w:rPr>
        <w:t>局屬氣象站</w:t>
      </w:r>
      <w:r w:rsidRPr="00FB2D9B">
        <w:rPr>
          <w:rFonts w:ascii="Times New Roman" w:hAnsi="Times New Roman" w:cs="Times New Roman"/>
          <w:sz w:val="26"/>
        </w:rPr>
        <w:t>-</w:t>
      </w:r>
      <w:r w:rsidRPr="00FB2D9B">
        <w:rPr>
          <w:rFonts w:ascii="Times New Roman" w:hAnsi="Times New Roman" w:cs="Times New Roman"/>
          <w:sz w:val="26"/>
        </w:rPr>
        <w:t>天氣觀測報告」</w:t>
      </w:r>
    </w:p>
    <w:p w14:paraId="1B853C0E" w14:textId="783598A1" w:rsidR="00DF1D98" w:rsidRDefault="00097E01" w:rsidP="001A69EB">
      <w:pPr>
        <w:ind w:firstLineChars="1" w:firstLine="3"/>
        <w:rPr>
          <w:rFonts w:ascii="Times New Roman" w:hAnsi="Times New Roman" w:cs="Times New Roman"/>
        </w:rPr>
      </w:pPr>
      <w:r>
        <w:rPr>
          <w:rFonts w:ascii="Times New Roman" w:hAnsi="Times New Roman" w:cs="Times New Roman"/>
        </w:rPr>
        <w:tab/>
      </w:r>
      <w:r w:rsidR="00DF1D98" w:rsidRPr="00FB2D9B">
        <w:rPr>
          <w:rFonts w:ascii="Times New Roman" w:hAnsi="Times New Roman" w:cs="Times New Roman"/>
        </w:rPr>
        <w:t>由於兩者所包含測站各不相同，因此先使用了</w:t>
      </w:r>
      <w:r w:rsidR="00B82E73">
        <w:rPr>
          <w:rFonts w:ascii="Times New Roman" w:hAnsi="Times New Roman" w:cs="Times New Roman" w:hint="eastAsia"/>
        </w:rPr>
        <w:t>上述用</w:t>
      </w:r>
      <w:r w:rsidR="00DF1D98" w:rsidRPr="00FB2D9B">
        <w:rPr>
          <w:rFonts w:ascii="Times New Roman" w:hAnsi="Times New Roman" w:cs="Times New Roman"/>
        </w:rPr>
        <w:t>正規表示法</w:t>
      </w:r>
      <w:r w:rsidR="00B82E73">
        <w:rPr>
          <w:rFonts w:ascii="Times New Roman" w:hAnsi="Times New Roman" w:cs="Times New Roman" w:hint="eastAsia"/>
        </w:rPr>
        <w:t>整理之</w:t>
      </w:r>
      <w:r w:rsidR="00DF1D98" w:rsidRPr="00FB2D9B">
        <w:rPr>
          <w:rFonts w:ascii="Times New Roman" w:hAnsi="Times New Roman" w:cs="Times New Roman"/>
        </w:rPr>
        <w:t>資訊，在確認是否正確擷取後進行雙重認證，認證完成即將資料存儲送至前端介面中。</w:t>
      </w:r>
    </w:p>
    <w:p w14:paraId="33BFE496" w14:textId="00A38C1C" w:rsidR="002215E9" w:rsidRDefault="002215E9" w:rsidP="001A69EB">
      <w:pPr>
        <w:ind w:firstLineChars="1" w:firstLine="3"/>
        <w:rPr>
          <w:rFonts w:ascii="Times New Roman" w:hAnsi="Times New Roman" w:cs="Times New Roman"/>
        </w:rPr>
      </w:pPr>
      <w:r>
        <w:rPr>
          <w:rFonts w:ascii="Times New Roman" w:hAnsi="Times New Roman" w:cs="Times New Roman" w:hint="eastAsia"/>
        </w:rPr>
        <w:t>目前主要截取得天氣資訊如下</w:t>
      </w:r>
      <w:r>
        <w:rPr>
          <w:rFonts w:ascii="Times New Roman" w:hAnsi="Times New Roman" w:cs="Times New Roman" w:hint="eastAsia"/>
        </w:rPr>
        <w:t>:</w:t>
      </w:r>
    </w:p>
    <w:p w14:paraId="1D42CF23" w14:textId="271137B3" w:rsidR="002215E9" w:rsidRDefault="002215E9" w:rsidP="001A69EB">
      <w:pPr>
        <w:ind w:firstLineChars="1" w:firstLine="3"/>
        <w:rPr>
          <w:rFonts w:ascii="Times New Roman" w:hAnsi="Times New Roman" w:cs="Times New Roman"/>
        </w:rPr>
      </w:pPr>
    </w:p>
    <w:tbl>
      <w:tblPr>
        <w:tblStyle w:val="af1"/>
        <w:tblW w:w="0" w:type="auto"/>
        <w:tblInd w:w="0" w:type="dxa"/>
        <w:tblLook w:val="04A0" w:firstRow="1" w:lastRow="0" w:firstColumn="1" w:lastColumn="0" w:noHBand="0" w:noVBand="1"/>
      </w:tblPr>
      <w:tblGrid>
        <w:gridCol w:w="2767"/>
        <w:gridCol w:w="2767"/>
        <w:gridCol w:w="2768"/>
      </w:tblGrid>
      <w:tr w:rsidR="002215E9" w14:paraId="7E8D5712" w14:textId="77777777" w:rsidTr="002215E9">
        <w:tc>
          <w:tcPr>
            <w:tcW w:w="2767" w:type="dxa"/>
          </w:tcPr>
          <w:p w14:paraId="5E18ACB4" w14:textId="77777777" w:rsidR="002215E9" w:rsidRDefault="002215E9" w:rsidP="001A69EB">
            <w:pPr>
              <w:ind w:firstLineChars="1" w:firstLine="3"/>
              <w:rPr>
                <w:rFonts w:ascii="Times New Roman" w:hAnsi="Times New Roman" w:cs="Times New Roman"/>
              </w:rPr>
            </w:pPr>
          </w:p>
        </w:tc>
        <w:tc>
          <w:tcPr>
            <w:tcW w:w="2767" w:type="dxa"/>
          </w:tcPr>
          <w:p w14:paraId="73A654D9" w14:textId="77777777" w:rsidR="002215E9" w:rsidRDefault="002215E9" w:rsidP="001A69EB">
            <w:pPr>
              <w:ind w:firstLineChars="1" w:firstLine="3"/>
              <w:rPr>
                <w:rFonts w:ascii="Times New Roman" w:hAnsi="Times New Roman" w:cs="Times New Roman"/>
              </w:rPr>
            </w:pPr>
          </w:p>
        </w:tc>
        <w:tc>
          <w:tcPr>
            <w:tcW w:w="2768" w:type="dxa"/>
          </w:tcPr>
          <w:p w14:paraId="4F11F268" w14:textId="77777777" w:rsidR="002215E9" w:rsidRDefault="002215E9" w:rsidP="001A69EB">
            <w:pPr>
              <w:ind w:firstLineChars="1" w:firstLine="3"/>
              <w:rPr>
                <w:rFonts w:ascii="Times New Roman" w:hAnsi="Times New Roman" w:cs="Times New Roman"/>
              </w:rPr>
            </w:pPr>
          </w:p>
        </w:tc>
      </w:tr>
      <w:tr w:rsidR="002215E9" w14:paraId="5ACCD7F6" w14:textId="77777777" w:rsidTr="002215E9">
        <w:tc>
          <w:tcPr>
            <w:tcW w:w="2767" w:type="dxa"/>
          </w:tcPr>
          <w:p w14:paraId="0F523ED5" w14:textId="77777777" w:rsidR="002215E9" w:rsidRDefault="002215E9" w:rsidP="001A69EB">
            <w:pPr>
              <w:ind w:firstLineChars="1" w:firstLine="3"/>
              <w:rPr>
                <w:rFonts w:ascii="Times New Roman" w:hAnsi="Times New Roman" w:cs="Times New Roman"/>
              </w:rPr>
            </w:pPr>
          </w:p>
        </w:tc>
        <w:tc>
          <w:tcPr>
            <w:tcW w:w="2767" w:type="dxa"/>
          </w:tcPr>
          <w:p w14:paraId="61413D6E" w14:textId="69507D22" w:rsidR="002215E9" w:rsidRDefault="00097E01" w:rsidP="00097E01">
            <w:pPr>
              <w:pStyle w:val="afa"/>
            </w:pPr>
            <w:r>
              <w:rPr>
                <w:rFonts w:hint="eastAsia"/>
              </w:rPr>
              <w:t>補滿</w:t>
            </w:r>
          </w:p>
        </w:tc>
        <w:tc>
          <w:tcPr>
            <w:tcW w:w="2768" w:type="dxa"/>
          </w:tcPr>
          <w:p w14:paraId="1EDE8CD0" w14:textId="77777777" w:rsidR="002215E9" w:rsidRDefault="002215E9" w:rsidP="001A69EB">
            <w:pPr>
              <w:ind w:firstLineChars="1" w:firstLine="3"/>
              <w:rPr>
                <w:rFonts w:ascii="Times New Roman" w:hAnsi="Times New Roman" w:cs="Times New Roman"/>
              </w:rPr>
            </w:pPr>
          </w:p>
        </w:tc>
      </w:tr>
      <w:tr w:rsidR="002215E9" w14:paraId="7581A429" w14:textId="77777777" w:rsidTr="002215E9">
        <w:tc>
          <w:tcPr>
            <w:tcW w:w="2767" w:type="dxa"/>
          </w:tcPr>
          <w:p w14:paraId="7F85CE62" w14:textId="77777777" w:rsidR="002215E9" w:rsidRDefault="002215E9" w:rsidP="001A69EB">
            <w:pPr>
              <w:ind w:firstLineChars="1" w:firstLine="3"/>
              <w:rPr>
                <w:rFonts w:ascii="Times New Roman" w:hAnsi="Times New Roman" w:cs="Times New Roman"/>
              </w:rPr>
            </w:pPr>
          </w:p>
        </w:tc>
        <w:tc>
          <w:tcPr>
            <w:tcW w:w="2767" w:type="dxa"/>
          </w:tcPr>
          <w:p w14:paraId="4B4B7385" w14:textId="77777777" w:rsidR="002215E9" w:rsidRDefault="002215E9" w:rsidP="001A69EB">
            <w:pPr>
              <w:ind w:firstLineChars="1" w:firstLine="3"/>
              <w:rPr>
                <w:rFonts w:ascii="Times New Roman" w:hAnsi="Times New Roman" w:cs="Times New Roman"/>
              </w:rPr>
            </w:pPr>
          </w:p>
        </w:tc>
        <w:tc>
          <w:tcPr>
            <w:tcW w:w="2768" w:type="dxa"/>
          </w:tcPr>
          <w:p w14:paraId="289BA124" w14:textId="77777777" w:rsidR="002215E9" w:rsidRDefault="002215E9" w:rsidP="001A69EB">
            <w:pPr>
              <w:ind w:firstLineChars="1" w:firstLine="3"/>
              <w:rPr>
                <w:rFonts w:ascii="Times New Roman" w:hAnsi="Times New Roman" w:cs="Times New Roman"/>
              </w:rPr>
            </w:pPr>
          </w:p>
        </w:tc>
      </w:tr>
      <w:tr w:rsidR="002215E9" w14:paraId="75D60078" w14:textId="77777777" w:rsidTr="002215E9">
        <w:tc>
          <w:tcPr>
            <w:tcW w:w="2767" w:type="dxa"/>
          </w:tcPr>
          <w:p w14:paraId="0983C10B" w14:textId="77777777" w:rsidR="002215E9" w:rsidRDefault="002215E9" w:rsidP="001A69EB">
            <w:pPr>
              <w:ind w:firstLineChars="1" w:firstLine="3"/>
              <w:rPr>
                <w:rFonts w:ascii="Times New Roman" w:hAnsi="Times New Roman" w:cs="Times New Roman"/>
              </w:rPr>
            </w:pPr>
          </w:p>
        </w:tc>
        <w:tc>
          <w:tcPr>
            <w:tcW w:w="2767" w:type="dxa"/>
          </w:tcPr>
          <w:p w14:paraId="1E91781F" w14:textId="77777777" w:rsidR="002215E9" w:rsidRDefault="002215E9" w:rsidP="001A69EB">
            <w:pPr>
              <w:ind w:firstLineChars="1" w:firstLine="3"/>
              <w:rPr>
                <w:rFonts w:ascii="Times New Roman" w:hAnsi="Times New Roman" w:cs="Times New Roman"/>
              </w:rPr>
            </w:pPr>
          </w:p>
        </w:tc>
        <w:tc>
          <w:tcPr>
            <w:tcW w:w="2768" w:type="dxa"/>
          </w:tcPr>
          <w:p w14:paraId="4DBA0EC8" w14:textId="77777777" w:rsidR="002215E9" w:rsidRDefault="002215E9" w:rsidP="001A69EB">
            <w:pPr>
              <w:ind w:firstLineChars="1" w:firstLine="3"/>
              <w:rPr>
                <w:rFonts w:ascii="Times New Roman" w:hAnsi="Times New Roman" w:cs="Times New Roman"/>
              </w:rPr>
            </w:pPr>
          </w:p>
        </w:tc>
      </w:tr>
    </w:tbl>
    <w:p w14:paraId="6BE70FED" w14:textId="7D181422" w:rsidR="00D71136" w:rsidRDefault="002215E9" w:rsidP="00E27EBE">
      <w:pPr>
        <w:pStyle w:val="afc"/>
      </w:pPr>
      <w:r w:rsidRPr="002215E9">
        <w:rPr>
          <w:b w:val="0"/>
          <w:bCs w:val="0"/>
          <w:i/>
          <w:iCs/>
          <w:noProof/>
        </w:rPr>
        <w:lastRenderedPageBreak/>
        <w:drawing>
          <wp:anchor distT="0" distB="0" distL="114300" distR="114300" simplePos="0" relativeHeight="251697152" behindDoc="0" locked="0" layoutInCell="1" allowOverlap="1" wp14:anchorId="6D2F1EEA" wp14:editId="3A93E46C">
            <wp:simplePos x="0" y="0"/>
            <wp:positionH relativeFrom="margin">
              <wp:align>center</wp:align>
            </wp:positionH>
            <wp:positionV relativeFrom="paragraph">
              <wp:posOffset>36048</wp:posOffset>
            </wp:positionV>
            <wp:extent cx="5223801" cy="3924000"/>
            <wp:effectExtent l="0" t="0" r="0" b="63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4">
                      <a:extLst>
                        <a:ext uri="{28A0092B-C50C-407E-A947-70E740481C1C}">
                          <a14:useLocalDpi xmlns:a14="http://schemas.microsoft.com/office/drawing/2010/main" val="0"/>
                        </a:ext>
                      </a:extLst>
                    </a:blip>
                    <a:stretch>
                      <a:fillRect/>
                    </a:stretch>
                  </pic:blipFill>
                  <pic:spPr>
                    <a:xfrm>
                      <a:off x="0" y="0"/>
                      <a:ext cx="5223801" cy="3924000"/>
                    </a:xfrm>
                    <a:prstGeom prst="rect">
                      <a:avLst/>
                    </a:prstGeom>
                  </pic:spPr>
                </pic:pic>
              </a:graphicData>
            </a:graphic>
            <wp14:sizeRelH relativeFrom="margin">
              <wp14:pctWidth>0</wp14:pctWidth>
            </wp14:sizeRelH>
            <wp14:sizeRelV relativeFrom="margin">
              <wp14:pctHeight>0</wp14:pctHeight>
            </wp14:sizeRelV>
          </wp:anchor>
        </w:drawing>
      </w:r>
      <w:r w:rsidRPr="002215E9">
        <w:rPr>
          <w:rFonts w:hint="eastAsia"/>
          <w:b w:val="0"/>
          <w:bCs w:val="0"/>
          <w:i/>
          <w:iCs/>
        </w:rPr>
        <w:t xml:space="preserve">   </w:t>
      </w:r>
      <w:r w:rsidRPr="004672A2">
        <w:rPr>
          <w:rFonts w:hint="eastAsia"/>
        </w:rPr>
        <w:t>存入資料庫流程圖</w:t>
      </w:r>
    </w:p>
    <w:p w14:paraId="2B391FE7" w14:textId="4C62F9B6" w:rsidR="00D71136" w:rsidRDefault="00D71136" w:rsidP="00D71136">
      <w:pPr>
        <w:pStyle w:val="afa"/>
      </w:pPr>
      <w:r>
        <w:rPr>
          <w:rFonts w:hint="eastAsia"/>
        </w:rPr>
        <w:t>&lt;</w:t>
      </w:r>
      <w:r>
        <w:rPr>
          <w:rFonts w:hint="eastAsia"/>
        </w:rPr>
        <w:t>實際畫面</w:t>
      </w:r>
      <w:r>
        <w:rPr>
          <w:rFonts w:hint="eastAsia"/>
        </w:rPr>
        <w:t>&gt;</w:t>
      </w:r>
    </w:p>
    <w:p w14:paraId="3F3CD470" w14:textId="1BAE90CD" w:rsidR="00D71136" w:rsidRPr="00D71136" w:rsidRDefault="00D71136" w:rsidP="00D71136">
      <w:pPr>
        <w:widowControl/>
        <w:spacing w:before="0" w:after="0" w:line="240" w:lineRule="auto"/>
        <w:ind w:firstLineChars="0" w:firstLine="0"/>
        <w:jc w:val="left"/>
      </w:pPr>
      <w:r>
        <w:br w:type="page"/>
      </w:r>
    </w:p>
    <w:p w14:paraId="02442DB5" w14:textId="6F1543D3" w:rsidR="00615A1B" w:rsidRDefault="00EE0883" w:rsidP="00EE0883">
      <w:pPr>
        <w:pStyle w:val="3"/>
        <w:spacing w:before="360" w:after="180"/>
        <w:ind w:left="961" w:hanging="961"/>
      </w:pPr>
      <w:r>
        <w:rPr>
          <w:rFonts w:hint="eastAsia"/>
        </w:rPr>
        <w:lastRenderedPageBreak/>
        <w:t xml:space="preserve"> </w:t>
      </w:r>
      <w:r w:rsidR="006D00C1">
        <w:rPr>
          <w:rFonts w:hint="eastAsia"/>
        </w:rPr>
        <w:t xml:space="preserve">  </w:t>
      </w:r>
      <w:bookmarkStart w:id="2437" w:name="_Toc122481827"/>
      <w:r w:rsidR="002215E9">
        <w:rPr>
          <w:rFonts w:hint="eastAsia"/>
        </w:rPr>
        <w:t>4.1.3</w:t>
      </w:r>
      <w:r w:rsidR="002215E9">
        <w:rPr>
          <w:rFonts w:hint="eastAsia"/>
        </w:rPr>
        <w:t>、衣物推薦演算法</w:t>
      </w:r>
      <w:bookmarkEnd w:id="2437"/>
    </w:p>
    <w:p w14:paraId="37CF11FB" w14:textId="425C22B1" w:rsidR="0053074A" w:rsidRDefault="004F465E" w:rsidP="001A69EB">
      <w:pPr>
        <w:spacing w:before="240"/>
        <w:ind w:firstLineChars="1" w:firstLine="3"/>
        <w:rPr>
          <w:rFonts w:ascii="Times New Roman" w:hAnsi="Times New Roman" w:cs="Times New Roman"/>
        </w:rPr>
      </w:pPr>
      <w:r>
        <w:rPr>
          <w:rFonts w:ascii="Times New Roman" w:hAnsi="Times New Roman" w:cs="Times New Roman"/>
        </w:rPr>
        <w:tab/>
      </w:r>
      <w:r w:rsidR="0053074A" w:rsidRPr="00FB2D9B">
        <w:rPr>
          <w:rFonts w:ascii="Times New Roman" w:hAnsi="Times New Roman" w:cs="Times New Roman"/>
        </w:rPr>
        <w:t>在獲得了天氣資訊後，我們使用了「</w:t>
      </w:r>
      <w:r w:rsidR="0053074A" w:rsidRPr="00FB2D9B">
        <w:rPr>
          <w:rFonts w:ascii="Times New Roman" w:hAnsi="Times New Roman" w:cs="Times New Roman"/>
        </w:rPr>
        <w:t>26</w:t>
      </w:r>
      <w:r w:rsidR="0053074A" w:rsidRPr="00FB2D9B">
        <w:rPr>
          <w:rFonts w:ascii="Times New Roman" w:hAnsi="Times New Roman" w:cs="Times New Roman"/>
        </w:rPr>
        <w:t>度穿衣法則」，將人體最適溫度定</w:t>
      </w:r>
      <w:r w:rsidR="0053074A">
        <w:rPr>
          <w:rFonts w:ascii="Times New Roman" w:hAnsi="Times New Roman" w:cs="Times New Roman" w:hint="eastAsia"/>
        </w:rPr>
        <w:t>在</w:t>
      </w:r>
      <w:r w:rsidR="0053074A" w:rsidRPr="00FB2D9B">
        <w:rPr>
          <w:rFonts w:ascii="Times New Roman" w:hAnsi="Times New Roman" w:cs="Times New Roman"/>
        </w:rPr>
        <w:t>了</w:t>
      </w:r>
      <w:r w:rsidR="0053074A" w:rsidRPr="00FB2D9B">
        <w:rPr>
          <w:rFonts w:ascii="Times New Roman" w:hAnsi="Times New Roman" w:cs="Times New Roman"/>
        </w:rPr>
        <w:t>26</w:t>
      </w:r>
      <w:r w:rsidR="0053074A" w:rsidRPr="00FB2D9B">
        <w:rPr>
          <w:rFonts w:ascii="Times New Roman" w:hAnsi="Times New Roman" w:cs="Times New Roman"/>
        </w:rPr>
        <w:t>度，並與當時溫差</w:t>
      </w:r>
      <w:r w:rsidR="0053074A">
        <w:rPr>
          <w:rFonts w:ascii="Times New Roman" w:hAnsi="Times New Roman" w:cs="Times New Roman" w:hint="eastAsia"/>
        </w:rPr>
        <w:t>得</w:t>
      </w:r>
      <w:r w:rsidR="0053074A" w:rsidRPr="00FB2D9B">
        <w:rPr>
          <w:rFonts w:ascii="Times New Roman" w:hAnsi="Times New Roman" w:cs="Times New Roman"/>
        </w:rPr>
        <w:t>比較，依據此參數來選擇衣物的種類，比如當日氣溫為</w:t>
      </w:r>
      <w:r w:rsidR="0053074A" w:rsidRPr="00FB2D9B">
        <w:rPr>
          <w:rFonts w:ascii="Times New Roman" w:hAnsi="Times New Roman" w:cs="Times New Roman"/>
        </w:rPr>
        <w:t>10</w:t>
      </w:r>
      <w:r w:rsidR="0053074A" w:rsidRPr="00FB2D9B">
        <w:rPr>
          <w:rFonts w:ascii="Times New Roman" w:hAnsi="Times New Roman" w:cs="Times New Roman"/>
        </w:rPr>
        <w:t>度，則溫差為</w:t>
      </w:r>
      <w:r w:rsidR="0053074A" w:rsidRPr="00FB2D9B">
        <w:rPr>
          <w:rFonts w:ascii="Times New Roman" w:hAnsi="Times New Roman" w:cs="Times New Roman"/>
        </w:rPr>
        <w:t>16</w:t>
      </w:r>
      <w:r w:rsidR="0053074A" w:rsidRPr="00FB2D9B">
        <w:rPr>
          <w:rFonts w:ascii="Times New Roman" w:hAnsi="Times New Roman" w:cs="Times New Roman"/>
        </w:rPr>
        <w:t>度，因此需選擇保暖度優先級較高的衣物</w:t>
      </w:r>
      <w:r w:rsidR="0053074A" w:rsidRPr="00FB2D9B">
        <w:rPr>
          <w:rFonts w:ascii="Times New Roman" w:hAnsi="Times New Roman" w:cs="Times New Roman"/>
        </w:rPr>
        <w:t>(</w:t>
      </w:r>
      <w:r w:rsidR="0053074A" w:rsidRPr="00FB2D9B">
        <w:rPr>
          <w:rFonts w:ascii="Times New Roman" w:hAnsi="Times New Roman" w:cs="Times New Roman"/>
        </w:rPr>
        <w:t>如毛衣、長褲等</w:t>
      </w:r>
      <w:r w:rsidR="0053074A" w:rsidRPr="00FB2D9B">
        <w:rPr>
          <w:rFonts w:ascii="Times New Roman" w:hAnsi="Times New Roman" w:cs="Times New Roman"/>
        </w:rPr>
        <w:t>)</w:t>
      </w:r>
      <w:r w:rsidR="0053074A" w:rsidRPr="00FB2D9B">
        <w:rPr>
          <w:rFonts w:ascii="Times New Roman" w:hAnsi="Times New Roman" w:cs="Times New Roman"/>
        </w:rPr>
        <w:t>，反之若當日氣溫為</w:t>
      </w:r>
      <w:r w:rsidR="0053074A" w:rsidRPr="00FB2D9B">
        <w:rPr>
          <w:rFonts w:ascii="Times New Roman" w:hAnsi="Times New Roman" w:cs="Times New Roman"/>
        </w:rPr>
        <w:t>30</w:t>
      </w:r>
      <w:r w:rsidR="0053074A" w:rsidRPr="00FB2D9B">
        <w:rPr>
          <w:rFonts w:ascii="Times New Roman" w:hAnsi="Times New Roman" w:cs="Times New Roman"/>
        </w:rPr>
        <w:t>度，則溫差為</w:t>
      </w:r>
      <w:r w:rsidR="0053074A" w:rsidRPr="00FB2D9B">
        <w:rPr>
          <w:rFonts w:ascii="Times New Roman" w:hAnsi="Times New Roman" w:cs="Times New Roman"/>
        </w:rPr>
        <w:t>-4</w:t>
      </w:r>
      <w:r w:rsidR="0053074A" w:rsidRPr="00FB2D9B">
        <w:rPr>
          <w:rFonts w:ascii="Times New Roman" w:hAnsi="Times New Roman" w:cs="Times New Roman"/>
        </w:rPr>
        <w:t>度，則不應選擇保暖度優先級較</w:t>
      </w:r>
      <w:r w:rsidR="0053074A">
        <w:rPr>
          <w:rFonts w:ascii="Times New Roman" w:hAnsi="Times New Roman" w:cs="Times New Roman" w:hint="eastAsia"/>
        </w:rPr>
        <w:t>高</w:t>
      </w:r>
      <w:r w:rsidR="0053074A" w:rsidRPr="00FB2D9B">
        <w:rPr>
          <w:rFonts w:ascii="Times New Roman" w:hAnsi="Times New Roman" w:cs="Times New Roman"/>
        </w:rPr>
        <w:t>的衣物。</w:t>
      </w:r>
    </w:p>
    <w:p w14:paraId="53233DA1" w14:textId="63ABB1F9" w:rsidR="00C622C3" w:rsidRPr="00FB2D9B" w:rsidRDefault="004F465E" w:rsidP="001A69EB">
      <w:pPr>
        <w:spacing w:before="240"/>
        <w:ind w:firstLineChars="1" w:firstLine="3"/>
        <w:rPr>
          <w:rFonts w:ascii="Times New Roman" w:hAnsi="Times New Roman" w:cs="Times New Roman"/>
        </w:rPr>
      </w:pPr>
      <w:r>
        <w:rPr>
          <w:rFonts w:ascii="Times New Roman" w:hAnsi="Times New Roman" w:cs="Times New Roman"/>
        </w:rPr>
        <w:tab/>
      </w:r>
      <w:r w:rsidR="0053074A" w:rsidRPr="00FB2D9B">
        <w:rPr>
          <w:rFonts w:ascii="Times New Roman" w:hAnsi="Times New Roman" w:cs="Times New Roman"/>
        </w:rPr>
        <w:t>除此之外演算法也會透過在資料庫中存儲的使用者個人喜好資料來做為依據調整其標準值。</w:t>
      </w:r>
    </w:p>
    <w:p w14:paraId="0A0027C0" w14:textId="0771E9FD" w:rsidR="00C622C3" w:rsidRDefault="00C622C3" w:rsidP="001A69EB">
      <w:pPr>
        <w:spacing w:before="240"/>
        <w:ind w:firstLineChars="1" w:firstLine="3"/>
        <w:rPr>
          <w:rFonts w:ascii="Times New Roman" w:hAnsi="Times New Roman" w:cs="Times New Roman"/>
        </w:rPr>
      </w:pPr>
      <w:r w:rsidRPr="00FB2D9B">
        <w:rPr>
          <w:rFonts w:ascii="Times New Roman" w:hAnsi="Times New Roman" w:cs="Times New Roman"/>
        </w:rPr>
        <w:t>公式如下：</w:t>
      </w:r>
      <m:oMath>
        <m:sSup>
          <m:sSupPr>
            <m:ctrlPr>
              <w:ins w:id="2438" w:author="黃懷萱" w:date="2022-12-21T00:03:00Z">
                <w:rPr>
                  <w:rFonts w:ascii="Cambria Math" w:hAnsi="Cambria Math" w:cs="Times New Roman"/>
                </w:rPr>
              </w:ins>
            </m:ctrlPr>
          </m:sSupPr>
          <m:e>
            <m:d>
              <m:dPr>
                <m:ctrlPr>
                  <w:ins w:id="2439" w:author="黃懷萱" w:date="2022-12-21T00:03:00Z">
                    <w:rPr>
                      <w:rFonts w:ascii="Cambria Math" w:hAnsi="Cambria Math" w:cs="Times New Roman"/>
                    </w:rPr>
                  </w:ins>
                </m:ctrlPr>
              </m:dPr>
              <m:e>
                <m:r>
                  <m:rPr>
                    <m:sty m:val="bi"/>
                  </m:rPr>
                  <w:rPr>
                    <w:rFonts w:ascii="Cambria Math" w:hAnsi="Cambria Math" w:cs="Times New Roman"/>
                  </w:rPr>
                  <m:t>T</m:t>
                </m:r>
                <m:r>
                  <m:rPr>
                    <m:sty m:val="p"/>
                  </m:rPr>
                  <w:rPr>
                    <w:rFonts w:ascii="Cambria Math" w:hAnsi="Cambria Math" w:cs="Times New Roman"/>
                  </w:rPr>
                  <m:t>-</m:t>
                </m:r>
                <m:r>
                  <m:rPr>
                    <m:sty m:val="bi"/>
                  </m:rPr>
                  <w:rPr>
                    <w:rFonts w:ascii="Cambria Math" w:hAnsi="Cambria Math" w:cs="Times New Roman"/>
                  </w:rPr>
                  <m:t>U</m:t>
                </m:r>
              </m:e>
            </m:d>
            <m:r>
              <m:rPr>
                <m:sty m:val="p"/>
              </m:rPr>
              <w:rPr>
                <w:rFonts w:ascii="Cambria Math" w:hAnsi="Cambria Math" w:cs="Times New Roman"/>
              </w:rPr>
              <m:t>-</m:t>
            </m:r>
            <m:d>
              <m:dPr>
                <m:ctrlPr>
                  <w:ins w:id="2440" w:author="黃懷萱" w:date="2022-12-21T00:03:00Z">
                    <w:rPr>
                      <w:rFonts w:ascii="Cambria Math" w:hAnsi="Cambria Math" w:cs="Times New Roman"/>
                    </w:rPr>
                  </w:ins>
                </m:ctrlPr>
              </m:dPr>
              <m:e>
                <m:r>
                  <m:rPr>
                    <m:sty m:val="bi"/>
                  </m:rPr>
                  <w:rPr>
                    <w:rFonts w:ascii="Cambria Math" w:hAnsi="Cambria Math" w:cs="Times New Roman"/>
                  </w:rPr>
                  <m:t>N</m:t>
                </m:r>
                <m:r>
                  <m:rPr>
                    <m:sty m:val="p"/>
                  </m:rPr>
                  <w:rPr>
                    <w:rFonts w:ascii="Cambria Math" w:hAnsi="Cambria Math" w:cs="Times New Roman"/>
                  </w:rPr>
                  <m:t>*</m:t>
                </m:r>
                <m:r>
                  <m:rPr>
                    <m:sty m:val="b"/>
                  </m:rPr>
                  <w:rPr>
                    <w:rFonts w:ascii="Cambria Math" w:hAnsi="Cambria Math" w:cs="Times New Roman"/>
                  </w:rPr>
                  <m:t>W</m:t>
                </m:r>
                <m:r>
                  <m:rPr>
                    <m:sty m:val="bi"/>
                  </m:rPr>
                  <w:rPr>
                    <w:rFonts w:ascii="Cambria Math" w:hAnsi="Cambria Math" w:cs="Times New Roman"/>
                  </w:rPr>
                  <m:t>S</m:t>
                </m:r>
              </m:e>
            </m:d>
            <m:r>
              <m:rPr>
                <m:sty m:val="p"/>
              </m:rPr>
              <w:rPr>
                <w:rFonts w:ascii="Cambria Math" w:hAnsi="Cambria Math" w:cs="Times New Roman"/>
              </w:rPr>
              <m:t>+(</m:t>
            </m:r>
            <m:r>
              <m:rPr>
                <m:sty m:val="b"/>
              </m:rPr>
              <w:rPr>
                <w:rFonts w:ascii="Cambria Math" w:hAnsi="Cambria Math" w:cs="Times New Roman"/>
              </w:rPr>
              <m:t>C</m:t>
            </m:r>
            <m:r>
              <m:rPr>
                <m:sty m:val="p"/>
              </m:rPr>
              <w:rPr>
                <w:rFonts w:ascii="Cambria Math" w:hAnsi="Cambria Math" w:cs="Times New Roman"/>
              </w:rPr>
              <m:t>)</m:t>
            </m:r>
          </m:e>
          <m:sup/>
        </m:sSup>
      </m:oMath>
      <w:r w:rsidRPr="00FB2D9B">
        <w:rPr>
          <w:rFonts w:ascii="Times New Roman" w:hAnsi="Times New Roman" w:cs="Times New Roman"/>
        </w:rPr>
        <w:t>，</w:t>
      </w:r>
      <w:r w:rsidRPr="00654715">
        <w:rPr>
          <w:rFonts w:ascii="Times New Roman" w:hAnsi="Times New Roman" w:cs="Times New Roman"/>
        </w:rPr>
        <w:t>T</w:t>
      </w:r>
      <w:r w:rsidRPr="00FB2D9B">
        <w:rPr>
          <w:rFonts w:ascii="Times New Roman" w:hAnsi="Times New Roman" w:cs="Times New Roman"/>
        </w:rPr>
        <w:t>為</w:t>
      </w:r>
      <w:r w:rsidRPr="00FB2D9B">
        <w:rPr>
          <w:rFonts w:ascii="Times New Roman" w:hAnsi="Times New Roman" w:cs="Times New Roman"/>
        </w:rPr>
        <w:t>26</w:t>
      </w:r>
      <w:r w:rsidRPr="00FB2D9B">
        <w:rPr>
          <w:rFonts w:ascii="Times New Roman" w:hAnsi="Times New Roman" w:cs="Times New Roman"/>
        </w:rPr>
        <w:t>度標準值，可利用使用者喜好設定值</w:t>
      </w:r>
      <w:r w:rsidRPr="00654715">
        <w:rPr>
          <w:rFonts w:ascii="Times New Roman" w:hAnsi="Times New Roman" w:cs="Times New Roman"/>
        </w:rPr>
        <w:t>U</w:t>
      </w:r>
      <w:r w:rsidRPr="00FB2D9B">
        <w:rPr>
          <w:rFonts w:ascii="Times New Roman" w:hAnsi="Times New Roman" w:cs="Times New Roman"/>
        </w:rPr>
        <w:t>進行加減，</w:t>
      </w:r>
      <w:r w:rsidRPr="00654715">
        <w:rPr>
          <w:rFonts w:ascii="Times New Roman" w:hAnsi="Times New Roman" w:cs="Times New Roman"/>
        </w:rPr>
        <w:t>N</w:t>
      </w:r>
      <w:r w:rsidRPr="00FB2D9B">
        <w:rPr>
          <w:rFonts w:ascii="Times New Roman" w:hAnsi="Times New Roman" w:cs="Times New Roman"/>
        </w:rPr>
        <w:t>為目前溫度與每件衣物的天氣適配度</w:t>
      </w:r>
      <w:r w:rsidRPr="00654715">
        <w:rPr>
          <w:rFonts w:ascii="Times New Roman" w:hAnsi="Times New Roman" w:cs="Times New Roman"/>
        </w:rPr>
        <w:t>(WS)</w:t>
      </w:r>
      <w:r w:rsidRPr="00FB2D9B">
        <w:rPr>
          <w:rFonts w:ascii="Times New Roman" w:hAnsi="Times New Roman" w:cs="Times New Roman"/>
        </w:rPr>
        <w:t>值進行相乘後，加上最後經由使用指設定的衣物搭配準則的分數後，進行平方即可獲得衣物的穿搭準則分數。</w:t>
      </w:r>
    </w:p>
    <w:p w14:paraId="382A3221" w14:textId="4A9365BB" w:rsidR="00C622C3" w:rsidRDefault="004F465E" w:rsidP="004F465E">
      <w:pPr>
        <w:pStyle w:val="afa"/>
      </w:pPr>
      <w:r>
        <w:rPr>
          <w:rFonts w:hint="eastAsia"/>
        </w:rPr>
        <w:t>補</w:t>
      </w:r>
      <w:r w:rsidR="00AE039D">
        <w:rPr>
          <w:rFonts w:hint="eastAsia"/>
        </w:rPr>
        <w:t>完</w:t>
      </w:r>
    </w:p>
    <w:p w14:paraId="2313C774" w14:textId="48D767F6" w:rsidR="00C622C3" w:rsidRDefault="00C622C3" w:rsidP="001A69EB">
      <w:pPr>
        <w:widowControl/>
        <w:spacing w:before="0" w:after="0" w:line="240" w:lineRule="auto"/>
        <w:ind w:firstLineChars="1" w:firstLine="3"/>
        <w:jc w:val="left"/>
        <w:rPr>
          <w:rFonts w:ascii="Times New Roman" w:hAnsi="Times New Roman" w:cs="Times New Roman"/>
        </w:rPr>
      </w:pPr>
      <w:r>
        <w:rPr>
          <w:rFonts w:ascii="Times New Roman" w:hAnsi="Times New Roman" w:cs="Times New Roman"/>
        </w:rPr>
        <w:br w:type="page"/>
      </w:r>
    </w:p>
    <w:p w14:paraId="55F28F99" w14:textId="77777777" w:rsidR="00C622C3" w:rsidRDefault="00C622C3" w:rsidP="001A69EB">
      <w:pPr>
        <w:pStyle w:val="3"/>
        <w:spacing w:before="360" w:after="180"/>
        <w:ind w:leftChars="-1" w:left="-3" w:right="280" w:firstLineChars="1" w:firstLine="3"/>
      </w:pPr>
      <w:r>
        <w:rPr>
          <w:rFonts w:hint="eastAsia"/>
        </w:rPr>
        <w:lastRenderedPageBreak/>
        <w:t xml:space="preserve">   </w:t>
      </w:r>
      <w:bookmarkStart w:id="2441" w:name="_Toc122481828"/>
      <w:r>
        <w:rPr>
          <w:rFonts w:hint="eastAsia"/>
        </w:rPr>
        <w:t>4.1.4</w:t>
      </w:r>
      <w:r>
        <w:rPr>
          <w:rFonts w:hint="eastAsia"/>
        </w:rPr>
        <w:t>、資料庫架設</w:t>
      </w:r>
      <w:bookmarkEnd w:id="2441"/>
    </w:p>
    <w:p w14:paraId="7871CB27" w14:textId="5F3F644E" w:rsidR="00C622C3" w:rsidRDefault="00C622C3" w:rsidP="001A69EB">
      <w:pPr>
        <w:pStyle w:val="a4"/>
        <w:keepNext/>
        <w:framePr w:wrap="around" w:hAnchor="page" w:x="4575" w:y="1059"/>
        <w:ind w:firstLineChars="1" w:firstLine="3"/>
      </w:pPr>
      <w:r>
        <w:rPr>
          <w:rFonts w:hint="eastAsia"/>
        </w:rPr>
        <w:t>表</w:t>
      </w:r>
      <w:r>
        <w:rPr>
          <w:rFonts w:hint="eastAsia"/>
        </w:rPr>
        <w:t xml:space="preserve"> 4</w:t>
      </w:r>
      <w:r w:rsidR="008E3E69">
        <w:t>.</w:t>
      </w:r>
      <w:r w:rsidR="008E3E69">
        <w:fldChar w:fldCharType="begin"/>
      </w:r>
      <w:r w:rsidR="008E3E69">
        <w:instrText xml:space="preserve"> SEQ </w:instrText>
      </w:r>
      <w:r w:rsidR="008E3E69">
        <w:instrText>表</w:instrText>
      </w:r>
      <w:r w:rsidR="008E3E69">
        <w:instrText xml:space="preserve"> \* ARABIC \s 1 </w:instrText>
      </w:r>
      <w:r w:rsidR="008E3E69">
        <w:fldChar w:fldCharType="separate"/>
      </w:r>
      <w:r w:rsidR="00E23DD0">
        <w:rPr>
          <w:noProof/>
        </w:rPr>
        <w:t>1</w:t>
      </w:r>
      <w:r w:rsidR="008E3E69">
        <w:fldChar w:fldCharType="end"/>
      </w:r>
      <w:r w:rsidRPr="004022BC">
        <w:rPr>
          <w:rFonts w:hint="eastAsia"/>
          <w:noProof/>
        </w:rPr>
        <w:t>料庫表格關係</w:t>
      </w:r>
    </w:p>
    <w:p w14:paraId="47F84CB2" w14:textId="27F6494F" w:rsidR="00C622C3" w:rsidRDefault="00C622C3" w:rsidP="001A69EB">
      <w:pPr>
        <w:spacing w:before="240"/>
        <w:ind w:firstLineChars="1" w:firstLine="3"/>
        <w:rPr>
          <w:rFonts w:ascii="Times New Roman" w:hAnsi="Times New Roman" w:cs="Times New Roman"/>
        </w:rPr>
      </w:pPr>
      <w:r w:rsidRPr="00FB2D9B">
        <w:rPr>
          <w:rFonts w:ascii="Times New Roman" w:hAnsi="Times New Roman" w:cs="Times New Roman"/>
        </w:rPr>
        <w:t>資料庫的部分使用的是</w:t>
      </w:r>
      <w:r w:rsidRPr="00FB2D9B">
        <w:rPr>
          <w:rFonts w:ascii="Times New Roman" w:hAnsi="Times New Roman" w:cs="Times New Roman"/>
        </w:rPr>
        <w:t>Microsoft SQL Server</w:t>
      </w:r>
      <w:r w:rsidRPr="00FB2D9B">
        <w:rPr>
          <w:rFonts w:ascii="Times New Roman" w:hAnsi="Times New Roman" w:cs="Times New Roman"/>
        </w:rPr>
        <w:t>，使用工具為</w:t>
      </w:r>
      <w:r w:rsidRPr="00FB2D9B">
        <w:rPr>
          <w:rFonts w:ascii="Times New Roman" w:hAnsi="Times New Roman" w:cs="Times New Roman"/>
        </w:rPr>
        <w:t>DBeaver</w:t>
      </w:r>
      <w:r w:rsidRPr="00FB2D9B">
        <w:rPr>
          <w:rFonts w:ascii="Times New Roman" w:hAnsi="Times New Roman" w:cs="Times New Roman"/>
        </w:rPr>
        <w:t>，資料建表</w:t>
      </w:r>
      <w:r>
        <w:rPr>
          <w:rFonts w:ascii="Times New Roman" w:hAnsi="Times New Roman" w:cs="Times New Roman" w:hint="eastAsia"/>
        </w:rPr>
        <w:t>(</w:t>
      </w:r>
      <w:r>
        <w:rPr>
          <w:rFonts w:ascii="Times New Roman" w:hAnsi="Times New Roman" w:cs="Times New Roman" w:hint="eastAsia"/>
        </w:rPr>
        <w:t>如表</w:t>
      </w:r>
      <w:r>
        <w:rPr>
          <w:rFonts w:ascii="Times New Roman" w:hAnsi="Times New Roman" w:cs="Times New Roman" w:hint="eastAsia"/>
        </w:rPr>
        <w:t>)</w:t>
      </w:r>
      <w:r w:rsidRPr="00FB2D9B">
        <w:rPr>
          <w:rFonts w:ascii="Times New Roman" w:hAnsi="Times New Roman" w:cs="Times New Roman"/>
        </w:rPr>
        <w:t>與關連</w:t>
      </w:r>
      <w:r w:rsidRPr="00FB2D9B">
        <w:rPr>
          <w:rFonts w:ascii="Times New Roman" w:hAnsi="Times New Roman" w:cs="Times New Roman"/>
        </w:rPr>
        <w:t>ER</w:t>
      </w:r>
      <w:r w:rsidRPr="00FB2D9B">
        <w:rPr>
          <w:rFonts w:ascii="Times New Roman" w:hAnsi="Times New Roman" w:cs="Times New Roman"/>
        </w:rPr>
        <w:t>圖</w:t>
      </w:r>
      <w:r>
        <w:rPr>
          <w:rFonts w:ascii="Times New Roman" w:hAnsi="Times New Roman" w:cs="Times New Roman" w:hint="eastAsia"/>
        </w:rPr>
        <w:t>(</w:t>
      </w:r>
      <w:r>
        <w:rPr>
          <w:rFonts w:ascii="Times New Roman" w:hAnsi="Times New Roman" w:cs="Times New Roman" w:hint="eastAsia"/>
        </w:rPr>
        <w:t>如圖</w:t>
      </w:r>
      <w:r>
        <w:rPr>
          <w:rFonts w:ascii="Times New Roman" w:hAnsi="Times New Roman" w:cs="Times New Roman" w:hint="eastAsia"/>
        </w:rPr>
        <w:t>)</w:t>
      </w:r>
      <w:r w:rsidRPr="00FB2D9B">
        <w:rPr>
          <w:rFonts w:ascii="Times New Roman" w:hAnsi="Times New Roman" w:cs="Times New Roman"/>
        </w:rPr>
        <w:t>如下</w:t>
      </w:r>
      <w:r>
        <w:rPr>
          <w:rFonts w:ascii="Times New Roman" w:hAnsi="Times New Roman" w:cs="Times New Roman" w:hint="eastAsia"/>
        </w:rPr>
        <w:t>：</w:t>
      </w:r>
    </w:p>
    <w:p w14:paraId="2E67122C" w14:textId="77777777" w:rsidR="00A764A0" w:rsidRPr="00FB2D9B" w:rsidRDefault="00A764A0" w:rsidP="001A69EB">
      <w:pPr>
        <w:spacing w:before="0" w:after="0" w:line="240" w:lineRule="auto"/>
        <w:ind w:firstLineChars="1" w:firstLine="3"/>
        <w:rPr>
          <w:rFonts w:ascii="Times New Roman" w:hAnsi="Times New Roman" w:cs="Times New Roman"/>
        </w:rPr>
      </w:pPr>
    </w:p>
    <w:tbl>
      <w:tblPr>
        <w:tblStyle w:val="12"/>
        <w:tblpPr w:leftFromText="180" w:rightFromText="180" w:vertAnchor="text" w:horzAnchor="margin" w:tblpY="314"/>
        <w:tblW w:w="8217" w:type="dxa"/>
        <w:tblLook w:val="04A0" w:firstRow="1" w:lastRow="0" w:firstColumn="1" w:lastColumn="0" w:noHBand="0" w:noVBand="1"/>
      </w:tblPr>
      <w:tblGrid>
        <w:gridCol w:w="2185"/>
        <w:gridCol w:w="1575"/>
        <w:gridCol w:w="1579"/>
        <w:gridCol w:w="2878"/>
      </w:tblGrid>
      <w:tr w:rsidR="00C622C3" w:rsidRPr="00FB2D9B" w14:paraId="4BEDFFF2" w14:textId="77777777" w:rsidTr="00C622C3">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654B2E1E" w14:textId="77777777" w:rsidR="00C622C3" w:rsidRPr="00FB2D9B" w:rsidRDefault="00C622C3" w:rsidP="001A69EB">
            <w:pPr>
              <w:ind w:firstLineChars="1" w:firstLine="3"/>
              <w:jc w:val="left"/>
            </w:pPr>
            <w:r w:rsidRPr="00FB2D9B">
              <w:t>資料庫</w:t>
            </w:r>
          </w:p>
        </w:tc>
        <w:tc>
          <w:tcPr>
            <w:tcW w:w="1575" w:type="dxa"/>
            <w:vAlign w:val="center"/>
          </w:tcPr>
          <w:p w14:paraId="103515A2" w14:textId="77777777" w:rsidR="00C622C3" w:rsidRPr="00FB2D9B" w:rsidRDefault="00C622C3" w:rsidP="001A69EB">
            <w:pPr>
              <w:ind w:firstLineChars="1" w:firstLine="3"/>
              <w:jc w:val="left"/>
              <w:cnfStyle w:val="100000000000" w:firstRow="1" w:lastRow="0" w:firstColumn="0" w:lastColumn="0" w:oddVBand="0" w:evenVBand="0" w:oddHBand="0" w:evenHBand="0" w:firstRowFirstColumn="0" w:firstRowLastColumn="0" w:lastRowFirstColumn="0" w:lastRowLastColumn="0"/>
            </w:pPr>
            <w:r w:rsidRPr="00FB2D9B">
              <w:t>說明</w:t>
            </w:r>
          </w:p>
        </w:tc>
        <w:tc>
          <w:tcPr>
            <w:tcW w:w="1579" w:type="dxa"/>
            <w:vAlign w:val="center"/>
          </w:tcPr>
          <w:p w14:paraId="5F8BAE6F" w14:textId="77777777" w:rsidR="00C622C3" w:rsidRPr="00FB2D9B" w:rsidRDefault="00C622C3" w:rsidP="001A69EB">
            <w:pPr>
              <w:ind w:firstLineChars="1" w:firstLine="3"/>
              <w:jc w:val="left"/>
              <w:cnfStyle w:val="100000000000" w:firstRow="1" w:lastRow="0" w:firstColumn="0" w:lastColumn="0" w:oddVBand="0" w:evenVBand="0" w:oddHBand="0" w:evenHBand="0" w:firstRowFirstColumn="0" w:firstRowLastColumn="0" w:lastRowFirstColumn="0" w:lastRowLastColumn="0"/>
            </w:pPr>
            <w:r w:rsidRPr="00FB2D9B">
              <w:t>範例</w:t>
            </w:r>
          </w:p>
        </w:tc>
        <w:tc>
          <w:tcPr>
            <w:tcW w:w="2878" w:type="dxa"/>
          </w:tcPr>
          <w:p w14:paraId="0CAFB636" w14:textId="77777777" w:rsidR="00C622C3" w:rsidRPr="00FB2D9B" w:rsidRDefault="00C622C3" w:rsidP="001A69EB">
            <w:pPr>
              <w:ind w:firstLineChars="1" w:firstLine="3"/>
              <w:jc w:val="left"/>
              <w:cnfStyle w:val="100000000000" w:firstRow="1" w:lastRow="0" w:firstColumn="0" w:lastColumn="0" w:oddVBand="0" w:evenVBand="0" w:oddHBand="0" w:evenHBand="0" w:firstRowFirstColumn="0" w:firstRowLastColumn="0" w:lastRowFirstColumn="0" w:lastRowLastColumn="0"/>
            </w:pPr>
            <w:r w:rsidRPr="00FB2D9B">
              <w:t>關聯</w:t>
            </w:r>
          </w:p>
        </w:tc>
      </w:tr>
      <w:tr w:rsidR="00C622C3" w:rsidRPr="00FB2D9B" w14:paraId="27F016B1" w14:textId="77777777" w:rsidTr="00C622C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0480C7F3" w14:textId="77777777" w:rsidR="00C622C3" w:rsidRPr="00FB2D9B" w:rsidRDefault="00C622C3" w:rsidP="001A69EB">
            <w:pPr>
              <w:ind w:firstLineChars="1" w:firstLine="3"/>
              <w:jc w:val="left"/>
            </w:pPr>
            <w:r w:rsidRPr="00FB2D9B">
              <w:t>Category</w:t>
            </w:r>
          </w:p>
        </w:tc>
        <w:tc>
          <w:tcPr>
            <w:tcW w:w="3154" w:type="dxa"/>
            <w:gridSpan w:val="2"/>
            <w:vAlign w:val="center"/>
          </w:tcPr>
          <w:p w14:paraId="5B83715E"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衣物的分類</w:t>
            </w:r>
            <w:r w:rsidRPr="00FB2D9B">
              <w:t>:</w:t>
            </w:r>
          </w:p>
          <w:p w14:paraId="5CA116E9"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上半身、下半身</w:t>
            </w:r>
            <w:r w:rsidRPr="00FB2D9B">
              <w:t>…</w:t>
            </w:r>
          </w:p>
        </w:tc>
        <w:tc>
          <w:tcPr>
            <w:tcW w:w="2878" w:type="dxa"/>
          </w:tcPr>
          <w:p w14:paraId="2AF8DAD6"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用於分類衣物</w:t>
            </w:r>
          </w:p>
        </w:tc>
      </w:tr>
      <w:tr w:rsidR="00C622C3" w:rsidRPr="00FB2D9B" w14:paraId="0942ED97" w14:textId="77777777" w:rsidTr="00C622C3">
        <w:trPr>
          <w:trHeight w:val="784"/>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40A33AB3" w14:textId="77777777" w:rsidR="00C622C3" w:rsidRPr="00FB2D9B" w:rsidRDefault="00C622C3" w:rsidP="001A69EB">
            <w:pPr>
              <w:ind w:firstLineChars="1" w:firstLine="3"/>
              <w:jc w:val="left"/>
            </w:pPr>
            <w:r w:rsidRPr="00FB2D9B">
              <w:t>Sub_Category</w:t>
            </w:r>
          </w:p>
        </w:tc>
        <w:tc>
          <w:tcPr>
            <w:tcW w:w="3154" w:type="dxa"/>
            <w:gridSpan w:val="2"/>
            <w:vAlign w:val="center"/>
          </w:tcPr>
          <w:p w14:paraId="510FB9EC"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衣物的子分類</w:t>
            </w:r>
          </w:p>
          <w:p w14:paraId="635C64DB"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長袖、短袖、短褲</w:t>
            </w:r>
            <w:r w:rsidRPr="00FB2D9B">
              <w:t>…</w:t>
            </w:r>
          </w:p>
        </w:tc>
        <w:tc>
          <w:tcPr>
            <w:tcW w:w="2878" w:type="dxa"/>
          </w:tcPr>
          <w:p w14:paraId="6A960264"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可辨識的衣物樣式，用於分類</w:t>
            </w:r>
          </w:p>
          <w:p w14:paraId="17E6B88E"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衣物與天氣適配度用於推薦衣物演算法的參數</w:t>
            </w:r>
          </w:p>
        </w:tc>
      </w:tr>
      <w:tr w:rsidR="00C622C3" w:rsidRPr="00FB2D9B" w14:paraId="25819FC6" w14:textId="77777777" w:rsidTr="00C622C3">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67A170B3" w14:textId="77777777" w:rsidR="00C622C3" w:rsidRPr="00FB2D9B" w:rsidRDefault="00C622C3" w:rsidP="001A69EB">
            <w:pPr>
              <w:ind w:firstLineChars="1" w:firstLine="3"/>
              <w:jc w:val="left"/>
            </w:pPr>
            <w:r w:rsidRPr="00FB2D9B">
              <w:t>Color</w:t>
            </w:r>
          </w:p>
        </w:tc>
        <w:tc>
          <w:tcPr>
            <w:tcW w:w="3154" w:type="dxa"/>
            <w:gridSpan w:val="2"/>
            <w:vAlign w:val="center"/>
          </w:tcPr>
          <w:p w14:paraId="376D81BB"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衣物的顏色</w:t>
            </w:r>
          </w:p>
          <w:p w14:paraId="7F16C2B0"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紅、藍、黑</w:t>
            </w:r>
          </w:p>
        </w:tc>
        <w:tc>
          <w:tcPr>
            <w:tcW w:w="2878" w:type="dxa"/>
          </w:tcPr>
          <w:p w14:paraId="2737DF63"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可辨識的衣物顏色，用於分類</w:t>
            </w:r>
          </w:p>
        </w:tc>
      </w:tr>
      <w:tr w:rsidR="00C622C3" w:rsidRPr="00FB2D9B" w14:paraId="4491CD5F" w14:textId="77777777" w:rsidTr="00C622C3">
        <w:trPr>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78DB3B5A" w14:textId="77777777" w:rsidR="00C622C3" w:rsidRPr="00FB2D9B" w:rsidRDefault="00C622C3" w:rsidP="001A69EB">
            <w:pPr>
              <w:ind w:firstLineChars="1" w:firstLine="3"/>
              <w:jc w:val="left"/>
            </w:pPr>
            <w:r w:rsidRPr="00FB2D9B">
              <w:t>Color_Graph</w:t>
            </w:r>
          </w:p>
        </w:tc>
        <w:tc>
          <w:tcPr>
            <w:tcW w:w="3154" w:type="dxa"/>
            <w:gridSpan w:val="2"/>
            <w:vAlign w:val="center"/>
          </w:tcPr>
          <w:p w14:paraId="0D80F664"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衣物顏色的適配圖</w:t>
            </w:r>
          </w:p>
          <w:p w14:paraId="27791633"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白</w:t>
            </w:r>
            <w:r w:rsidRPr="00FB2D9B">
              <w:t>(</w:t>
            </w:r>
            <w:r w:rsidRPr="00FB2D9B">
              <w:t>上</w:t>
            </w:r>
            <w:r w:rsidRPr="00FB2D9B">
              <w:t xml:space="preserve">) + </w:t>
            </w:r>
            <w:r w:rsidRPr="00FB2D9B">
              <w:t>白</w:t>
            </w:r>
            <w:r w:rsidRPr="00FB2D9B">
              <w:t>(</w:t>
            </w:r>
            <w:r w:rsidRPr="00FB2D9B">
              <w:t>下</w:t>
            </w:r>
            <w:r w:rsidRPr="00FB2D9B">
              <w:t>) = 5</w:t>
            </w:r>
          </w:p>
        </w:tc>
        <w:tc>
          <w:tcPr>
            <w:tcW w:w="2878" w:type="dxa"/>
          </w:tcPr>
          <w:p w14:paraId="6B555B05"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顏色適配度為衣物推薦演算法的參數</w:t>
            </w:r>
          </w:p>
        </w:tc>
      </w:tr>
      <w:tr w:rsidR="00C622C3" w:rsidRPr="00FB2D9B" w14:paraId="147B0F3F" w14:textId="77777777" w:rsidTr="00C622C3">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28808769" w14:textId="77777777" w:rsidR="00C622C3" w:rsidRPr="00FB2D9B" w:rsidRDefault="00C622C3" w:rsidP="001A69EB">
            <w:pPr>
              <w:ind w:firstLineChars="1" w:firstLine="3"/>
              <w:jc w:val="left"/>
            </w:pPr>
            <w:r w:rsidRPr="00FB2D9B">
              <w:t>Clothes_Node</w:t>
            </w:r>
          </w:p>
        </w:tc>
        <w:tc>
          <w:tcPr>
            <w:tcW w:w="3154" w:type="dxa"/>
            <w:gridSpan w:val="2"/>
            <w:vAlign w:val="center"/>
          </w:tcPr>
          <w:p w14:paraId="65D78F13" w14:textId="77777777" w:rsidR="00C622C3" w:rsidRPr="00FB2D9B" w:rsidRDefault="00C622C3" w:rsidP="001A69EB">
            <w:pPr>
              <w:spacing w:before="0" w:after="0"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衣物的詳細資訊</w:t>
            </w:r>
          </w:p>
          <w:p w14:paraId="1998B421" w14:textId="77777777" w:rsidR="00C622C3" w:rsidRPr="00FB2D9B" w:rsidRDefault="00C622C3" w:rsidP="001A69EB">
            <w:pPr>
              <w:spacing w:before="0" w:after="0"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顏色、樣式、拿取次數、資料存放位置</w:t>
            </w:r>
            <w:r w:rsidRPr="00FB2D9B">
              <w:t>…</w:t>
            </w:r>
          </w:p>
        </w:tc>
        <w:tc>
          <w:tcPr>
            <w:tcW w:w="2878" w:type="dxa"/>
          </w:tcPr>
          <w:p w14:paraId="124322DE"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負責用於管理衣物的詳細資訊</w:t>
            </w:r>
          </w:p>
          <w:p w14:paraId="349D6010"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作為衣物關聯圖形的節點</w:t>
            </w:r>
          </w:p>
        </w:tc>
      </w:tr>
      <w:tr w:rsidR="00C622C3" w:rsidRPr="00FB2D9B" w14:paraId="399DAA1A" w14:textId="77777777" w:rsidTr="00C622C3">
        <w:trPr>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500497A9" w14:textId="77777777" w:rsidR="00C622C3" w:rsidRPr="00FB2D9B" w:rsidRDefault="00C622C3" w:rsidP="001A69EB">
            <w:pPr>
              <w:ind w:firstLineChars="1" w:firstLine="3"/>
              <w:jc w:val="left"/>
            </w:pPr>
            <w:r w:rsidRPr="00FB2D9B">
              <w:t>City</w:t>
            </w:r>
          </w:p>
        </w:tc>
        <w:tc>
          <w:tcPr>
            <w:tcW w:w="3154" w:type="dxa"/>
            <w:gridSpan w:val="2"/>
            <w:vAlign w:val="center"/>
          </w:tcPr>
          <w:p w14:paraId="5B3B1BF0"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中央氣象局所提供縣市</w:t>
            </w:r>
          </w:p>
          <w:p w14:paraId="05ABB576"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台北、高雄</w:t>
            </w:r>
          </w:p>
        </w:tc>
        <w:tc>
          <w:tcPr>
            <w:tcW w:w="2878" w:type="dxa"/>
          </w:tcPr>
          <w:p w14:paraId="275D193B"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負責用於搜索天氣資訊</w:t>
            </w:r>
          </w:p>
        </w:tc>
      </w:tr>
      <w:tr w:rsidR="00A764A0" w:rsidRPr="00FB2D9B" w14:paraId="11EA56CB" w14:textId="77777777" w:rsidTr="002F00D4">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8217" w:type="dxa"/>
            <w:gridSpan w:val="4"/>
            <w:vAlign w:val="center"/>
          </w:tcPr>
          <w:p w14:paraId="1830599B" w14:textId="0C31E28E" w:rsidR="00A764A0" w:rsidRPr="00A764A0" w:rsidRDefault="00A764A0" w:rsidP="001A69EB">
            <w:pPr>
              <w:spacing w:line="0" w:lineRule="atLeast"/>
              <w:ind w:firstLineChars="1" w:firstLine="3"/>
              <w:jc w:val="right"/>
              <w:rPr>
                <w:b w:val="0"/>
                <w:bCs w:val="0"/>
              </w:rPr>
            </w:pPr>
            <w:r w:rsidRPr="00A764A0">
              <w:rPr>
                <w:rFonts w:cs="Arial" w:hint="eastAsia"/>
                <w:b w:val="0"/>
                <w:bCs w:val="0"/>
              </w:rPr>
              <w:t>(</w:t>
            </w:r>
            <w:r w:rsidRPr="00A764A0">
              <w:rPr>
                <w:rFonts w:cs="Arial" w:hint="eastAsia"/>
                <w:b w:val="0"/>
                <w:bCs w:val="0"/>
              </w:rPr>
              <w:t>待續</w:t>
            </w:r>
            <w:r w:rsidRPr="00A764A0">
              <w:rPr>
                <w:rFonts w:cs="Arial" w:hint="eastAsia"/>
                <w:b w:val="0"/>
                <w:bCs w:val="0"/>
              </w:rPr>
              <w:t>)</w:t>
            </w:r>
          </w:p>
        </w:tc>
      </w:tr>
      <w:tr w:rsidR="00A764A0" w:rsidRPr="00FB2D9B" w14:paraId="03D6ACFB" w14:textId="77777777" w:rsidTr="002F00D4">
        <w:trPr>
          <w:trHeight w:val="390"/>
        </w:trPr>
        <w:tc>
          <w:tcPr>
            <w:cnfStyle w:val="001000000000" w:firstRow="0" w:lastRow="0" w:firstColumn="1" w:lastColumn="0" w:oddVBand="0" w:evenVBand="0" w:oddHBand="0" w:evenHBand="0" w:firstRowFirstColumn="0" w:firstRowLastColumn="0" w:lastRowFirstColumn="0" w:lastRowLastColumn="0"/>
            <w:tcW w:w="8217" w:type="dxa"/>
            <w:gridSpan w:val="4"/>
            <w:vAlign w:val="center"/>
          </w:tcPr>
          <w:p w14:paraId="3AEF27CD" w14:textId="7C08F419" w:rsidR="00A764A0" w:rsidRPr="00A764A0" w:rsidRDefault="00A764A0" w:rsidP="001A69EB">
            <w:pPr>
              <w:pStyle w:val="a4"/>
              <w:keepNext/>
              <w:framePr w:wrap="auto" w:vAnchor="margin" w:yAlign="inline"/>
              <w:ind w:firstLineChars="1" w:firstLine="3"/>
              <w:rPr>
                <w:rFonts w:cs="Arial"/>
                <w:b/>
                <w:bCs w:val="0"/>
              </w:rPr>
            </w:pPr>
            <w:r w:rsidRPr="00A764A0">
              <w:rPr>
                <w:rFonts w:hint="eastAsia"/>
                <w:b/>
                <w:bCs w:val="0"/>
              </w:rPr>
              <w:lastRenderedPageBreak/>
              <w:t>表</w:t>
            </w:r>
            <w:r w:rsidRPr="00A764A0">
              <w:rPr>
                <w:rFonts w:hint="eastAsia"/>
                <w:b/>
                <w:bCs w:val="0"/>
              </w:rPr>
              <w:t xml:space="preserve"> 4</w:t>
            </w:r>
            <w:r w:rsidR="00EC54B0">
              <w:rPr>
                <w:b/>
                <w:bCs w:val="0"/>
              </w:rPr>
              <w:t>.</w:t>
            </w:r>
            <w:r w:rsidR="00CA26E5">
              <w:rPr>
                <w:rFonts w:hint="eastAsia"/>
                <w:b/>
                <w:bCs w:val="0"/>
              </w:rPr>
              <w:t>1</w:t>
            </w:r>
            <w:r w:rsidRPr="00A764A0">
              <w:rPr>
                <w:rFonts w:hint="eastAsia"/>
                <w:b/>
                <w:bCs w:val="0"/>
                <w:noProof/>
              </w:rPr>
              <w:t>料庫表格關係</w:t>
            </w:r>
            <w:r w:rsidRPr="00A764A0">
              <w:rPr>
                <w:rFonts w:hint="eastAsia"/>
                <w:b/>
                <w:bCs w:val="0"/>
                <w:noProof/>
              </w:rPr>
              <w:t>(</w:t>
            </w:r>
            <w:r w:rsidRPr="00A764A0">
              <w:rPr>
                <w:rFonts w:hint="eastAsia"/>
                <w:b/>
                <w:bCs w:val="0"/>
                <w:noProof/>
              </w:rPr>
              <w:t>續</w:t>
            </w:r>
            <w:r w:rsidRPr="00A764A0">
              <w:rPr>
                <w:rFonts w:hint="eastAsia"/>
                <w:b/>
                <w:bCs w:val="0"/>
                <w:noProof/>
              </w:rPr>
              <w:t>)</w:t>
            </w:r>
          </w:p>
        </w:tc>
      </w:tr>
      <w:tr w:rsidR="00C622C3" w:rsidRPr="00FB2D9B" w14:paraId="33B010E1" w14:textId="77777777" w:rsidTr="00C622C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70936DBA" w14:textId="26DF172F" w:rsidR="00C622C3" w:rsidRPr="00FB2D9B" w:rsidRDefault="00B23055" w:rsidP="001A69EB">
            <w:pPr>
              <w:ind w:firstLineChars="1" w:firstLine="3"/>
              <w:jc w:val="left"/>
            </w:pPr>
            <w:r>
              <w:rPr>
                <w:rFonts w:hint="eastAsia"/>
              </w:rPr>
              <w:t>St</w:t>
            </w:r>
            <w:r w:rsidR="00C622C3" w:rsidRPr="00FB2D9B">
              <w:t>ation</w:t>
            </w:r>
          </w:p>
        </w:tc>
        <w:tc>
          <w:tcPr>
            <w:tcW w:w="3154" w:type="dxa"/>
            <w:gridSpan w:val="2"/>
            <w:vAlign w:val="center"/>
          </w:tcPr>
          <w:p w14:paraId="62E560F2"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中央氣象局所提供站別</w:t>
            </w:r>
          </w:p>
          <w:p w14:paraId="14C4FECE"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 xml:space="preserve">Ex. </w:t>
            </w:r>
            <w:r w:rsidRPr="00FB2D9B">
              <w:t>埔心、楊梅</w:t>
            </w:r>
          </w:p>
        </w:tc>
        <w:tc>
          <w:tcPr>
            <w:tcW w:w="2878" w:type="dxa"/>
          </w:tcPr>
          <w:p w14:paraId="646FE4F9" w14:textId="77777777" w:rsidR="00C622C3" w:rsidRPr="00FB2D9B" w:rsidRDefault="00C622C3" w:rsidP="001A69EB">
            <w:pPr>
              <w:spacing w:line="0" w:lineRule="atLeast"/>
              <w:ind w:firstLineChars="1" w:firstLine="3"/>
              <w:jc w:val="left"/>
              <w:cnfStyle w:val="000000100000" w:firstRow="0" w:lastRow="0" w:firstColumn="0" w:lastColumn="0" w:oddVBand="0" w:evenVBand="0" w:oddHBand="1" w:evenHBand="0" w:firstRowFirstColumn="0" w:firstRowLastColumn="0" w:lastRowFirstColumn="0" w:lastRowLastColumn="0"/>
            </w:pPr>
            <w:r w:rsidRPr="00FB2D9B">
              <w:t>負責用於搜索天氣資訊</w:t>
            </w:r>
          </w:p>
        </w:tc>
      </w:tr>
      <w:tr w:rsidR="00C622C3" w:rsidRPr="00FB2D9B" w14:paraId="3CC30229" w14:textId="77777777" w:rsidTr="00C622C3">
        <w:trPr>
          <w:trHeight w:val="44"/>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04845B36" w14:textId="77777777" w:rsidR="00C622C3" w:rsidRPr="00FB2D9B" w:rsidRDefault="00C622C3" w:rsidP="001A69EB">
            <w:pPr>
              <w:ind w:firstLineChars="1" w:firstLine="3"/>
              <w:jc w:val="left"/>
            </w:pPr>
            <w:r w:rsidRPr="00FB2D9B">
              <w:t>User_Dashboard</w:t>
            </w:r>
          </w:p>
        </w:tc>
        <w:tc>
          <w:tcPr>
            <w:tcW w:w="3154" w:type="dxa"/>
            <w:gridSpan w:val="2"/>
            <w:vAlign w:val="center"/>
          </w:tcPr>
          <w:p w14:paraId="64ABE76E" w14:textId="7382F5B2"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使用者的資料儲存</w:t>
            </w:r>
          </w:p>
          <w:p w14:paraId="31DA455F"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 xml:space="preserve">EX. </w:t>
            </w:r>
            <w:r w:rsidRPr="00FB2D9B">
              <w:t>姓名</w:t>
            </w:r>
            <w:r w:rsidRPr="00FB2D9B">
              <w:t xml:space="preserve"> </w:t>
            </w:r>
            <w:r w:rsidRPr="00FB2D9B">
              <w:t>位置</w:t>
            </w:r>
            <w:r w:rsidRPr="00FB2D9B">
              <w:t xml:space="preserve"> </w:t>
            </w:r>
            <w:r w:rsidRPr="00FB2D9B">
              <w:t>使用資料</w:t>
            </w:r>
          </w:p>
        </w:tc>
        <w:tc>
          <w:tcPr>
            <w:tcW w:w="2878" w:type="dxa"/>
          </w:tcPr>
          <w:p w14:paraId="1DA42242" w14:textId="77777777" w:rsidR="00C622C3" w:rsidRPr="00FB2D9B" w:rsidRDefault="00C622C3" w:rsidP="001A69EB">
            <w:pPr>
              <w:spacing w:line="0" w:lineRule="atLeast"/>
              <w:ind w:firstLineChars="1" w:firstLine="3"/>
              <w:jc w:val="left"/>
              <w:cnfStyle w:val="000000000000" w:firstRow="0" w:lastRow="0" w:firstColumn="0" w:lastColumn="0" w:oddVBand="0" w:evenVBand="0" w:oddHBand="0" w:evenHBand="0" w:firstRowFirstColumn="0" w:firstRowLastColumn="0" w:lastRowFirstColumn="0" w:lastRowLastColumn="0"/>
            </w:pPr>
            <w:r w:rsidRPr="00FB2D9B">
              <w:t>負責儲存該使用者所有資料</w:t>
            </w:r>
          </w:p>
        </w:tc>
      </w:tr>
    </w:tbl>
    <w:p w14:paraId="7B8EB7D3" w14:textId="10451D02" w:rsidR="00EC54B0" w:rsidRDefault="00CA26E5" w:rsidP="001A69EB">
      <w:pPr>
        <w:spacing w:before="240"/>
        <w:ind w:firstLineChars="1" w:firstLine="3"/>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467688D4" wp14:editId="4DB0C179">
                <wp:simplePos x="0" y="0"/>
                <wp:positionH relativeFrom="column">
                  <wp:posOffset>0</wp:posOffset>
                </wp:positionH>
                <wp:positionV relativeFrom="paragraph">
                  <wp:posOffset>5350510</wp:posOffset>
                </wp:positionV>
                <wp:extent cx="5278120" cy="635"/>
                <wp:effectExtent l="0" t="0" r="0" b="0"/>
                <wp:wrapTopAndBottom/>
                <wp:docPr id="4" name="文字方塊 4"/>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2FC76A48" w14:textId="091169DA" w:rsidR="00CA26E5" w:rsidRPr="00E27EBE" w:rsidRDefault="00CA26E5" w:rsidP="00E27EBE">
                            <w:pPr>
                              <w:pStyle w:val="afc"/>
                            </w:pPr>
                            <w:r w:rsidRPr="00B65929">
                              <w:rPr>
                                <w:rFonts w:hint="eastAsia"/>
                              </w:rPr>
                              <w:t>資料庫</w:t>
                            </w:r>
                            <w:r w:rsidRPr="00B65929">
                              <w:rPr>
                                <w:rFonts w:hint="eastAsia"/>
                              </w:rPr>
                              <w:t>ER-Model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688D4" id="文字方塊 4" o:spid="_x0000_s1032" type="#_x0000_t202" style="position:absolute;left:0;text-align:left;margin-left:0;margin-top:421.3pt;width:415.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FMGQ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NPdbE4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" stroked="f">
                <v:textbox style="mso-fit-shape-to-text:t" inset="0,0,0,0">
                  <w:txbxContent>
                    <w:p w14:paraId="2FC76A48" w14:textId="091169DA" w:rsidR="00CA26E5" w:rsidRPr="00E27EBE" w:rsidRDefault="00CA26E5" w:rsidP="00E27EBE">
                      <w:pPr>
                        <w:pStyle w:val="afc"/>
                      </w:pPr>
                      <w:r w:rsidRPr="00B65929">
                        <w:rPr>
                          <w:rFonts w:hint="eastAsia"/>
                        </w:rPr>
                        <w:t>資料庫</w:t>
                      </w:r>
                      <w:r w:rsidRPr="00B65929">
                        <w:rPr>
                          <w:rFonts w:hint="eastAsia"/>
                        </w:rPr>
                        <w:t>ER-Model</w:t>
                      </w:r>
                    </w:p>
                  </w:txbxContent>
                </v:textbox>
                <w10:wrap type="topAndBottom"/>
              </v:shape>
            </w:pict>
          </mc:Fallback>
        </mc:AlternateContent>
      </w:r>
      <w:r w:rsidR="00EC54B0" w:rsidRPr="00951128">
        <w:rPr>
          <w:noProof/>
        </w:rPr>
        <w:drawing>
          <wp:anchor distT="0" distB="0" distL="114300" distR="114300" simplePos="0" relativeHeight="251677696" behindDoc="0" locked="0" layoutInCell="1" allowOverlap="1" wp14:anchorId="46A58D85" wp14:editId="4EC3EEE6">
            <wp:simplePos x="0" y="0"/>
            <wp:positionH relativeFrom="margin">
              <wp:align>center</wp:align>
            </wp:positionH>
            <wp:positionV relativeFrom="paragraph">
              <wp:posOffset>2704988</wp:posOffset>
            </wp:positionV>
            <wp:extent cx="5278120" cy="2588895"/>
            <wp:effectExtent l="0" t="0" r="0" b="1905"/>
            <wp:wrapTopAndBottom/>
            <wp:docPr id="71" name="圖片 7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桌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2588895"/>
                    </a:xfrm>
                    <a:prstGeom prst="rect">
                      <a:avLst/>
                    </a:prstGeom>
                  </pic:spPr>
                </pic:pic>
              </a:graphicData>
            </a:graphic>
            <wp14:sizeRelH relativeFrom="margin">
              <wp14:pctWidth>0</wp14:pctWidth>
            </wp14:sizeRelH>
            <wp14:sizeRelV relativeFrom="margin">
              <wp14:pctHeight>0</wp14:pctHeight>
            </wp14:sizeRelV>
          </wp:anchor>
        </w:drawing>
      </w:r>
    </w:p>
    <w:p w14:paraId="723B398F" w14:textId="651C0E05" w:rsidR="00C622C3" w:rsidRPr="00C622C3" w:rsidRDefault="00682A15" w:rsidP="001A69EB">
      <w:pPr>
        <w:widowControl/>
        <w:spacing w:before="0" w:after="0" w:line="240" w:lineRule="auto"/>
        <w:ind w:firstLineChars="1" w:firstLine="3"/>
        <w:jc w:val="left"/>
        <w:rPr>
          <w:rFonts w:ascii="Times New Roman" w:hAnsi="Times New Roman" w:cs="Times New Roman"/>
        </w:rPr>
      </w:pPr>
      <w:r>
        <w:rPr>
          <w:rFonts w:ascii="Times New Roman" w:hAnsi="Times New Roman" w:cs="Times New Roman"/>
        </w:rPr>
        <w:br w:type="page"/>
      </w:r>
    </w:p>
    <w:p w14:paraId="5436B188" w14:textId="1CE8F506" w:rsidR="00682A15" w:rsidRDefault="00615A1B" w:rsidP="001A69EB">
      <w:pPr>
        <w:pStyle w:val="3"/>
        <w:spacing w:before="360" w:after="180"/>
        <w:ind w:leftChars="-1" w:left="-3" w:right="280" w:firstLineChars="1" w:firstLine="3"/>
      </w:pPr>
      <w:r>
        <w:rPr>
          <w:rFonts w:hint="eastAsia"/>
        </w:rPr>
        <w:lastRenderedPageBreak/>
        <w:t xml:space="preserve">  </w:t>
      </w:r>
      <w:r w:rsidR="00DF1D98">
        <w:rPr>
          <w:rFonts w:hint="eastAsia"/>
        </w:rPr>
        <w:t xml:space="preserve"> </w:t>
      </w:r>
      <w:bookmarkStart w:id="2442" w:name="_Toc122481829"/>
      <w:r>
        <w:rPr>
          <w:rFonts w:hint="eastAsia"/>
        </w:rPr>
        <w:t>4.1.5</w:t>
      </w:r>
      <w:r>
        <w:rPr>
          <w:rFonts w:hint="eastAsia"/>
        </w:rPr>
        <w:t>、人機介面設計</w:t>
      </w:r>
      <w:bookmarkEnd w:id="2442"/>
    </w:p>
    <w:p w14:paraId="6E22F5E0" w14:textId="2A5A3182" w:rsidR="00FD4EED" w:rsidRPr="00411F39" w:rsidRDefault="00FD4EED" w:rsidP="001A69EB">
      <w:pPr>
        <w:pStyle w:val="Default"/>
        <w:tabs>
          <w:tab w:val="left" w:pos="1560"/>
        </w:tabs>
        <w:spacing w:line="0" w:lineRule="atLeast"/>
        <w:ind w:left="25" w:firstLineChars="1" w:firstLine="3"/>
        <w:rPr>
          <w:rFonts w:ascii="標楷體" w:eastAsia="標楷體" w:hAnsi="標楷體"/>
          <w:b/>
          <w:bCs/>
          <w:sz w:val="28"/>
          <w:szCs w:val="28"/>
        </w:rPr>
      </w:pPr>
      <w:r>
        <w:rPr>
          <w:rFonts w:eastAsia="標楷體" w:hint="eastAsia"/>
          <w:sz w:val="28"/>
          <w:szCs w:val="28"/>
        </w:rPr>
        <w:t xml:space="preserve">  </w:t>
      </w:r>
      <w:r w:rsidRPr="00411F39">
        <w:rPr>
          <w:rFonts w:ascii="標楷體" w:eastAsia="標楷體" w:hAnsi="標楷體" w:hint="eastAsia"/>
          <w:b/>
          <w:bCs/>
          <w:sz w:val="28"/>
          <w:szCs w:val="28"/>
        </w:rPr>
        <w:t>1)</w:t>
      </w:r>
      <w:r w:rsidR="00411F39" w:rsidRPr="00411F39">
        <w:rPr>
          <w:rFonts w:ascii="標楷體" w:eastAsia="標楷體" w:hAnsi="標楷體" w:hint="eastAsia"/>
          <w:b/>
          <w:bCs/>
          <w:sz w:val="28"/>
          <w:szCs w:val="28"/>
        </w:rPr>
        <w:t>、</w:t>
      </w:r>
      <w:r w:rsidRPr="00411F39">
        <w:rPr>
          <w:rFonts w:ascii="標楷體" w:eastAsia="標楷體" w:hAnsi="標楷體" w:hint="eastAsia"/>
          <w:b/>
          <w:bCs/>
          <w:sz w:val="28"/>
          <w:szCs w:val="28"/>
        </w:rPr>
        <w:t>功能列表</w:t>
      </w:r>
    </w:p>
    <w:p w14:paraId="4E3F7727" w14:textId="4AC2EBCE" w:rsidR="00FD4EED" w:rsidRDefault="00FD4EED" w:rsidP="001A69EB">
      <w:pPr>
        <w:pStyle w:val="Default"/>
        <w:spacing w:line="0" w:lineRule="atLeast"/>
        <w:ind w:firstLineChars="1" w:firstLine="3"/>
        <w:rPr>
          <w:rFonts w:eastAsia="標楷體"/>
          <w:sz w:val="28"/>
          <w:szCs w:val="28"/>
        </w:rPr>
      </w:pPr>
      <w:r w:rsidRPr="002809C8">
        <w:rPr>
          <w:rFonts w:eastAsia="標楷體"/>
          <w:sz w:val="28"/>
          <w:szCs w:val="28"/>
        </w:rPr>
        <w:t>設計</w:t>
      </w:r>
      <w:r w:rsidRPr="002809C8">
        <w:rPr>
          <w:rFonts w:eastAsia="標楷體"/>
          <w:sz w:val="28"/>
          <w:szCs w:val="28"/>
        </w:rPr>
        <w:t>UI</w:t>
      </w:r>
      <w:r w:rsidRPr="002809C8">
        <w:rPr>
          <w:rFonts w:eastAsia="標楷體"/>
          <w:sz w:val="28"/>
          <w:szCs w:val="28"/>
        </w:rPr>
        <w:t>與</w:t>
      </w:r>
      <w:r w:rsidRPr="002809C8">
        <w:rPr>
          <w:rFonts w:eastAsia="標楷體"/>
          <w:sz w:val="28"/>
          <w:szCs w:val="28"/>
        </w:rPr>
        <w:t>UX</w:t>
      </w:r>
      <w:r w:rsidRPr="002809C8">
        <w:rPr>
          <w:rFonts w:eastAsia="標楷體"/>
          <w:sz w:val="28"/>
          <w:szCs w:val="28"/>
        </w:rPr>
        <w:t>需求前，</w:t>
      </w:r>
      <w:r w:rsidRPr="002809C8">
        <w:rPr>
          <w:rFonts w:eastAsia="標楷體" w:hint="eastAsia"/>
          <w:sz w:val="28"/>
          <w:szCs w:val="28"/>
        </w:rPr>
        <w:t>首先</w:t>
      </w:r>
      <w:r w:rsidRPr="002809C8">
        <w:rPr>
          <w:rFonts w:eastAsia="標楷體"/>
          <w:sz w:val="28"/>
          <w:szCs w:val="28"/>
        </w:rPr>
        <w:t>列出系統</w:t>
      </w:r>
      <w:r w:rsidRPr="002809C8">
        <w:rPr>
          <w:rFonts w:eastAsia="標楷體" w:hint="eastAsia"/>
          <w:sz w:val="28"/>
          <w:szCs w:val="28"/>
        </w:rPr>
        <w:t>可能會需要用的所有</w:t>
      </w:r>
      <w:r w:rsidRPr="002809C8">
        <w:rPr>
          <w:rFonts w:eastAsia="標楷體"/>
          <w:sz w:val="28"/>
          <w:szCs w:val="28"/>
        </w:rPr>
        <w:t>功能</w:t>
      </w:r>
      <w:r w:rsidRPr="002809C8">
        <w:rPr>
          <w:rFonts w:eastAsia="標楷體" w:hint="eastAsia"/>
          <w:sz w:val="28"/>
          <w:szCs w:val="28"/>
        </w:rPr>
        <w:t>之</w:t>
      </w:r>
      <w:r w:rsidRPr="002809C8">
        <w:rPr>
          <w:rFonts w:eastAsia="標楷體"/>
          <w:sz w:val="28"/>
          <w:szCs w:val="28"/>
        </w:rPr>
        <w:t>列表</w:t>
      </w:r>
      <w:r w:rsidRPr="002809C8">
        <w:rPr>
          <w:rFonts w:eastAsia="標楷體" w:hint="eastAsia"/>
          <w:sz w:val="28"/>
          <w:szCs w:val="28"/>
        </w:rPr>
        <w:t>，再以此為核心建立供使用者使用的前端介面</w:t>
      </w:r>
      <w:r w:rsidRPr="002809C8">
        <w:rPr>
          <w:rFonts w:eastAsia="標楷體"/>
          <w:sz w:val="28"/>
          <w:szCs w:val="28"/>
        </w:rPr>
        <w:t>。</w:t>
      </w:r>
    </w:p>
    <w:p w14:paraId="32DD2071" w14:textId="77777777" w:rsidR="001F1B21" w:rsidRPr="002809C8" w:rsidRDefault="001F1B21" w:rsidP="001A69EB">
      <w:pPr>
        <w:pStyle w:val="Default"/>
        <w:spacing w:line="0" w:lineRule="atLeast"/>
        <w:ind w:firstLineChars="1" w:firstLine="3"/>
        <w:rPr>
          <w:rFonts w:eastAsia="標楷體"/>
          <w:sz w:val="28"/>
          <w:szCs w:val="28"/>
        </w:rPr>
      </w:pPr>
    </w:p>
    <w:p w14:paraId="73CAF8D8" w14:textId="49C5EA9B" w:rsidR="00FD4EED" w:rsidRPr="00FB2D9B" w:rsidRDefault="00FD4EED" w:rsidP="001A69EB">
      <w:pPr>
        <w:pStyle w:val="Default"/>
        <w:spacing w:line="0" w:lineRule="atLeast"/>
        <w:ind w:firstLineChars="1" w:firstLine="2"/>
        <w:rPr>
          <w:rFonts w:eastAsia="標楷體"/>
          <w:b/>
          <w:bCs/>
          <w:sz w:val="16"/>
          <w:szCs w:val="16"/>
        </w:rPr>
      </w:pPr>
    </w:p>
    <w:p w14:paraId="4CB962F7" w14:textId="742C5807" w:rsidR="00FD4EED" w:rsidRPr="00FB2D9B" w:rsidRDefault="00623C61" w:rsidP="001A69EB">
      <w:pPr>
        <w:ind w:firstLineChars="1" w:firstLine="3"/>
      </w:pPr>
      <w:ins w:id="2443" w:author="黃懷萱" w:date="2022-12-20T01:02:00Z">
        <w:r w:rsidRPr="00FB2D9B">
          <w:rPr>
            <w:noProof/>
          </w:rPr>
          <mc:AlternateContent>
            <mc:Choice Requires="wps">
              <w:drawing>
                <wp:anchor distT="0" distB="0" distL="114300" distR="114300" simplePos="0" relativeHeight="251699200" behindDoc="0" locked="0" layoutInCell="1" allowOverlap="1" wp14:anchorId="6439EFFD" wp14:editId="1DB8A909">
                  <wp:simplePos x="0" y="0"/>
                  <wp:positionH relativeFrom="margin">
                    <wp:posOffset>0</wp:posOffset>
                  </wp:positionH>
                  <wp:positionV relativeFrom="paragraph">
                    <wp:posOffset>-635</wp:posOffset>
                  </wp:positionV>
                  <wp:extent cx="143510" cy="143510"/>
                  <wp:effectExtent l="0" t="0" r="8890" b="8890"/>
                  <wp:wrapNone/>
                  <wp:docPr id="12" name="矩形 12"/>
                  <wp:cNvGraphicFramePr/>
                  <a:graphic xmlns:a="http://schemas.openxmlformats.org/drawingml/2006/main">
                    <a:graphicData uri="http://schemas.microsoft.com/office/word/2010/wordprocessingShape">
                      <wps:wsp>
                        <wps:cNvSpPr/>
                        <wps:spPr>
                          <a:xfrm>
                            <a:off x="0" y="0"/>
                            <a:ext cx="143510" cy="14351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0C879" id="矩形 12" o:spid="_x0000_s1026" style="position:absolute;margin-left:0;margin-top:-.05pt;width:11.3pt;height:11.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" fillcolor="#9dc3e6" stroked="f" strokeweight="1pt">
                  <w10:wrap anchorx="margin"/>
                </v:rect>
              </w:pict>
            </mc:Fallback>
          </mc:AlternateContent>
        </w:r>
      </w:ins>
      <w:del w:id="2444" w:author="黃懷萱" w:date="2022-12-20T01:02:00Z">
        <w:r w:rsidRPr="00FB2D9B" w:rsidDel="00623C61">
          <w:rPr>
            <w:noProof/>
          </w:rPr>
          <mc:AlternateContent>
            <mc:Choice Requires="wps">
              <w:drawing>
                <wp:anchor distT="0" distB="0" distL="114300" distR="114300" simplePos="0" relativeHeight="251681792" behindDoc="0" locked="0" layoutInCell="1" allowOverlap="1" wp14:anchorId="0F7731DF" wp14:editId="66B5057C">
                  <wp:simplePos x="0" y="0"/>
                  <wp:positionH relativeFrom="margin">
                    <wp:posOffset>13681</wp:posOffset>
                  </wp:positionH>
                  <wp:positionV relativeFrom="paragraph">
                    <wp:posOffset>25689</wp:posOffset>
                  </wp:positionV>
                  <wp:extent cx="143510" cy="143510"/>
                  <wp:effectExtent l="0" t="0" r="8890" b="8890"/>
                  <wp:wrapNone/>
                  <wp:docPr id="35" name="矩形 35"/>
                  <wp:cNvGraphicFramePr/>
                  <a:graphic xmlns:a="http://schemas.openxmlformats.org/drawingml/2006/main">
                    <a:graphicData uri="http://schemas.microsoft.com/office/word/2010/wordprocessingShape">
                      <wps:wsp>
                        <wps:cNvSpPr/>
                        <wps:spPr>
                          <a:xfrm>
                            <a:off x="0" y="0"/>
                            <a:ext cx="143510" cy="143510"/>
                          </a:xfrm>
                          <a:prstGeom prst="rect">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8ABC6" id="矩形 35" o:spid="_x0000_s1026" style="position:absolute;margin-left:1.1pt;margin-top:2pt;width:11.3pt;height:11.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" fillcolor="#9dc3e6" stroked="f" strokeweight="1pt">
                  <w10:wrap anchorx="margin"/>
                </v:rect>
              </w:pict>
            </mc:Fallback>
          </mc:AlternateContent>
        </w:r>
      </w:del>
      <w:r w:rsidR="00FD4EED" w:rsidRPr="00FB2D9B">
        <w:rPr>
          <w:noProof/>
        </w:rPr>
        <mc:AlternateContent>
          <mc:Choice Requires="wps">
            <w:drawing>
              <wp:anchor distT="0" distB="0" distL="114300" distR="114300" simplePos="0" relativeHeight="251683840" behindDoc="0" locked="0" layoutInCell="1" allowOverlap="1" wp14:anchorId="052582D5" wp14:editId="061A488F">
                <wp:simplePos x="0" y="0"/>
                <wp:positionH relativeFrom="margin">
                  <wp:posOffset>1948543</wp:posOffset>
                </wp:positionH>
                <wp:positionV relativeFrom="paragraph">
                  <wp:posOffset>24765</wp:posOffset>
                </wp:positionV>
                <wp:extent cx="143510" cy="143510"/>
                <wp:effectExtent l="0" t="0" r="8890" b="8890"/>
                <wp:wrapNone/>
                <wp:docPr id="33" name="矩形 33"/>
                <wp:cNvGraphicFramePr/>
                <a:graphic xmlns:a="http://schemas.openxmlformats.org/drawingml/2006/main">
                  <a:graphicData uri="http://schemas.microsoft.com/office/word/2010/wordprocessingShape">
                    <wps:wsp>
                      <wps:cNvSpPr/>
                      <wps:spPr>
                        <a:xfrm>
                          <a:off x="0" y="0"/>
                          <a:ext cx="143510" cy="143510"/>
                        </a:xfrm>
                        <a:prstGeom prst="rect">
                          <a:avLst/>
                        </a:prstGeom>
                        <a:solidFill>
                          <a:srgbClr val="70AD47">
                            <a:lumMod val="40000"/>
                            <a:lumOff val="6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77B01" id="矩形 33" o:spid="_x0000_s1026" style="position:absolute;margin-left:153.45pt;margin-top:1.95pt;width:11.3pt;height:11.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" fillcolor="#c5e0b4" stroked="f" strokeweight="1pt">
                <w10:wrap anchorx="margin"/>
              </v:rect>
            </w:pict>
          </mc:Fallback>
        </mc:AlternateContent>
      </w:r>
      <w:r w:rsidR="00FD4EED" w:rsidRPr="00FB2D9B">
        <w:rPr>
          <w:noProof/>
        </w:rPr>
        <mc:AlternateContent>
          <mc:Choice Requires="wps">
            <w:drawing>
              <wp:anchor distT="0" distB="0" distL="114300" distR="114300" simplePos="0" relativeHeight="251682816" behindDoc="0" locked="0" layoutInCell="1" allowOverlap="1" wp14:anchorId="519AAE5F" wp14:editId="68F0A766">
                <wp:simplePos x="0" y="0"/>
                <wp:positionH relativeFrom="margin">
                  <wp:posOffset>963295</wp:posOffset>
                </wp:positionH>
                <wp:positionV relativeFrom="paragraph">
                  <wp:posOffset>30934</wp:posOffset>
                </wp:positionV>
                <wp:extent cx="143510" cy="143510"/>
                <wp:effectExtent l="0" t="0" r="8890" b="8890"/>
                <wp:wrapNone/>
                <wp:docPr id="34" name="矩形 34"/>
                <wp:cNvGraphicFramePr/>
                <a:graphic xmlns:a="http://schemas.openxmlformats.org/drawingml/2006/main">
                  <a:graphicData uri="http://schemas.microsoft.com/office/word/2010/wordprocessingShape">
                    <wps:wsp>
                      <wps:cNvSpPr/>
                      <wps:spPr>
                        <a:xfrm>
                          <a:off x="0" y="0"/>
                          <a:ext cx="143510" cy="143510"/>
                        </a:xfrm>
                        <a:prstGeom prst="rect">
                          <a:avLst/>
                        </a:prstGeom>
                        <a:solidFill>
                          <a:schemeClr val="accent1">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F9DCC" id="矩形 34" o:spid="_x0000_s1026" style="position:absolute;margin-left:75.85pt;margin-top:2.45pt;width:11.3pt;height:11.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" fillcolor="#8eaadb [1940]" stroked="f" strokeweight="1pt">
                <w10:wrap anchorx="margin"/>
              </v:rect>
            </w:pict>
          </mc:Fallback>
        </mc:AlternateContent>
      </w:r>
      <w:r w:rsidR="00FD4EED" w:rsidRPr="00FB2D9B">
        <w:t>為欄位說明</w:t>
      </w:r>
      <w:r w:rsidR="00FD4EED" w:rsidRPr="00FB2D9B">
        <w:t xml:space="preserve"> </w:t>
      </w:r>
      <w:r w:rsidR="00FD4EED" w:rsidRPr="00FB2D9B">
        <w:t>為互動選項</w:t>
      </w:r>
      <w:r w:rsidR="00411F39">
        <w:rPr>
          <w:rFonts w:hint="eastAsia"/>
        </w:rPr>
        <w:t xml:space="preserve"> </w:t>
      </w:r>
      <w:r w:rsidR="00FD4EED" w:rsidRPr="00FB2D9B">
        <w:t>為資訊</w:t>
      </w:r>
      <w:r w:rsidR="00FD4EED" w:rsidRPr="00FB2D9B">
        <w:t xml:space="preserve"> </w:t>
      </w:r>
    </w:p>
    <w:tbl>
      <w:tblPr>
        <w:tblStyle w:val="13"/>
        <w:tblW w:w="8359" w:type="dxa"/>
        <w:tblLook w:val="04A0" w:firstRow="1" w:lastRow="0" w:firstColumn="1" w:lastColumn="0" w:noHBand="0" w:noVBand="1"/>
      </w:tblPr>
      <w:tblGrid>
        <w:gridCol w:w="1696"/>
        <w:gridCol w:w="6663"/>
      </w:tblGrid>
      <w:tr w:rsidR="00FD4EED" w:rsidRPr="00FB2D9B" w14:paraId="36E087C8" w14:textId="77777777" w:rsidTr="001F1B21">
        <w:tc>
          <w:tcPr>
            <w:tcW w:w="1696" w:type="dxa"/>
            <w:shd w:val="clear" w:color="auto" w:fill="D9E2F3" w:themeFill="accent1" w:themeFillTint="33"/>
          </w:tcPr>
          <w:p w14:paraId="7F16782A" w14:textId="77777777" w:rsidR="00FD4EED" w:rsidRPr="00FB2D9B" w:rsidRDefault="00FD4EED" w:rsidP="001A69EB">
            <w:pPr>
              <w:pStyle w:val="af8"/>
              <w:spacing w:before="180" w:after="180"/>
              <w:ind w:firstLineChars="1" w:firstLine="3"/>
            </w:pPr>
            <w:r w:rsidRPr="00FB2D9B">
              <w:t>功能分類</w:t>
            </w:r>
          </w:p>
        </w:tc>
        <w:tc>
          <w:tcPr>
            <w:tcW w:w="6663" w:type="dxa"/>
            <w:shd w:val="clear" w:color="auto" w:fill="D9E2F3" w:themeFill="accent1" w:themeFillTint="33"/>
          </w:tcPr>
          <w:p w14:paraId="1C0CECAE" w14:textId="77777777" w:rsidR="00FD4EED" w:rsidRPr="00FB2D9B" w:rsidRDefault="00FD4EED" w:rsidP="001A69EB">
            <w:pPr>
              <w:pStyle w:val="af8"/>
              <w:spacing w:before="180" w:after="180"/>
              <w:ind w:firstLineChars="1" w:firstLine="3"/>
              <w:rPr>
                <w:b/>
                <w:bCs/>
              </w:rPr>
            </w:pPr>
            <w:r w:rsidRPr="00FB2D9B">
              <w:rPr>
                <w:b/>
                <w:bCs/>
              </w:rPr>
              <w:t>0</w:t>
            </w:r>
            <w:r w:rsidRPr="00FB2D9B">
              <w:rPr>
                <w:b/>
                <w:bCs/>
              </w:rPr>
              <w:t>主選單</w:t>
            </w:r>
            <w:r w:rsidRPr="00FB2D9B">
              <w:rPr>
                <w:b/>
                <w:bCs/>
                <w:sz w:val="16"/>
                <w:szCs w:val="16"/>
              </w:rPr>
              <w:t>(</w:t>
            </w:r>
            <w:r w:rsidRPr="00FB2D9B">
              <w:rPr>
                <w:b/>
                <w:bCs/>
                <w:sz w:val="16"/>
                <w:szCs w:val="16"/>
              </w:rPr>
              <w:t>註</w:t>
            </w:r>
            <w:r w:rsidRPr="00FB2D9B">
              <w:rPr>
                <w:b/>
                <w:bCs/>
                <w:sz w:val="16"/>
                <w:szCs w:val="16"/>
              </w:rPr>
              <w:t>0-1)</w:t>
            </w:r>
          </w:p>
        </w:tc>
      </w:tr>
      <w:tr w:rsidR="00FD4EED" w:rsidRPr="00FB2D9B" w14:paraId="25FE96D4" w14:textId="77777777" w:rsidTr="001F1B21">
        <w:trPr>
          <w:trHeight w:val="303"/>
        </w:trPr>
        <w:tc>
          <w:tcPr>
            <w:tcW w:w="1696" w:type="dxa"/>
            <w:shd w:val="clear" w:color="auto" w:fill="D9E2F3" w:themeFill="accent1" w:themeFillTint="33"/>
          </w:tcPr>
          <w:p w14:paraId="5EC5E2D0" w14:textId="77777777" w:rsidR="00FD4EED" w:rsidRPr="00B77879" w:rsidRDefault="00FD4EED" w:rsidP="001A69EB">
            <w:pPr>
              <w:pStyle w:val="af8"/>
              <w:spacing w:before="180" w:after="180"/>
              <w:ind w:firstLineChars="1" w:firstLine="3"/>
            </w:pPr>
            <w:r w:rsidRPr="00B77879">
              <w:t>細項</w:t>
            </w:r>
          </w:p>
        </w:tc>
        <w:tc>
          <w:tcPr>
            <w:tcW w:w="6663" w:type="dxa"/>
            <w:shd w:val="clear" w:color="auto" w:fill="8EAADB" w:themeFill="accent1" w:themeFillTint="99"/>
          </w:tcPr>
          <w:p w14:paraId="689B39A0" w14:textId="77777777" w:rsidR="00FD4EED" w:rsidRPr="00B77879" w:rsidRDefault="00FD4EED" w:rsidP="001A69EB">
            <w:pPr>
              <w:pStyle w:val="af8"/>
              <w:spacing w:before="180" w:after="180"/>
              <w:ind w:firstLineChars="1" w:firstLine="3"/>
            </w:pPr>
            <w:r w:rsidRPr="00B77879">
              <w:t>1~7</w:t>
            </w:r>
            <w:r w:rsidRPr="00B77879">
              <w:t>之功能切換選項</w:t>
            </w:r>
          </w:p>
        </w:tc>
      </w:tr>
    </w:tbl>
    <w:p w14:paraId="32ED057A" w14:textId="77777777" w:rsidR="00FD4EED" w:rsidRPr="002809C8" w:rsidRDefault="00FD4EED" w:rsidP="001A69EB">
      <w:pPr>
        <w:ind w:firstLineChars="1" w:firstLine="3"/>
      </w:pPr>
      <w:r w:rsidRPr="002809C8">
        <w:t>註</w:t>
      </w:r>
      <w:r w:rsidRPr="002809C8">
        <w:t>0-1:</w:t>
      </w:r>
      <w:r w:rsidRPr="002809C8">
        <w:t>主選單將在畫面左邊以可最小化之方式始終存在</w:t>
      </w:r>
    </w:p>
    <w:tbl>
      <w:tblPr>
        <w:tblStyle w:val="13"/>
        <w:tblW w:w="8359" w:type="dxa"/>
        <w:tblLook w:val="04A0" w:firstRow="1" w:lastRow="0" w:firstColumn="1" w:lastColumn="0" w:noHBand="0" w:noVBand="1"/>
      </w:tblPr>
      <w:tblGrid>
        <w:gridCol w:w="1696"/>
        <w:gridCol w:w="3563"/>
        <w:gridCol w:w="973"/>
        <w:gridCol w:w="2127"/>
      </w:tblGrid>
      <w:tr w:rsidR="00FD4EED" w:rsidRPr="00FB2D9B" w14:paraId="1AD9249E" w14:textId="77777777" w:rsidTr="001F1B21">
        <w:tc>
          <w:tcPr>
            <w:tcW w:w="1696" w:type="dxa"/>
            <w:shd w:val="clear" w:color="auto" w:fill="D9E2F3" w:themeFill="accent1" w:themeFillTint="33"/>
          </w:tcPr>
          <w:p w14:paraId="49F7F794" w14:textId="77777777" w:rsidR="00FD4EED" w:rsidRPr="00FB2D9B" w:rsidRDefault="00FD4EED" w:rsidP="001A69EB">
            <w:pPr>
              <w:pStyle w:val="af8"/>
              <w:spacing w:before="180" w:after="180"/>
              <w:ind w:firstLineChars="1" w:firstLine="3"/>
            </w:pPr>
            <w:r w:rsidRPr="00FB2D9B">
              <w:t>功能分類</w:t>
            </w:r>
          </w:p>
        </w:tc>
        <w:tc>
          <w:tcPr>
            <w:tcW w:w="6663" w:type="dxa"/>
            <w:gridSpan w:val="3"/>
            <w:shd w:val="clear" w:color="auto" w:fill="D9E2F3" w:themeFill="accent1" w:themeFillTint="33"/>
          </w:tcPr>
          <w:p w14:paraId="48E1D5F0" w14:textId="77777777" w:rsidR="00FD4EED" w:rsidRPr="00FB2D9B" w:rsidRDefault="00FD4EED" w:rsidP="001A69EB">
            <w:pPr>
              <w:pStyle w:val="af8"/>
              <w:spacing w:before="180" w:after="180"/>
              <w:ind w:firstLineChars="1" w:firstLine="3"/>
            </w:pPr>
            <w:r w:rsidRPr="00FB2D9B">
              <w:t>1</w:t>
            </w:r>
            <w:r w:rsidRPr="00E31686">
              <w:rPr>
                <w:rStyle w:val="af9"/>
              </w:rPr>
              <w:t>使用者登入介面</w:t>
            </w:r>
            <w:r w:rsidRPr="00E31686">
              <w:rPr>
                <w:rStyle w:val="af9"/>
              </w:rPr>
              <w:t>(</w:t>
            </w:r>
            <w:r w:rsidRPr="00E31686">
              <w:rPr>
                <w:rStyle w:val="af9"/>
              </w:rPr>
              <w:t>註</w:t>
            </w:r>
            <w:r w:rsidRPr="00E31686">
              <w:rPr>
                <w:rStyle w:val="af9"/>
              </w:rPr>
              <w:t>1</w:t>
            </w:r>
            <w:r w:rsidRPr="00FB2D9B">
              <w:rPr>
                <w:sz w:val="16"/>
                <w:szCs w:val="16"/>
              </w:rPr>
              <w:t>-1)</w:t>
            </w:r>
          </w:p>
        </w:tc>
      </w:tr>
      <w:tr w:rsidR="00FD4EED" w:rsidRPr="00FB2D9B" w14:paraId="616DA13B" w14:textId="77777777" w:rsidTr="001F1B21">
        <w:trPr>
          <w:trHeight w:val="303"/>
        </w:trPr>
        <w:tc>
          <w:tcPr>
            <w:tcW w:w="1696" w:type="dxa"/>
            <w:shd w:val="clear" w:color="auto" w:fill="D9E2F3" w:themeFill="accent1" w:themeFillTint="33"/>
          </w:tcPr>
          <w:p w14:paraId="175E7F5E" w14:textId="77777777" w:rsidR="00FD4EED" w:rsidRPr="00FB2D9B" w:rsidRDefault="00FD4EED" w:rsidP="001A69EB">
            <w:pPr>
              <w:pStyle w:val="af8"/>
              <w:spacing w:before="180" w:after="180"/>
              <w:ind w:firstLineChars="1" w:firstLine="3"/>
            </w:pPr>
            <w:r w:rsidRPr="00FB2D9B">
              <w:t>細項</w:t>
            </w:r>
          </w:p>
        </w:tc>
        <w:tc>
          <w:tcPr>
            <w:tcW w:w="3563" w:type="dxa"/>
            <w:shd w:val="clear" w:color="auto" w:fill="8EAADB" w:themeFill="accent1" w:themeFillTint="99"/>
          </w:tcPr>
          <w:p w14:paraId="1F48F4F2" w14:textId="77777777" w:rsidR="00FD4EED" w:rsidRPr="00FB2D9B" w:rsidRDefault="00FD4EED" w:rsidP="001A69EB">
            <w:pPr>
              <w:pStyle w:val="af8"/>
              <w:spacing w:before="180" w:after="180"/>
              <w:ind w:firstLineChars="1" w:firstLine="3"/>
            </w:pPr>
            <w:r w:rsidRPr="00FB2D9B">
              <w:t>使用者列表</w:t>
            </w:r>
          </w:p>
        </w:tc>
        <w:tc>
          <w:tcPr>
            <w:tcW w:w="973" w:type="dxa"/>
            <w:vMerge w:val="restart"/>
            <w:shd w:val="clear" w:color="auto" w:fill="8EAADB" w:themeFill="accent1" w:themeFillTint="99"/>
          </w:tcPr>
          <w:p w14:paraId="4CE99971" w14:textId="77777777" w:rsidR="00FD4EED" w:rsidRPr="00FB2D9B" w:rsidRDefault="00FD4EED" w:rsidP="001A69EB">
            <w:pPr>
              <w:pStyle w:val="af8"/>
              <w:spacing w:before="180" w:after="180"/>
              <w:ind w:firstLineChars="1" w:firstLine="3"/>
            </w:pPr>
            <w:r w:rsidRPr="00FB2D9B">
              <w:t>登入</w:t>
            </w:r>
          </w:p>
        </w:tc>
        <w:tc>
          <w:tcPr>
            <w:tcW w:w="2127" w:type="dxa"/>
            <w:shd w:val="clear" w:color="auto" w:fill="8EAADB" w:themeFill="accent1" w:themeFillTint="99"/>
          </w:tcPr>
          <w:p w14:paraId="38B0605D" w14:textId="77777777" w:rsidR="00FD4EED" w:rsidRPr="00FB2D9B" w:rsidRDefault="00FD4EED" w:rsidP="001A69EB">
            <w:pPr>
              <w:pStyle w:val="af8"/>
              <w:spacing w:before="180" w:after="180"/>
              <w:ind w:firstLineChars="1" w:firstLine="3"/>
            </w:pPr>
            <w:r w:rsidRPr="00FB2D9B">
              <w:t>管理使用者</w:t>
            </w:r>
          </w:p>
        </w:tc>
      </w:tr>
      <w:tr w:rsidR="00FD4EED" w:rsidRPr="00FB2D9B" w14:paraId="5676389B" w14:textId="77777777" w:rsidTr="001F1B21">
        <w:tc>
          <w:tcPr>
            <w:tcW w:w="1696" w:type="dxa"/>
            <w:shd w:val="clear" w:color="auto" w:fill="D9E2F3" w:themeFill="accent1" w:themeFillTint="33"/>
          </w:tcPr>
          <w:p w14:paraId="45CF3F48" w14:textId="77777777" w:rsidR="00FD4EED" w:rsidRPr="00FB2D9B" w:rsidRDefault="00FD4EED" w:rsidP="001A69EB">
            <w:pPr>
              <w:pStyle w:val="af8"/>
              <w:spacing w:before="180" w:after="180"/>
              <w:ind w:firstLineChars="1" w:firstLine="3"/>
            </w:pPr>
            <w:r w:rsidRPr="00FB2D9B">
              <w:t>細項分支</w:t>
            </w:r>
            <w:r w:rsidRPr="00FB2D9B">
              <w:t>-1</w:t>
            </w:r>
          </w:p>
        </w:tc>
        <w:tc>
          <w:tcPr>
            <w:tcW w:w="3563" w:type="dxa"/>
            <w:shd w:val="clear" w:color="auto" w:fill="C5E0B3" w:themeFill="accent6" w:themeFillTint="66"/>
          </w:tcPr>
          <w:p w14:paraId="3ABB87BF" w14:textId="77777777" w:rsidR="00FD4EED" w:rsidRPr="00FB2D9B" w:rsidRDefault="00FD4EED" w:rsidP="001A69EB">
            <w:pPr>
              <w:pStyle w:val="af8"/>
              <w:spacing w:before="180" w:after="180"/>
              <w:ind w:firstLineChars="1" w:firstLine="3"/>
            </w:pPr>
            <w:r w:rsidRPr="00FB2D9B">
              <w:t>使用者基本資料</w:t>
            </w:r>
          </w:p>
        </w:tc>
        <w:tc>
          <w:tcPr>
            <w:tcW w:w="973" w:type="dxa"/>
            <w:vMerge/>
            <w:shd w:val="clear" w:color="auto" w:fill="8EAADB" w:themeFill="accent1" w:themeFillTint="99"/>
          </w:tcPr>
          <w:p w14:paraId="47537504" w14:textId="77777777" w:rsidR="00FD4EED" w:rsidRPr="00FB2D9B" w:rsidRDefault="00FD4EED" w:rsidP="001A69EB">
            <w:pPr>
              <w:pStyle w:val="af8"/>
              <w:spacing w:before="180" w:after="180"/>
              <w:ind w:firstLineChars="1" w:firstLine="3"/>
            </w:pPr>
          </w:p>
        </w:tc>
        <w:tc>
          <w:tcPr>
            <w:tcW w:w="2127" w:type="dxa"/>
            <w:shd w:val="clear" w:color="auto" w:fill="8EAADB" w:themeFill="accent1" w:themeFillTint="99"/>
          </w:tcPr>
          <w:p w14:paraId="67BCF0FE" w14:textId="77777777" w:rsidR="00FD4EED" w:rsidRPr="00FB2D9B" w:rsidRDefault="00FD4EED" w:rsidP="001A69EB">
            <w:pPr>
              <w:pStyle w:val="af8"/>
              <w:spacing w:before="180" w:after="180"/>
              <w:ind w:firstLineChars="1" w:firstLine="3"/>
            </w:pPr>
            <w:r w:rsidRPr="00FB2D9B">
              <w:t>新增</w:t>
            </w:r>
            <w:r w:rsidRPr="00FB2D9B">
              <w:t>/</w:t>
            </w:r>
            <w:r w:rsidRPr="00FB2D9B">
              <w:t>修正</w:t>
            </w:r>
            <w:r w:rsidRPr="00FB2D9B">
              <w:t>/</w:t>
            </w:r>
            <w:r w:rsidRPr="00FB2D9B">
              <w:t>刪除</w:t>
            </w:r>
          </w:p>
        </w:tc>
      </w:tr>
    </w:tbl>
    <w:p w14:paraId="10668793" w14:textId="77777777" w:rsidR="00FD4EED" w:rsidRPr="002809C8" w:rsidRDefault="00FD4EED" w:rsidP="001A69EB">
      <w:pPr>
        <w:ind w:firstLineChars="1" w:firstLine="3"/>
      </w:pPr>
      <w:r w:rsidRPr="002809C8">
        <w:t>註</w:t>
      </w:r>
      <w:r w:rsidRPr="002809C8">
        <w:t>1-1:</w:t>
      </w:r>
      <w:r w:rsidRPr="002809C8">
        <w:t>使用者必須登入才可使用</w:t>
      </w:r>
      <w:r w:rsidRPr="002809C8">
        <w:t>2~6</w:t>
      </w:r>
      <w:r w:rsidRPr="002809C8">
        <w:t>之功能</w:t>
      </w:r>
    </w:p>
    <w:tbl>
      <w:tblPr>
        <w:tblStyle w:val="13"/>
        <w:tblW w:w="8359" w:type="dxa"/>
        <w:tblLook w:val="04A0" w:firstRow="1" w:lastRow="0" w:firstColumn="1" w:lastColumn="0" w:noHBand="0" w:noVBand="1"/>
      </w:tblPr>
      <w:tblGrid>
        <w:gridCol w:w="1696"/>
        <w:gridCol w:w="2125"/>
        <w:gridCol w:w="648"/>
        <w:gridCol w:w="33"/>
        <w:gridCol w:w="680"/>
        <w:gridCol w:w="1543"/>
        <w:gridCol w:w="1634"/>
      </w:tblGrid>
      <w:tr w:rsidR="00FD4EED" w:rsidRPr="00FB2D9B" w14:paraId="4F17B28E" w14:textId="77777777" w:rsidTr="001F1B21">
        <w:tc>
          <w:tcPr>
            <w:tcW w:w="1696" w:type="dxa"/>
            <w:shd w:val="clear" w:color="auto" w:fill="D9E2F3" w:themeFill="accent1" w:themeFillTint="33"/>
          </w:tcPr>
          <w:p w14:paraId="486BD025" w14:textId="77777777" w:rsidR="00FD4EED" w:rsidRPr="00FB2D9B" w:rsidRDefault="00FD4EED" w:rsidP="001A69EB">
            <w:pPr>
              <w:pStyle w:val="af8"/>
              <w:spacing w:before="180" w:after="180"/>
              <w:ind w:firstLineChars="1" w:firstLine="3"/>
            </w:pPr>
            <w:r w:rsidRPr="00FB2D9B">
              <w:t>功能分類</w:t>
            </w:r>
          </w:p>
        </w:tc>
        <w:tc>
          <w:tcPr>
            <w:tcW w:w="6663" w:type="dxa"/>
            <w:gridSpan w:val="6"/>
            <w:shd w:val="clear" w:color="auto" w:fill="D9E2F3" w:themeFill="accent1" w:themeFillTint="33"/>
          </w:tcPr>
          <w:p w14:paraId="6B1CE8B1" w14:textId="77777777" w:rsidR="00FD4EED" w:rsidRPr="00FB2D9B" w:rsidRDefault="00FD4EED" w:rsidP="001A69EB">
            <w:pPr>
              <w:pStyle w:val="af8"/>
              <w:spacing w:before="180" w:after="180"/>
              <w:ind w:firstLineChars="1" w:firstLine="3"/>
              <w:rPr>
                <w:b/>
                <w:bCs/>
              </w:rPr>
            </w:pPr>
            <w:r w:rsidRPr="00FB2D9B">
              <w:rPr>
                <w:b/>
                <w:bCs/>
              </w:rPr>
              <w:t>2</w:t>
            </w:r>
            <w:r w:rsidRPr="00FB2D9B">
              <w:rPr>
                <w:b/>
                <w:bCs/>
              </w:rPr>
              <w:t>收納介面</w:t>
            </w:r>
          </w:p>
        </w:tc>
      </w:tr>
      <w:tr w:rsidR="00E31686" w:rsidRPr="00FB2D9B" w14:paraId="4DB8A0DC" w14:textId="77777777" w:rsidTr="001F1B21">
        <w:tc>
          <w:tcPr>
            <w:tcW w:w="1696" w:type="dxa"/>
            <w:shd w:val="clear" w:color="auto" w:fill="D9E2F3" w:themeFill="accent1" w:themeFillTint="33"/>
          </w:tcPr>
          <w:p w14:paraId="5B29CCEC" w14:textId="77777777" w:rsidR="00FD4EED" w:rsidRPr="00FB2D9B" w:rsidRDefault="00FD4EED" w:rsidP="001A69EB">
            <w:pPr>
              <w:pStyle w:val="af8"/>
              <w:spacing w:before="180" w:after="180"/>
              <w:ind w:firstLineChars="1" w:firstLine="3"/>
            </w:pPr>
            <w:r w:rsidRPr="00FB2D9B">
              <w:t>細項</w:t>
            </w:r>
          </w:p>
        </w:tc>
        <w:tc>
          <w:tcPr>
            <w:tcW w:w="2773" w:type="dxa"/>
            <w:gridSpan w:val="2"/>
            <w:shd w:val="clear" w:color="auto" w:fill="8EAADB" w:themeFill="accent1" w:themeFillTint="99"/>
          </w:tcPr>
          <w:p w14:paraId="6DA763AE" w14:textId="77777777" w:rsidR="00FD4EED" w:rsidRPr="00FB2D9B" w:rsidRDefault="00FD4EED" w:rsidP="001A69EB">
            <w:pPr>
              <w:pStyle w:val="af8"/>
              <w:spacing w:before="180" w:after="180"/>
              <w:ind w:firstLineChars="1" w:firstLine="3"/>
            </w:pPr>
            <w:r w:rsidRPr="00FB2D9B">
              <w:t>收納新衣服</w:t>
            </w:r>
          </w:p>
        </w:tc>
        <w:tc>
          <w:tcPr>
            <w:tcW w:w="3890" w:type="dxa"/>
            <w:gridSpan w:val="4"/>
            <w:shd w:val="clear" w:color="auto" w:fill="8EAADB" w:themeFill="accent1" w:themeFillTint="99"/>
          </w:tcPr>
          <w:p w14:paraId="49A80445" w14:textId="77777777" w:rsidR="00FD4EED" w:rsidRPr="00FB2D9B" w:rsidRDefault="00FD4EED" w:rsidP="001A69EB">
            <w:pPr>
              <w:pStyle w:val="af8"/>
              <w:spacing w:before="180" w:after="180"/>
              <w:ind w:firstLineChars="1" w:firstLine="3"/>
            </w:pPr>
            <w:r w:rsidRPr="00FB2D9B">
              <w:t>收納已存入過之衣服</w:t>
            </w:r>
          </w:p>
        </w:tc>
      </w:tr>
      <w:tr w:rsidR="00411F39" w:rsidRPr="00FB2D9B" w14:paraId="3B8BEE58" w14:textId="77777777" w:rsidTr="001F1B21">
        <w:tc>
          <w:tcPr>
            <w:tcW w:w="1696" w:type="dxa"/>
            <w:shd w:val="clear" w:color="auto" w:fill="D9E2F3" w:themeFill="accent1" w:themeFillTint="33"/>
          </w:tcPr>
          <w:p w14:paraId="3EFFF0F0" w14:textId="77777777" w:rsidR="00FD4EED" w:rsidRPr="00FB2D9B" w:rsidRDefault="00FD4EED" w:rsidP="001A69EB">
            <w:pPr>
              <w:pStyle w:val="af8"/>
              <w:spacing w:before="180" w:after="180"/>
              <w:ind w:firstLineChars="1" w:firstLine="3"/>
            </w:pPr>
            <w:r w:rsidRPr="00FB2D9B">
              <w:t>細項分支</w:t>
            </w:r>
            <w:r w:rsidRPr="00FB2D9B">
              <w:t>-1</w:t>
            </w:r>
          </w:p>
        </w:tc>
        <w:tc>
          <w:tcPr>
            <w:tcW w:w="2125" w:type="dxa"/>
            <w:shd w:val="clear" w:color="auto" w:fill="C5E0B3" w:themeFill="accent6" w:themeFillTint="66"/>
          </w:tcPr>
          <w:p w14:paraId="7BCAF8EE" w14:textId="77777777" w:rsidR="00FD4EED" w:rsidRPr="00FB2D9B" w:rsidRDefault="00FD4EED" w:rsidP="001A69EB">
            <w:pPr>
              <w:pStyle w:val="af8"/>
              <w:spacing w:before="180" w:after="180"/>
              <w:ind w:firstLineChars="1" w:firstLine="3"/>
            </w:pPr>
            <w:r w:rsidRPr="00FB2D9B">
              <w:t>提供辨識結果</w:t>
            </w:r>
          </w:p>
        </w:tc>
        <w:tc>
          <w:tcPr>
            <w:tcW w:w="1361" w:type="dxa"/>
            <w:gridSpan w:val="3"/>
            <w:shd w:val="clear" w:color="auto" w:fill="C5E0B3" w:themeFill="accent6" w:themeFillTint="66"/>
          </w:tcPr>
          <w:p w14:paraId="34BCC92F" w14:textId="77777777" w:rsidR="00FD4EED" w:rsidRPr="00FB2D9B" w:rsidRDefault="00FD4EED" w:rsidP="001A69EB">
            <w:pPr>
              <w:pStyle w:val="af8"/>
              <w:spacing w:before="180" w:after="180"/>
              <w:ind w:firstLineChars="1" w:firstLine="3"/>
            </w:pPr>
            <w:r w:rsidRPr="00FB2D9B">
              <w:t>選擇按鈕</w:t>
            </w:r>
          </w:p>
        </w:tc>
        <w:tc>
          <w:tcPr>
            <w:tcW w:w="1543" w:type="dxa"/>
            <w:shd w:val="clear" w:color="auto" w:fill="C5E0B3" w:themeFill="accent6" w:themeFillTint="66"/>
          </w:tcPr>
          <w:p w14:paraId="497EDA54" w14:textId="77777777" w:rsidR="00FD4EED" w:rsidRPr="00FB2D9B" w:rsidRDefault="00FD4EED" w:rsidP="001A69EB">
            <w:pPr>
              <w:pStyle w:val="af8"/>
              <w:spacing w:before="180" w:after="180"/>
              <w:ind w:firstLineChars="1" w:firstLine="3"/>
            </w:pPr>
            <w:r w:rsidRPr="00FB2D9B">
              <w:t>提供辨識結果</w:t>
            </w:r>
          </w:p>
        </w:tc>
        <w:tc>
          <w:tcPr>
            <w:tcW w:w="1634" w:type="dxa"/>
            <w:shd w:val="clear" w:color="auto" w:fill="C5E0B3" w:themeFill="accent6" w:themeFillTint="66"/>
          </w:tcPr>
          <w:p w14:paraId="228AA295" w14:textId="4050F643" w:rsidR="00FD4EED" w:rsidRPr="00FB2D9B" w:rsidRDefault="00FD4EED" w:rsidP="001A69EB">
            <w:pPr>
              <w:pStyle w:val="af8"/>
              <w:spacing w:before="180" w:after="180"/>
              <w:ind w:firstLineChars="1" w:firstLine="3"/>
            </w:pPr>
            <w:r w:rsidRPr="00FB2D9B">
              <w:t>提供比對</w:t>
            </w:r>
            <w:r w:rsidR="00E31686">
              <w:rPr>
                <w:rFonts w:hint="eastAsia"/>
              </w:rPr>
              <w:t xml:space="preserve"> </w:t>
            </w:r>
            <w:r w:rsidRPr="00FB2D9B">
              <w:t>結果</w:t>
            </w:r>
          </w:p>
        </w:tc>
      </w:tr>
      <w:tr w:rsidR="00E31686" w:rsidRPr="00FB2D9B" w14:paraId="45D000F7" w14:textId="77777777" w:rsidTr="001F1B21">
        <w:tc>
          <w:tcPr>
            <w:tcW w:w="1696" w:type="dxa"/>
            <w:shd w:val="clear" w:color="auto" w:fill="D9E2F3" w:themeFill="accent1" w:themeFillTint="33"/>
          </w:tcPr>
          <w:p w14:paraId="02437300" w14:textId="77777777" w:rsidR="00FD4EED" w:rsidRPr="00FB2D9B" w:rsidRDefault="00FD4EED" w:rsidP="001A69EB">
            <w:pPr>
              <w:pStyle w:val="af8"/>
              <w:spacing w:before="180" w:after="180"/>
              <w:ind w:firstLineChars="1" w:firstLine="3"/>
            </w:pPr>
            <w:r w:rsidRPr="00FB2D9B">
              <w:t>細項分支</w:t>
            </w:r>
            <w:r w:rsidRPr="00FB2D9B">
              <w:t>-2</w:t>
            </w:r>
          </w:p>
        </w:tc>
        <w:tc>
          <w:tcPr>
            <w:tcW w:w="2125" w:type="dxa"/>
            <w:shd w:val="clear" w:color="auto" w:fill="8EAADB" w:themeFill="accent1" w:themeFillTint="99"/>
          </w:tcPr>
          <w:p w14:paraId="709F6FFC" w14:textId="77777777" w:rsidR="00FD4EED" w:rsidRPr="00FB2D9B" w:rsidRDefault="00FD4EED" w:rsidP="001A69EB">
            <w:pPr>
              <w:pStyle w:val="af8"/>
              <w:spacing w:before="180" w:after="180"/>
              <w:ind w:firstLineChars="1" w:firstLine="3"/>
            </w:pPr>
            <w:r w:rsidRPr="00FB2D9B">
              <w:t>提供辨識細項修正選項</w:t>
            </w:r>
            <w:r w:rsidRPr="00FB2D9B">
              <w:rPr>
                <w:sz w:val="16"/>
                <w:szCs w:val="16"/>
              </w:rPr>
              <w:t>(</w:t>
            </w:r>
            <w:r w:rsidRPr="00FB2D9B">
              <w:rPr>
                <w:sz w:val="16"/>
                <w:szCs w:val="16"/>
              </w:rPr>
              <w:t>註</w:t>
            </w:r>
            <w:r w:rsidRPr="00FB2D9B">
              <w:rPr>
                <w:sz w:val="16"/>
                <w:szCs w:val="16"/>
              </w:rPr>
              <w:t>2-1)</w:t>
            </w:r>
          </w:p>
        </w:tc>
        <w:tc>
          <w:tcPr>
            <w:tcW w:w="681" w:type="dxa"/>
            <w:gridSpan w:val="2"/>
            <w:shd w:val="clear" w:color="auto" w:fill="8EAADB" w:themeFill="accent1" w:themeFillTint="99"/>
          </w:tcPr>
          <w:p w14:paraId="2F97FE1A" w14:textId="77777777" w:rsidR="00FD4EED" w:rsidRPr="00FB2D9B" w:rsidRDefault="00FD4EED" w:rsidP="001A69EB">
            <w:pPr>
              <w:pStyle w:val="af8"/>
              <w:spacing w:before="180" w:after="180"/>
              <w:ind w:firstLineChars="1" w:firstLine="3"/>
            </w:pPr>
            <w:r w:rsidRPr="00FB2D9B">
              <w:t>收入</w:t>
            </w:r>
          </w:p>
        </w:tc>
        <w:tc>
          <w:tcPr>
            <w:tcW w:w="680" w:type="dxa"/>
            <w:shd w:val="clear" w:color="auto" w:fill="8EAADB" w:themeFill="accent1" w:themeFillTint="99"/>
          </w:tcPr>
          <w:p w14:paraId="74FBF70C" w14:textId="77777777" w:rsidR="00FD4EED" w:rsidRPr="00FB2D9B" w:rsidRDefault="00FD4EED" w:rsidP="001A69EB">
            <w:pPr>
              <w:pStyle w:val="af8"/>
              <w:spacing w:before="180" w:after="180"/>
              <w:ind w:firstLineChars="1" w:firstLine="3"/>
            </w:pPr>
            <w:r w:rsidRPr="00FB2D9B">
              <w:t>退回</w:t>
            </w:r>
          </w:p>
        </w:tc>
        <w:tc>
          <w:tcPr>
            <w:tcW w:w="3177" w:type="dxa"/>
            <w:gridSpan w:val="2"/>
            <w:shd w:val="clear" w:color="auto" w:fill="8EAADB" w:themeFill="accent1" w:themeFillTint="99"/>
          </w:tcPr>
          <w:p w14:paraId="01416BC4" w14:textId="77777777" w:rsidR="00FD4EED" w:rsidRPr="00FB2D9B" w:rsidRDefault="00FD4EED" w:rsidP="001A69EB">
            <w:pPr>
              <w:pStyle w:val="af8"/>
              <w:spacing w:before="180" w:after="180"/>
              <w:ind w:firstLineChars="1" w:firstLine="3"/>
            </w:pPr>
            <w:r w:rsidRPr="00FB2D9B">
              <w:t>提供辨識比對修正選項</w:t>
            </w:r>
            <w:r w:rsidRPr="00FB2D9B">
              <w:rPr>
                <w:sz w:val="16"/>
                <w:szCs w:val="16"/>
              </w:rPr>
              <w:t>(</w:t>
            </w:r>
            <w:r w:rsidRPr="00FB2D9B">
              <w:rPr>
                <w:sz w:val="16"/>
                <w:szCs w:val="16"/>
              </w:rPr>
              <w:t>註</w:t>
            </w:r>
            <w:r w:rsidRPr="00FB2D9B">
              <w:rPr>
                <w:sz w:val="16"/>
                <w:szCs w:val="16"/>
              </w:rPr>
              <w:t>2-2)</w:t>
            </w:r>
          </w:p>
        </w:tc>
      </w:tr>
    </w:tbl>
    <w:p w14:paraId="57C1D780" w14:textId="77777777" w:rsidR="00FD4EED" w:rsidRPr="002809C8" w:rsidRDefault="00FD4EED" w:rsidP="001A69EB">
      <w:pPr>
        <w:ind w:firstLineChars="1" w:firstLine="3"/>
      </w:pPr>
      <w:r w:rsidRPr="002809C8">
        <w:t>註</w:t>
      </w:r>
      <w:r w:rsidRPr="002809C8">
        <w:t>2-1:</w:t>
      </w:r>
      <w:r w:rsidRPr="002809C8">
        <w:t>如將辨識結果從</w:t>
      </w:r>
      <w:r w:rsidRPr="002809C8">
        <w:t>(</w:t>
      </w:r>
      <w:r w:rsidRPr="002809C8">
        <w:t>短袖</w:t>
      </w:r>
      <w:r w:rsidRPr="002809C8">
        <w:t>)</w:t>
      </w:r>
      <w:r w:rsidRPr="002809C8">
        <w:t>手動修正為</w:t>
      </w:r>
      <w:r w:rsidRPr="002809C8">
        <w:t>(T-shirt)</w:t>
      </w:r>
    </w:p>
    <w:p w14:paraId="427531A7" w14:textId="42581D86" w:rsidR="00FD4EED" w:rsidRDefault="00FD4EED" w:rsidP="001A69EB">
      <w:pPr>
        <w:ind w:firstLineChars="1" w:firstLine="3"/>
      </w:pPr>
      <w:r w:rsidRPr="002809C8">
        <w:t>註</w:t>
      </w:r>
      <w:r w:rsidRPr="002809C8">
        <w:t>2-2:</w:t>
      </w:r>
      <w:r w:rsidRPr="002809C8">
        <w:t>如比較結果不為同件衣服，可手動尋找對應衣服</w:t>
      </w:r>
    </w:p>
    <w:p w14:paraId="4971829C" w14:textId="77777777" w:rsidR="001F1B21" w:rsidRPr="002809C8" w:rsidRDefault="001F1B21" w:rsidP="001A69EB">
      <w:pPr>
        <w:ind w:firstLineChars="1" w:firstLine="3"/>
      </w:pPr>
    </w:p>
    <w:tbl>
      <w:tblPr>
        <w:tblStyle w:val="13"/>
        <w:tblW w:w="8359" w:type="dxa"/>
        <w:tblLook w:val="04A0" w:firstRow="1" w:lastRow="0" w:firstColumn="1" w:lastColumn="0" w:noHBand="0" w:noVBand="1"/>
      </w:tblPr>
      <w:tblGrid>
        <w:gridCol w:w="1696"/>
        <w:gridCol w:w="2798"/>
        <w:gridCol w:w="2164"/>
        <w:gridCol w:w="1701"/>
      </w:tblGrid>
      <w:tr w:rsidR="001F1B21" w:rsidRPr="00FB2D9B" w14:paraId="5E3A1140" w14:textId="77777777" w:rsidTr="001F1B21">
        <w:tc>
          <w:tcPr>
            <w:tcW w:w="1696" w:type="dxa"/>
            <w:shd w:val="clear" w:color="auto" w:fill="D9E2F3" w:themeFill="accent1" w:themeFillTint="33"/>
          </w:tcPr>
          <w:p w14:paraId="11C276C8" w14:textId="77777777" w:rsidR="001F1B21" w:rsidRPr="00FB2D9B" w:rsidRDefault="001F1B21" w:rsidP="001A69EB">
            <w:pPr>
              <w:pStyle w:val="af8"/>
              <w:spacing w:before="180" w:after="180"/>
              <w:ind w:firstLineChars="1" w:firstLine="3"/>
            </w:pPr>
            <w:r w:rsidRPr="00FB2D9B">
              <w:lastRenderedPageBreak/>
              <w:t>功能分類</w:t>
            </w:r>
          </w:p>
        </w:tc>
        <w:tc>
          <w:tcPr>
            <w:tcW w:w="6663" w:type="dxa"/>
            <w:gridSpan w:val="3"/>
            <w:shd w:val="clear" w:color="auto" w:fill="D9E2F3" w:themeFill="accent1" w:themeFillTint="33"/>
          </w:tcPr>
          <w:p w14:paraId="6C5399A4" w14:textId="50464AB1" w:rsidR="001F1B21" w:rsidRPr="00FB2D9B" w:rsidRDefault="001F1B21" w:rsidP="001A69EB">
            <w:pPr>
              <w:pStyle w:val="af8"/>
              <w:spacing w:before="180" w:after="180"/>
              <w:ind w:rightChars="1124" w:right="3147" w:firstLineChars="1" w:firstLine="3"/>
              <w:rPr>
                <w:b/>
                <w:bCs/>
              </w:rPr>
            </w:pPr>
            <w:r w:rsidRPr="00FB2D9B">
              <w:rPr>
                <w:b/>
                <w:bCs/>
              </w:rPr>
              <w:t>3</w:t>
            </w:r>
            <w:r w:rsidRPr="00FB2D9B">
              <w:rPr>
                <w:b/>
                <w:bCs/>
              </w:rPr>
              <w:t>拿取介</w:t>
            </w:r>
            <w:r>
              <w:rPr>
                <w:rFonts w:hint="eastAsia"/>
                <w:b/>
                <w:bCs/>
              </w:rPr>
              <w:t>面</w:t>
            </w:r>
            <w:r w:rsidRPr="00FB2D9B">
              <w:rPr>
                <w:b/>
                <w:bCs/>
              </w:rPr>
              <w:t>(</w:t>
            </w:r>
            <w:r w:rsidRPr="00FB2D9B">
              <w:rPr>
                <w:b/>
                <w:bCs/>
              </w:rPr>
              <w:t>系統推薦</w:t>
            </w:r>
            <w:r w:rsidRPr="00FB2D9B">
              <w:rPr>
                <w:b/>
                <w:bCs/>
              </w:rPr>
              <w:t>)</w:t>
            </w:r>
          </w:p>
        </w:tc>
      </w:tr>
      <w:tr w:rsidR="001F1B21" w:rsidRPr="00FB2D9B" w14:paraId="08495D10" w14:textId="77777777" w:rsidTr="001F1B21">
        <w:tc>
          <w:tcPr>
            <w:tcW w:w="1696" w:type="dxa"/>
            <w:shd w:val="clear" w:color="auto" w:fill="D9E2F3" w:themeFill="accent1" w:themeFillTint="33"/>
          </w:tcPr>
          <w:p w14:paraId="74B4BB02" w14:textId="77777777" w:rsidR="001F1B21" w:rsidRPr="00FB2D9B" w:rsidRDefault="001F1B21" w:rsidP="001A69EB">
            <w:pPr>
              <w:pStyle w:val="af8"/>
              <w:spacing w:before="180" w:after="180"/>
              <w:ind w:firstLineChars="1" w:firstLine="3"/>
            </w:pPr>
            <w:r w:rsidRPr="00FB2D9B">
              <w:t>細項</w:t>
            </w:r>
          </w:p>
        </w:tc>
        <w:tc>
          <w:tcPr>
            <w:tcW w:w="2798" w:type="dxa"/>
            <w:shd w:val="clear" w:color="auto" w:fill="8EAADB" w:themeFill="accent1" w:themeFillTint="99"/>
          </w:tcPr>
          <w:p w14:paraId="5477381B" w14:textId="77777777" w:rsidR="001F1B21" w:rsidRPr="00FB2D9B" w:rsidRDefault="001F1B21" w:rsidP="001A69EB">
            <w:pPr>
              <w:pStyle w:val="af8"/>
              <w:spacing w:before="180" w:after="180"/>
              <w:ind w:firstLineChars="1" w:firstLine="3"/>
            </w:pPr>
            <w:r w:rsidRPr="00FB2D9B">
              <w:t>系統推薦選項列表</w:t>
            </w:r>
            <w:r w:rsidRPr="00FB2D9B">
              <w:t>(</w:t>
            </w:r>
            <w:r w:rsidRPr="00FB2D9B">
              <w:t>圖片形式</w:t>
            </w:r>
            <w:r w:rsidRPr="00FB2D9B">
              <w:t>)</w:t>
            </w:r>
            <w:r w:rsidRPr="00FB2D9B">
              <w:rPr>
                <w:sz w:val="16"/>
                <w:szCs w:val="16"/>
              </w:rPr>
              <w:t>(</w:t>
            </w:r>
            <w:r w:rsidRPr="00FB2D9B">
              <w:rPr>
                <w:sz w:val="16"/>
                <w:szCs w:val="16"/>
              </w:rPr>
              <w:t>註</w:t>
            </w:r>
            <w:r w:rsidRPr="00FB2D9B">
              <w:rPr>
                <w:sz w:val="16"/>
                <w:szCs w:val="16"/>
              </w:rPr>
              <w:t>3-1)</w:t>
            </w:r>
          </w:p>
        </w:tc>
        <w:tc>
          <w:tcPr>
            <w:tcW w:w="2164" w:type="dxa"/>
            <w:shd w:val="clear" w:color="auto" w:fill="8EAADB" w:themeFill="accent1" w:themeFillTint="99"/>
          </w:tcPr>
          <w:p w14:paraId="7CB051BA" w14:textId="77777777" w:rsidR="001F1B21" w:rsidRPr="00FB2D9B" w:rsidRDefault="001F1B21" w:rsidP="001A69EB">
            <w:pPr>
              <w:pStyle w:val="af8"/>
              <w:spacing w:before="180" w:after="180"/>
              <w:ind w:firstLineChars="1" w:firstLine="3"/>
            </w:pPr>
            <w:r w:rsidRPr="00FB2D9B">
              <w:t>送出按鈕</w:t>
            </w:r>
          </w:p>
        </w:tc>
        <w:tc>
          <w:tcPr>
            <w:tcW w:w="1701" w:type="dxa"/>
            <w:shd w:val="clear" w:color="auto" w:fill="B4C6E7" w:themeFill="accent1" w:themeFillTint="66"/>
          </w:tcPr>
          <w:p w14:paraId="133C3852" w14:textId="77777777" w:rsidR="001F1B21" w:rsidRPr="00FB2D9B" w:rsidRDefault="001F1B21" w:rsidP="001A69EB">
            <w:pPr>
              <w:pStyle w:val="af8"/>
              <w:spacing w:before="180" w:after="180"/>
              <w:ind w:firstLineChars="1" w:firstLine="3"/>
            </w:pPr>
            <w:r w:rsidRPr="00FB2D9B">
              <w:t>天氣資訊</w:t>
            </w:r>
          </w:p>
        </w:tc>
      </w:tr>
    </w:tbl>
    <w:p w14:paraId="5446CCF5" w14:textId="76508B60" w:rsidR="00FD4EED" w:rsidRPr="002809C8" w:rsidRDefault="00FD4EED" w:rsidP="001A69EB">
      <w:pPr>
        <w:ind w:firstLineChars="1" w:firstLine="3"/>
      </w:pPr>
      <w:r w:rsidRPr="002809C8">
        <w:t>註</w:t>
      </w:r>
      <w:r w:rsidRPr="002809C8">
        <w:t>3-1:</w:t>
      </w:r>
      <w:r w:rsidRPr="002809C8">
        <w:t>點選後將框選該圖樣</w:t>
      </w:r>
      <w:r w:rsidRPr="002809C8">
        <w:t>&gt;</w:t>
      </w:r>
      <w:r w:rsidRPr="002809C8">
        <w:t>可按送出</w:t>
      </w:r>
    </w:p>
    <w:tbl>
      <w:tblPr>
        <w:tblStyle w:val="13"/>
        <w:tblW w:w="8359" w:type="dxa"/>
        <w:tblLook w:val="04A0" w:firstRow="1" w:lastRow="0" w:firstColumn="1" w:lastColumn="0" w:noHBand="0" w:noVBand="1"/>
      </w:tblPr>
      <w:tblGrid>
        <w:gridCol w:w="1695"/>
        <w:gridCol w:w="2514"/>
        <w:gridCol w:w="2525"/>
        <w:gridCol w:w="1126"/>
        <w:gridCol w:w="499"/>
      </w:tblGrid>
      <w:tr w:rsidR="00FD4EED" w:rsidRPr="00FB2D9B" w14:paraId="467D6EBF" w14:textId="77777777" w:rsidTr="001F1B21">
        <w:tc>
          <w:tcPr>
            <w:tcW w:w="1696" w:type="dxa"/>
            <w:shd w:val="clear" w:color="auto" w:fill="D9E2F3" w:themeFill="accent1" w:themeFillTint="33"/>
          </w:tcPr>
          <w:p w14:paraId="3B31C6B2" w14:textId="77777777" w:rsidR="00FD4EED" w:rsidRPr="00FB2D9B" w:rsidRDefault="00FD4EED" w:rsidP="001A69EB">
            <w:pPr>
              <w:pStyle w:val="af8"/>
              <w:spacing w:before="180" w:after="180"/>
              <w:ind w:firstLineChars="1" w:firstLine="3"/>
            </w:pPr>
            <w:r w:rsidRPr="00FB2D9B">
              <w:t>功能分類</w:t>
            </w:r>
          </w:p>
        </w:tc>
        <w:tc>
          <w:tcPr>
            <w:tcW w:w="6663" w:type="dxa"/>
            <w:gridSpan w:val="4"/>
            <w:shd w:val="clear" w:color="auto" w:fill="D9E2F3" w:themeFill="accent1" w:themeFillTint="33"/>
          </w:tcPr>
          <w:p w14:paraId="7FA05F85" w14:textId="77777777" w:rsidR="00FD4EED" w:rsidRPr="00FB2D9B" w:rsidRDefault="00FD4EED" w:rsidP="001A69EB">
            <w:pPr>
              <w:pStyle w:val="af8"/>
              <w:spacing w:before="180" w:after="180"/>
              <w:ind w:firstLineChars="1" w:firstLine="3"/>
              <w:rPr>
                <w:b/>
                <w:bCs/>
              </w:rPr>
            </w:pPr>
            <w:r w:rsidRPr="00FB2D9B">
              <w:rPr>
                <w:b/>
                <w:bCs/>
              </w:rPr>
              <w:t>4</w:t>
            </w:r>
            <w:r w:rsidRPr="00FB2D9B">
              <w:rPr>
                <w:b/>
                <w:bCs/>
              </w:rPr>
              <w:t>拿取介面</w:t>
            </w:r>
            <w:r w:rsidRPr="00FB2D9B">
              <w:rPr>
                <w:b/>
                <w:bCs/>
              </w:rPr>
              <w:t>(</w:t>
            </w:r>
            <w:r w:rsidRPr="00FB2D9B">
              <w:rPr>
                <w:b/>
                <w:bCs/>
              </w:rPr>
              <w:t>自行選擇</w:t>
            </w:r>
            <w:r w:rsidRPr="00FB2D9B">
              <w:rPr>
                <w:b/>
                <w:bCs/>
              </w:rPr>
              <w:t>)</w:t>
            </w:r>
          </w:p>
        </w:tc>
      </w:tr>
      <w:tr w:rsidR="00FD4EED" w:rsidRPr="00FB2D9B" w14:paraId="3734EE55" w14:textId="77777777" w:rsidTr="001F1B21">
        <w:trPr>
          <w:trHeight w:val="303"/>
        </w:trPr>
        <w:tc>
          <w:tcPr>
            <w:tcW w:w="1696" w:type="dxa"/>
            <w:shd w:val="clear" w:color="auto" w:fill="D9E2F3" w:themeFill="accent1" w:themeFillTint="33"/>
          </w:tcPr>
          <w:p w14:paraId="550E71EC" w14:textId="77777777" w:rsidR="00FD4EED" w:rsidRPr="00FB2D9B" w:rsidRDefault="00FD4EED" w:rsidP="001A69EB">
            <w:pPr>
              <w:pStyle w:val="af8"/>
              <w:spacing w:before="180" w:after="180"/>
              <w:ind w:firstLineChars="1" w:firstLine="3"/>
            </w:pPr>
            <w:r w:rsidRPr="00FB2D9B">
              <w:t>細項</w:t>
            </w:r>
          </w:p>
        </w:tc>
        <w:tc>
          <w:tcPr>
            <w:tcW w:w="2515" w:type="dxa"/>
            <w:shd w:val="clear" w:color="auto" w:fill="8EAADB" w:themeFill="accent1" w:themeFillTint="99"/>
          </w:tcPr>
          <w:p w14:paraId="26355117" w14:textId="77777777" w:rsidR="00FD4EED" w:rsidRPr="00FB2D9B" w:rsidRDefault="00FD4EED" w:rsidP="001A69EB">
            <w:pPr>
              <w:pStyle w:val="af8"/>
              <w:spacing w:before="180" w:after="180"/>
              <w:ind w:firstLineChars="1" w:firstLine="3"/>
            </w:pPr>
            <w:r w:rsidRPr="00FB2D9B">
              <w:t>大項分類選單</w:t>
            </w:r>
            <w:r w:rsidRPr="00FB2D9B">
              <w:rPr>
                <w:sz w:val="16"/>
                <w:szCs w:val="16"/>
              </w:rPr>
              <w:t>(</w:t>
            </w:r>
            <w:r w:rsidRPr="00FB2D9B">
              <w:rPr>
                <w:sz w:val="16"/>
                <w:szCs w:val="16"/>
              </w:rPr>
              <w:t>註</w:t>
            </w:r>
            <w:r w:rsidRPr="00FB2D9B">
              <w:rPr>
                <w:sz w:val="16"/>
                <w:szCs w:val="16"/>
              </w:rPr>
              <w:t>4-1)</w:t>
            </w:r>
          </w:p>
        </w:tc>
        <w:tc>
          <w:tcPr>
            <w:tcW w:w="2526" w:type="dxa"/>
            <w:shd w:val="clear" w:color="auto" w:fill="8EAADB" w:themeFill="accent1" w:themeFillTint="99"/>
          </w:tcPr>
          <w:p w14:paraId="6674977A" w14:textId="77777777" w:rsidR="00FD4EED" w:rsidRPr="00FB2D9B" w:rsidRDefault="00FD4EED" w:rsidP="001A69EB">
            <w:pPr>
              <w:pStyle w:val="af8"/>
              <w:spacing w:before="180" w:after="180"/>
              <w:ind w:firstLineChars="1" w:firstLine="3"/>
            </w:pPr>
            <w:r w:rsidRPr="00FB2D9B">
              <w:t>單鍵拿取</w:t>
            </w:r>
            <w:r w:rsidRPr="00FB2D9B">
              <w:t>/</w:t>
            </w:r>
            <w:r w:rsidRPr="00FB2D9B">
              <w:t>整套拿取</w:t>
            </w:r>
          </w:p>
        </w:tc>
        <w:tc>
          <w:tcPr>
            <w:tcW w:w="1126" w:type="dxa"/>
            <w:vMerge w:val="restart"/>
            <w:shd w:val="clear" w:color="auto" w:fill="8EAADB" w:themeFill="accent1" w:themeFillTint="99"/>
          </w:tcPr>
          <w:p w14:paraId="21E3FF09" w14:textId="77777777" w:rsidR="00FD4EED" w:rsidRPr="00FB2D9B" w:rsidRDefault="00FD4EED" w:rsidP="001A69EB">
            <w:pPr>
              <w:pStyle w:val="af8"/>
              <w:spacing w:before="180" w:after="180"/>
              <w:ind w:firstLineChars="1" w:firstLine="3"/>
            </w:pPr>
            <w:r w:rsidRPr="00FB2D9B">
              <w:t>拿取按鈕</w:t>
            </w:r>
          </w:p>
        </w:tc>
        <w:tc>
          <w:tcPr>
            <w:tcW w:w="496" w:type="dxa"/>
            <w:shd w:val="clear" w:color="auto" w:fill="8EAADB" w:themeFill="accent1" w:themeFillTint="99"/>
          </w:tcPr>
          <w:p w14:paraId="42BBBC55" w14:textId="77777777" w:rsidR="00FD4EED" w:rsidRPr="00FB2D9B" w:rsidRDefault="00FD4EED" w:rsidP="001A69EB">
            <w:pPr>
              <w:pStyle w:val="af8"/>
              <w:spacing w:before="180" w:after="180"/>
              <w:ind w:firstLineChars="1" w:firstLine="3"/>
            </w:pPr>
            <w:r w:rsidRPr="00FB2D9B">
              <w:t>詳情按鈕</w:t>
            </w:r>
          </w:p>
        </w:tc>
      </w:tr>
      <w:tr w:rsidR="00FD4EED" w:rsidRPr="00FB2D9B" w14:paraId="775B043A" w14:textId="77777777" w:rsidTr="001F1B21">
        <w:tc>
          <w:tcPr>
            <w:tcW w:w="1696" w:type="dxa"/>
            <w:shd w:val="clear" w:color="auto" w:fill="D9E2F3" w:themeFill="accent1" w:themeFillTint="33"/>
          </w:tcPr>
          <w:p w14:paraId="04A80A79" w14:textId="77777777" w:rsidR="00FD4EED" w:rsidRPr="00FB2D9B" w:rsidRDefault="00FD4EED" w:rsidP="001A69EB">
            <w:pPr>
              <w:pStyle w:val="af8"/>
              <w:spacing w:before="180" w:after="180"/>
              <w:ind w:firstLineChars="1" w:firstLine="3"/>
            </w:pPr>
            <w:r w:rsidRPr="00FB2D9B">
              <w:t>細項分支</w:t>
            </w:r>
            <w:r w:rsidRPr="00FB2D9B">
              <w:t>-1</w:t>
            </w:r>
          </w:p>
        </w:tc>
        <w:tc>
          <w:tcPr>
            <w:tcW w:w="2515" w:type="dxa"/>
            <w:shd w:val="clear" w:color="auto" w:fill="8EAADB" w:themeFill="accent1" w:themeFillTint="99"/>
          </w:tcPr>
          <w:p w14:paraId="3DA68465" w14:textId="77777777" w:rsidR="00FD4EED" w:rsidRPr="00FB2D9B" w:rsidRDefault="00FD4EED" w:rsidP="001A69EB">
            <w:pPr>
              <w:pStyle w:val="af8"/>
              <w:spacing w:before="180" w:after="180"/>
              <w:ind w:firstLineChars="1" w:firstLine="3"/>
            </w:pPr>
            <w:r w:rsidRPr="00FB2D9B">
              <w:t>細項分類選單</w:t>
            </w:r>
            <w:r w:rsidRPr="00FB2D9B">
              <w:rPr>
                <w:sz w:val="16"/>
                <w:szCs w:val="16"/>
              </w:rPr>
              <w:t>(</w:t>
            </w:r>
            <w:r w:rsidRPr="00FB2D9B">
              <w:rPr>
                <w:sz w:val="16"/>
                <w:szCs w:val="16"/>
              </w:rPr>
              <w:t>註</w:t>
            </w:r>
            <w:r w:rsidRPr="00FB2D9B">
              <w:rPr>
                <w:sz w:val="16"/>
                <w:szCs w:val="16"/>
              </w:rPr>
              <w:t>4-2)</w:t>
            </w:r>
          </w:p>
        </w:tc>
        <w:tc>
          <w:tcPr>
            <w:tcW w:w="2526" w:type="dxa"/>
            <w:vMerge w:val="restart"/>
            <w:shd w:val="clear" w:color="auto" w:fill="C5E0B3" w:themeFill="accent6" w:themeFillTint="66"/>
          </w:tcPr>
          <w:p w14:paraId="3831F8A0" w14:textId="77777777" w:rsidR="00FD4EED" w:rsidRPr="00FB2D9B" w:rsidRDefault="00FD4EED" w:rsidP="001A69EB">
            <w:pPr>
              <w:pStyle w:val="af8"/>
              <w:spacing w:before="180" w:after="180"/>
              <w:ind w:firstLineChars="1" w:firstLine="3"/>
            </w:pPr>
            <w:r w:rsidRPr="00FB2D9B">
              <w:t>已選擇之衣物</w:t>
            </w:r>
            <w:r w:rsidRPr="00FB2D9B">
              <w:rPr>
                <w:sz w:val="16"/>
                <w:szCs w:val="16"/>
              </w:rPr>
              <w:t>(</w:t>
            </w:r>
            <w:r w:rsidRPr="00FB2D9B">
              <w:rPr>
                <w:sz w:val="16"/>
                <w:szCs w:val="16"/>
              </w:rPr>
              <w:t>註</w:t>
            </w:r>
            <w:r w:rsidRPr="00FB2D9B">
              <w:rPr>
                <w:sz w:val="16"/>
                <w:szCs w:val="16"/>
              </w:rPr>
              <w:t>4-4)</w:t>
            </w:r>
          </w:p>
        </w:tc>
        <w:tc>
          <w:tcPr>
            <w:tcW w:w="1126" w:type="dxa"/>
            <w:vMerge/>
            <w:shd w:val="clear" w:color="auto" w:fill="FFE599"/>
          </w:tcPr>
          <w:p w14:paraId="701BD51C" w14:textId="77777777" w:rsidR="00FD4EED" w:rsidRPr="00FB2D9B" w:rsidRDefault="00FD4EED" w:rsidP="001A69EB">
            <w:pPr>
              <w:pStyle w:val="af8"/>
              <w:spacing w:before="180" w:after="180"/>
              <w:ind w:firstLineChars="1" w:firstLine="3"/>
            </w:pPr>
          </w:p>
        </w:tc>
        <w:tc>
          <w:tcPr>
            <w:tcW w:w="496" w:type="dxa"/>
            <w:vMerge w:val="restart"/>
            <w:shd w:val="clear" w:color="auto" w:fill="C5E0B3" w:themeFill="accent6" w:themeFillTint="66"/>
          </w:tcPr>
          <w:p w14:paraId="76CB7BD8" w14:textId="77777777" w:rsidR="00FD4EED" w:rsidRPr="00FB2D9B" w:rsidRDefault="00FD4EED" w:rsidP="001A69EB">
            <w:pPr>
              <w:pStyle w:val="af8"/>
              <w:spacing w:before="180" w:after="180"/>
              <w:ind w:firstLineChars="1" w:firstLine="3"/>
            </w:pPr>
            <w:r w:rsidRPr="00FB2D9B">
              <w:t>衣物詳情</w:t>
            </w:r>
          </w:p>
        </w:tc>
      </w:tr>
      <w:tr w:rsidR="00FD4EED" w:rsidRPr="00FB2D9B" w14:paraId="374BF50F" w14:textId="77777777" w:rsidTr="001F1B21">
        <w:tc>
          <w:tcPr>
            <w:tcW w:w="1696" w:type="dxa"/>
            <w:shd w:val="clear" w:color="auto" w:fill="D9E2F3" w:themeFill="accent1" w:themeFillTint="33"/>
          </w:tcPr>
          <w:p w14:paraId="79BE2186" w14:textId="77777777" w:rsidR="00FD4EED" w:rsidRPr="00FB2D9B" w:rsidRDefault="00FD4EED" w:rsidP="001A69EB">
            <w:pPr>
              <w:pStyle w:val="af8"/>
              <w:spacing w:before="180" w:after="180"/>
              <w:ind w:firstLineChars="1" w:firstLine="3"/>
            </w:pPr>
            <w:r w:rsidRPr="00FB2D9B">
              <w:t>細項分支</w:t>
            </w:r>
            <w:r w:rsidRPr="00FB2D9B">
              <w:t>-2</w:t>
            </w:r>
          </w:p>
        </w:tc>
        <w:tc>
          <w:tcPr>
            <w:tcW w:w="2515" w:type="dxa"/>
            <w:shd w:val="clear" w:color="auto" w:fill="8EAADB" w:themeFill="accent1" w:themeFillTint="99"/>
          </w:tcPr>
          <w:p w14:paraId="0E1906A5" w14:textId="77777777" w:rsidR="00FD4EED" w:rsidRPr="00FB2D9B" w:rsidRDefault="00FD4EED" w:rsidP="001A69EB">
            <w:pPr>
              <w:pStyle w:val="af8"/>
              <w:spacing w:before="180" w:after="180"/>
              <w:ind w:firstLineChars="1" w:firstLine="3"/>
            </w:pPr>
            <w:r w:rsidRPr="00FB2D9B">
              <w:t>衣服列表</w:t>
            </w:r>
            <w:r w:rsidRPr="00FB2D9B">
              <w:t>(</w:t>
            </w:r>
            <w:r w:rsidRPr="00FB2D9B">
              <w:t>圖片形式</w:t>
            </w:r>
            <w:r w:rsidRPr="00FB2D9B">
              <w:t>)</w:t>
            </w:r>
            <w:r w:rsidRPr="00FB2D9B">
              <w:rPr>
                <w:sz w:val="16"/>
                <w:szCs w:val="16"/>
              </w:rPr>
              <w:t>(</w:t>
            </w:r>
            <w:r w:rsidRPr="00FB2D9B">
              <w:rPr>
                <w:sz w:val="16"/>
                <w:szCs w:val="16"/>
              </w:rPr>
              <w:t>註</w:t>
            </w:r>
            <w:r w:rsidRPr="00FB2D9B">
              <w:rPr>
                <w:sz w:val="16"/>
                <w:szCs w:val="16"/>
              </w:rPr>
              <w:t>4-3)</w:t>
            </w:r>
          </w:p>
        </w:tc>
        <w:tc>
          <w:tcPr>
            <w:tcW w:w="2526" w:type="dxa"/>
            <w:vMerge/>
            <w:shd w:val="clear" w:color="auto" w:fill="C5E0B3" w:themeFill="accent6" w:themeFillTint="66"/>
          </w:tcPr>
          <w:p w14:paraId="7120B03F" w14:textId="77777777" w:rsidR="00FD4EED" w:rsidRPr="00FB2D9B" w:rsidRDefault="00FD4EED" w:rsidP="001A69EB">
            <w:pPr>
              <w:pStyle w:val="af8"/>
              <w:spacing w:before="180" w:after="180"/>
              <w:ind w:firstLineChars="1" w:firstLine="3"/>
            </w:pPr>
          </w:p>
        </w:tc>
        <w:tc>
          <w:tcPr>
            <w:tcW w:w="1126" w:type="dxa"/>
            <w:vMerge/>
            <w:shd w:val="clear" w:color="auto" w:fill="FFE599"/>
          </w:tcPr>
          <w:p w14:paraId="0E164598" w14:textId="77777777" w:rsidR="00FD4EED" w:rsidRPr="00FB2D9B" w:rsidRDefault="00FD4EED" w:rsidP="001A69EB">
            <w:pPr>
              <w:pStyle w:val="af8"/>
              <w:spacing w:before="180" w:after="180"/>
              <w:ind w:firstLineChars="1" w:firstLine="3"/>
            </w:pPr>
          </w:p>
        </w:tc>
        <w:tc>
          <w:tcPr>
            <w:tcW w:w="496" w:type="dxa"/>
            <w:vMerge/>
            <w:shd w:val="clear" w:color="auto" w:fill="C5E0B3" w:themeFill="accent6" w:themeFillTint="66"/>
          </w:tcPr>
          <w:p w14:paraId="0778907E" w14:textId="77777777" w:rsidR="00FD4EED" w:rsidRPr="00FB2D9B" w:rsidRDefault="00FD4EED" w:rsidP="001A69EB">
            <w:pPr>
              <w:pStyle w:val="af8"/>
              <w:spacing w:before="180" w:after="180"/>
              <w:ind w:firstLineChars="1" w:firstLine="3"/>
            </w:pPr>
          </w:p>
        </w:tc>
      </w:tr>
    </w:tbl>
    <w:p w14:paraId="544B89E9" w14:textId="77777777" w:rsidR="001F1B21" w:rsidRDefault="00FD4EED" w:rsidP="001A69EB">
      <w:pPr>
        <w:ind w:firstLineChars="1" w:firstLine="3"/>
      </w:pPr>
      <w:r w:rsidRPr="002809C8">
        <w:t>註</w:t>
      </w:r>
      <w:r w:rsidRPr="002809C8">
        <w:t>4-1:</w:t>
      </w:r>
      <w:r w:rsidRPr="002809C8">
        <w:t>大項</w:t>
      </w:r>
      <w:r w:rsidRPr="002809C8">
        <w:t>(</w:t>
      </w:r>
      <w:r w:rsidRPr="002809C8">
        <w:t>收藏</w:t>
      </w:r>
      <w:r w:rsidRPr="002809C8">
        <w:t>/</w:t>
      </w:r>
      <w:r w:rsidRPr="002809C8">
        <w:t>上半身</w:t>
      </w:r>
      <w:r w:rsidRPr="002809C8">
        <w:t>/</w:t>
      </w:r>
      <w:r w:rsidRPr="002809C8">
        <w:t>下半身等</w:t>
      </w:r>
      <w:r w:rsidRPr="002809C8">
        <w:t xml:space="preserve">)      </w:t>
      </w:r>
    </w:p>
    <w:p w14:paraId="78051EA2" w14:textId="12DD712D" w:rsidR="00FD4EED" w:rsidRPr="002809C8" w:rsidRDefault="00FD4EED" w:rsidP="001A69EB">
      <w:pPr>
        <w:ind w:firstLineChars="1" w:firstLine="3"/>
      </w:pPr>
      <w:r w:rsidRPr="002809C8">
        <w:t>註</w:t>
      </w:r>
      <w:r w:rsidRPr="002809C8">
        <w:t>4-2:</w:t>
      </w:r>
      <w:r w:rsidRPr="002809C8">
        <w:t>細項</w:t>
      </w:r>
      <w:r w:rsidRPr="002809C8">
        <w:t>(</w:t>
      </w:r>
      <w:r w:rsidRPr="002809C8">
        <w:t>短袖</w:t>
      </w:r>
      <w:r w:rsidRPr="002809C8">
        <w:t>/</w:t>
      </w:r>
      <w:r w:rsidRPr="002809C8">
        <w:t>長袖</w:t>
      </w:r>
      <w:r w:rsidRPr="002809C8">
        <w:t>/Polo</w:t>
      </w:r>
      <w:r w:rsidRPr="002809C8">
        <w:t>衫</w:t>
      </w:r>
      <w:r w:rsidRPr="002809C8">
        <w:t>/</w:t>
      </w:r>
      <w:r w:rsidRPr="002809C8">
        <w:t>帽</w:t>
      </w:r>
      <w:r w:rsidRPr="002809C8">
        <w:t>T</w:t>
      </w:r>
      <w:r w:rsidRPr="002809C8">
        <w:t>等</w:t>
      </w:r>
      <w:r w:rsidRPr="002809C8">
        <w:t>)</w:t>
      </w:r>
    </w:p>
    <w:p w14:paraId="40DF1F5C" w14:textId="77777777" w:rsidR="001F1B21" w:rsidRDefault="00FD4EED" w:rsidP="001A69EB">
      <w:pPr>
        <w:ind w:firstLineChars="1" w:firstLine="3"/>
      </w:pPr>
      <w:r w:rsidRPr="002809C8">
        <w:t>註</w:t>
      </w:r>
      <w:r w:rsidRPr="002809C8">
        <w:t>4-3:</w:t>
      </w:r>
      <w:r w:rsidRPr="002809C8">
        <w:t>不可拿取的衣服將被特別標註</w:t>
      </w:r>
      <w:r w:rsidRPr="002809C8">
        <w:t xml:space="preserve">    </w:t>
      </w:r>
    </w:p>
    <w:p w14:paraId="7775130D" w14:textId="70F6A32E" w:rsidR="00FD4EED" w:rsidRPr="002809C8" w:rsidRDefault="00FD4EED" w:rsidP="001A69EB">
      <w:pPr>
        <w:ind w:firstLineChars="1" w:firstLine="3"/>
      </w:pPr>
      <w:r w:rsidRPr="002809C8">
        <w:t>註</w:t>
      </w:r>
      <w:r w:rsidRPr="002809C8">
        <w:t>4-4:</w:t>
      </w:r>
      <w:r w:rsidRPr="002809C8">
        <w:t>整套拿取時將顯示每件已選衣物圖片</w:t>
      </w:r>
    </w:p>
    <w:tbl>
      <w:tblPr>
        <w:tblStyle w:val="13"/>
        <w:tblW w:w="8359" w:type="dxa"/>
        <w:tblLook w:val="04A0" w:firstRow="1" w:lastRow="0" w:firstColumn="1" w:lastColumn="0" w:noHBand="0" w:noVBand="1"/>
      </w:tblPr>
      <w:tblGrid>
        <w:gridCol w:w="1696"/>
        <w:gridCol w:w="4395"/>
        <w:gridCol w:w="1507"/>
        <w:gridCol w:w="761"/>
      </w:tblGrid>
      <w:tr w:rsidR="00FD4EED" w:rsidRPr="00FB2D9B" w14:paraId="08C63663" w14:textId="77777777" w:rsidTr="001535AE">
        <w:tc>
          <w:tcPr>
            <w:tcW w:w="1696" w:type="dxa"/>
            <w:shd w:val="clear" w:color="auto" w:fill="D9E2F3" w:themeFill="accent1" w:themeFillTint="33"/>
          </w:tcPr>
          <w:p w14:paraId="6168D0A2" w14:textId="77777777" w:rsidR="00FD4EED" w:rsidRPr="00FB2D9B" w:rsidRDefault="00FD4EED" w:rsidP="001A69EB">
            <w:pPr>
              <w:pStyle w:val="af8"/>
              <w:spacing w:before="180" w:after="180"/>
              <w:ind w:firstLineChars="1" w:firstLine="3"/>
            </w:pPr>
            <w:r w:rsidRPr="00FB2D9B">
              <w:t>功能分類</w:t>
            </w:r>
          </w:p>
        </w:tc>
        <w:tc>
          <w:tcPr>
            <w:tcW w:w="6663" w:type="dxa"/>
            <w:gridSpan w:val="3"/>
            <w:shd w:val="clear" w:color="auto" w:fill="D9E2F3" w:themeFill="accent1" w:themeFillTint="33"/>
          </w:tcPr>
          <w:p w14:paraId="0D18BAE2" w14:textId="77777777" w:rsidR="00FD4EED" w:rsidRPr="00FB2D9B" w:rsidRDefault="00FD4EED" w:rsidP="001A69EB">
            <w:pPr>
              <w:pStyle w:val="af8"/>
              <w:spacing w:before="180" w:after="180"/>
              <w:ind w:firstLineChars="1" w:firstLine="3"/>
              <w:rPr>
                <w:b/>
                <w:bCs/>
              </w:rPr>
            </w:pPr>
            <w:r w:rsidRPr="00FB2D9B">
              <w:rPr>
                <w:b/>
                <w:bCs/>
              </w:rPr>
              <w:t>5</w:t>
            </w:r>
            <w:r w:rsidRPr="00FB2D9B">
              <w:rPr>
                <w:b/>
                <w:bCs/>
              </w:rPr>
              <w:t>衣物設定介面</w:t>
            </w:r>
          </w:p>
        </w:tc>
      </w:tr>
      <w:tr w:rsidR="00FD4EED" w:rsidRPr="00FB2D9B" w14:paraId="3DC72E8A" w14:textId="77777777" w:rsidTr="001535AE">
        <w:trPr>
          <w:trHeight w:val="303"/>
        </w:trPr>
        <w:tc>
          <w:tcPr>
            <w:tcW w:w="1696" w:type="dxa"/>
            <w:shd w:val="clear" w:color="auto" w:fill="D9E2F3" w:themeFill="accent1" w:themeFillTint="33"/>
          </w:tcPr>
          <w:p w14:paraId="372135FA" w14:textId="77777777" w:rsidR="00FD4EED" w:rsidRPr="00FB2D9B" w:rsidRDefault="00FD4EED" w:rsidP="001A69EB">
            <w:pPr>
              <w:pStyle w:val="af8"/>
              <w:spacing w:before="180" w:after="180"/>
              <w:ind w:firstLineChars="1" w:firstLine="3"/>
            </w:pPr>
            <w:r w:rsidRPr="00FB2D9B">
              <w:t>細項</w:t>
            </w:r>
          </w:p>
        </w:tc>
        <w:tc>
          <w:tcPr>
            <w:tcW w:w="4395" w:type="dxa"/>
            <w:shd w:val="clear" w:color="auto" w:fill="8EAADB" w:themeFill="accent1" w:themeFillTint="99"/>
          </w:tcPr>
          <w:p w14:paraId="102092A3" w14:textId="77777777" w:rsidR="00FD4EED" w:rsidRPr="00FB2D9B" w:rsidRDefault="00FD4EED" w:rsidP="001A69EB">
            <w:pPr>
              <w:pStyle w:val="af8"/>
              <w:spacing w:before="180" w:after="180"/>
              <w:ind w:firstLineChars="1" w:firstLine="3"/>
            </w:pPr>
            <w:r w:rsidRPr="00FB2D9B">
              <w:t>衣服分類選單</w:t>
            </w:r>
            <w:r w:rsidRPr="00FB2D9B">
              <w:rPr>
                <w:sz w:val="16"/>
                <w:szCs w:val="16"/>
              </w:rPr>
              <w:t>(</w:t>
            </w:r>
            <w:r w:rsidRPr="00FB2D9B">
              <w:rPr>
                <w:sz w:val="16"/>
                <w:szCs w:val="16"/>
              </w:rPr>
              <w:t>註</w:t>
            </w:r>
            <w:r w:rsidRPr="00FB2D9B">
              <w:rPr>
                <w:sz w:val="16"/>
                <w:szCs w:val="16"/>
              </w:rPr>
              <w:t>5-1)</w:t>
            </w:r>
          </w:p>
        </w:tc>
        <w:tc>
          <w:tcPr>
            <w:tcW w:w="1507" w:type="dxa"/>
            <w:vMerge w:val="restart"/>
            <w:shd w:val="clear" w:color="auto" w:fill="8EAADB" w:themeFill="accent1" w:themeFillTint="99"/>
          </w:tcPr>
          <w:p w14:paraId="4CA63062" w14:textId="77777777" w:rsidR="00FD4EED" w:rsidRPr="00FB2D9B" w:rsidRDefault="00FD4EED" w:rsidP="001A69EB">
            <w:pPr>
              <w:pStyle w:val="af8"/>
              <w:spacing w:before="180" w:after="180"/>
              <w:ind w:firstLineChars="1" w:firstLine="3"/>
            </w:pPr>
            <w:r w:rsidRPr="00FB2D9B">
              <w:t>選擇</w:t>
            </w:r>
          </w:p>
        </w:tc>
        <w:tc>
          <w:tcPr>
            <w:tcW w:w="761" w:type="dxa"/>
            <w:vMerge w:val="restart"/>
            <w:shd w:val="clear" w:color="auto" w:fill="8EAADB" w:themeFill="accent1" w:themeFillTint="99"/>
          </w:tcPr>
          <w:p w14:paraId="1E9B1025" w14:textId="77777777" w:rsidR="00FD4EED" w:rsidRPr="00FB2D9B" w:rsidRDefault="00FD4EED" w:rsidP="001A69EB">
            <w:pPr>
              <w:pStyle w:val="af8"/>
              <w:spacing w:before="180" w:after="180"/>
              <w:ind w:firstLineChars="1" w:firstLine="3"/>
            </w:pPr>
            <w:r w:rsidRPr="00FB2D9B">
              <w:t>刪除</w:t>
            </w:r>
            <w:r w:rsidRPr="00FB2D9B">
              <w:rPr>
                <w:sz w:val="16"/>
                <w:szCs w:val="16"/>
              </w:rPr>
              <w:t>(</w:t>
            </w:r>
            <w:r w:rsidRPr="00FB2D9B">
              <w:rPr>
                <w:sz w:val="16"/>
                <w:szCs w:val="16"/>
              </w:rPr>
              <w:t>註</w:t>
            </w:r>
            <w:r w:rsidRPr="00FB2D9B">
              <w:rPr>
                <w:sz w:val="16"/>
                <w:szCs w:val="16"/>
              </w:rPr>
              <w:t>5-3)</w:t>
            </w:r>
          </w:p>
        </w:tc>
      </w:tr>
      <w:tr w:rsidR="00FD4EED" w:rsidRPr="00FB2D9B" w14:paraId="64E5A314" w14:textId="77777777" w:rsidTr="001535AE">
        <w:tc>
          <w:tcPr>
            <w:tcW w:w="1696" w:type="dxa"/>
            <w:shd w:val="clear" w:color="auto" w:fill="D9E2F3" w:themeFill="accent1" w:themeFillTint="33"/>
          </w:tcPr>
          <w:p w14:paraId="1D512878" w14:textId="77777777" w:rsidR="00FD4EED" w:rsidRPr="00FB2D9B" w:rsidRDefault="00FD4EED" w:rsidP="001A69EB">
            <w:pPr>
              <w:pStyle w:val="af8"/>
              <w:spacing w:before="180" w:after="180"/>
              <w:ind w:firstLineChars="1" w:firstLine="3"/>
            </w:pPr>
            <w:r w:rsidRPr="00FB2D9B">
              <w:t>細項分支</w:t>
            </w:r>
            <w:r w:rsidRPr="00FB2D9B">
              <w:t>-1</w:t>
            </w:r>
          </w:p>
        </w:tc>
        <w:tc>
          <w:tcPr>
            <w:tcW w:w="4395" w:type="dxa"/>
            <w:shd w:val="clear" w:color="auto" w:fill="8EAADB" w:themeFill="accent1" w:themeFillTint="99"/>
          </w:tcPr>
          <w:p w14:paraId="4D8A503F" w14:textId="77777777" w:rsidR="00FD4EED" w:rsidRPr="00FB2D9B" w:rsidRDefault="00FD4EED" w:rsidP="001A69EB">
            <w:pPr>
              <w:pStyle w:val="af8"/>
              <w:spacing w:before="180" w:after="180"/>
              <w:ind w:firstLineChars="1" w:firstLine="3"/>
            </w:pPr>
            <w:r w:rsidRPr="00FB2D9B">
              <w:t>衣服列表</w:t>
            </w:r>
            <w:r w:rsidRPr="00FB2D9B">
              <w:t>(</w:t>
            </w:r>
            <w:r w:rsidRPr="00FB2D9B">
              <w:t>圖片形式</w:t>
            </w:r>
            <w:r w:rsidRPr="00FB2D9B">
              <w:t>)</w:t>
            </w:r>
            <w:r w:rsidRPr="00FB2D9B">
              <w:rPr>
                <w:sz w:val="16"/>
                <w:szCs w:val="16"/>
              </w:rPr>
              <w:t xml:space="preserve"> (</w:t>
            </w:r>
            <w:r w:rsidRPr="00FB2D9B">
              <w:rPr>
                <w:sz w:val="16"/>
                <w:szCs w:val="16"/>
              </w:rPr>
              <w:t>註</w:t>
            </w:r>
            <w:r w:rsidRPr="00FB2D9B">
              <w:rPr>
                <w:sz w:val="16"/>
                <w:szCs w:val="16"/>
              </w:rPr>
              <w:t>5-2)</w:t>
            </w:r>
          </w:p>
        </w:tc>
        <w:tc>
          <w:tcPr>
            <w:tcW w:w="1507" w:type="dxa"/>
            <w:vMerge/>
            <w:shd w:val="clear" w:color="auto" w:fill="8EAADB" w:themeFill="accent1" w:themeFillTint="99"/>
          </w:tcPr>
          <w:p w14:paraId="4E3553C2" w14:textId="77777777" w:rsidR="00FD4EED" w:rsidRPr="00FB2D9B" w:rsidRDefault="00FD4EED" w:rsidP="001A69EB">
            <w:pPr>
              <w:pStyle w:val="af8"/>
              <w:spacing w:before="180" w:after="180"/>
              <w:ind w:firstLineChars="1" w:firstLine="3"/>
            </w:pPr>
          </w:p>
        </w:tc>
        <w:tc>
          <w:tcPr>
            <w:tcW w:w="761" w:type="dxa"/>
            <w:vMerge/>
            <w:shd w:val="clear" w:color="auto" w:fill="8EAADB" w:themeFill="accent1" w:themeFillTint="99"/>
          </w:tcPr>
          <w:p w14:paraId="6EDB0F44" w14:textId="77777777" w:rsidR="00FD4EED" w:rsidRPr="00FB2D9B" w:rsidRDefault="00FD4EED" w:rsidP="001A69EB">
            <w:pPr>
              <w:pStyle w:val="af8"/>
              <w:spacing w:before="180" w:after="180"/>
              <w:ind w:firstLineChars="1" w:firstLine="3"/>
            </w:pPr>
          </w:p>
        </w:tc>
      </w:tr>
      <w:tr w:rsidR="00FD4EED" w:rsidRPr="00FB2D9B" w14:paraId="0AA73CE8" w14:textId="77777777" w:rsidTr="001535AE">
        <w:tc>
          <w:tcPr>
            <w:tcW w:w="1696" w:type="dxa"/>
            <w:shd w:val="clear" w:color="auto" w:fill="D9E2F3" w:themeFill="accent1" w:themeFillTint="33"/>
          </w:tcPr>
          <w:p w14:paraId="58AE2E60" w14:textId="77777777" w:rsidR="00FD4EED" w:rsidRPr="00FB2D9B" w:rsidRDefault="00FD4EED" w:rsidP="001A69EB">
            <w:pPr>
              <w:pStyle w:val="af8"/>
              <w:spacing w:before="180" w:after="180"/>
              <w:ind w:firstLineChars="1" w:firstLine="3"/>
            </w:pPr>
            <w:r w:rsidRPr="00FB2D9B">
              <w:t>細項分支</w:t>
            </w:r>
            <w:r w:rsidRPr="00FB2D9B">
              <w:t>-2</w:t>
            </w:r>
          </w:p>
        </w:tc>
        <w:tc>
          <w:tcPr>
            <w:tcW w:w="6663" w:type="dxa"/>
            <w:gridSpan w:val="3"/>
            <w:shd w:val="clear" w:color="auto" w:fill="8EAADB" w:themeFill="accent1" w:themeFillTint="99"/>
          </w:tcPr>
          <w:p w14:paraId="2D35F93C" w14:textId="77777777" w:rsidR="00FD4EED" w:rsidRPr="00FB2D9B" w:rsidRDefault="00FD4EED" w:rsidP="001A69EB">
            <w:pPr>
              <w:pStyle w:val="af8"/>
              <w:spacing w:before="180" w:after="180"/>
              <w:ind w:firstLineChars="1" w:firstLine="3"/>
            </w:pPr>
            <w:r w:rsidRPr="00FB2D9B">
              <w:t>該衣物之資訊與更改選項</w:t>
            </w:r>
            <w:r w:rsidRPr="00FB2D9B">
              <w:rPr>
                <w:sz w:val="16"/>
                <w:szCs w:val="16"/>
              </w:rPr>
              <w:t>(</w:t>
            </w:r>
            <w:r w:rsidRPr="00FB2D9B">
              <w:rPr>
                <w:sz w:val="16"/>
                <w:szCs w:val="16"/>
              </w:rPr>
              <w:t>註</w:t>
            </w:r>
            <w:r w:rsidRPr="00FB2D9B">
              <w:rPr>
                <w:sz w:val="16"/>
                <w:szCs w:val="16"/>
              </w:rPr>
              <w:t>5-4)</w:t>
            </w:r>
          </w:p>
        </w:tc>
      </w:tr>
    </w:tbl>
    <w:p w14:paraId="4CD8360B" w14:textId="77777777" w:rsidR="00FD4EED" w:rsidRPr="002809C8" w:rsidRDefault="00FD4EED" w:rsidP="001A69EB">
      <w:pPr>
        <w:ind w:firstLineChars="1" w:firstLine="3"/>
      </w:pPr>
      <w:r w:rsidRPr="002809C8">
        <w:t>註</w:t>
      </w:r>
      <w:r w:rsidRPr="002809C8">
        <w:t>5-1:</w:t>
      </w:r>
      <w:r w:rsidRPr="002809C8">
        <w:t>比照</w:t>
      </w:r>
      <w:r w:rsidRPr="002809C8">
        <w:t>{</w:t>
      </w:r>
      <w:r w:rsidRPr="002809C8">
        <w:t>拿取介面</w:t>
      </w:r>
      <w:r w:rsidRPr="002809C8">
        <w:t>}</w:t>
      </w:r>
      <w:r w:rsidRPr="002809C8">
        <w:t>中的大項</w:t>
      </w:r>
      <w:r w:rsidRPr="002809C8">
        <w:t>/</w:t>
      </w:r>
      <w:r w:rsidRPr="002809C8">
        <w:t>細項分類選單</w:t>
      </w:r>
    </w:p>
    <w:p w14:paraId="1D9E32D1" w14:textId="77777777" w:rsidR="00FD4EED" w:rsidRPr="002809C8" w:rsidRDefault="00FD4EED" w:rsidP="001A69EB">
      <w:pPr>
        <w:ind w:firstLineChars="1" w:firstLine="3"/>
      </w:pPr>
      <w:r w:rsidRPr="002809C8">
        <w:t>註</w:t>
      </w:r>
      <w:r w:rsidRPr="002809C8">
        <w:t>5-2:</w:t>
      </w:r>
      <w:r w:rsidRPr="002809C8">
        <w:t>點選後將框選該圖樣</w:t>
      </w:r>
      <w:r w:rsidRPr="002809C8">
        <w:t>&gt;</w:t>
      </w:r>
      <w:r w:rsidRPr="002809C8">
        <w:t>可按選擇</w:t>
      </w:r>
    </w:p>
    <w:p w14:paraId="59104834" w14:textId="5B4EB48F" w:rsidR="00FD4EED" w:rsidRPr="002809C8" w:rsidRDefault="00FD4EED" w:rsidP="001A69EB">
      <w:pPr>
        <w:ind w:firstLineChars="1" w:firstLine="3"/>
      </w:pPr>
      <w:r w:rsidRPr="002809C8">
        <w:lastRenderedPageBreak/>
        <w:t>註</w:t>
      </w:r>
      <w:r w:rsidRPr="002809C8">
        <w:t>5-3:</w:t>
      </w:r>
      <w:r w:rsidRPr="002809C8">
        <w:t>只有未在衣櫃中的衣物可被刪除資料</w:t>
      </w:r>
    </w:p>
    <w:p w14:paraId="0D239B49" w14:textId="32CB49D9" w:rsidR="00FD4EED" w:rsidRPr="002809C8" w:rsidRDefault="00FD4EED" w:rsidP="001A69EB">
      <w:pPr>
        <w:ind w:firstLineChars="1" w:firstLine="3"/>
      </w:pPr>
      <w:r w:rsidRPr="002809C8">
        <w:t>註</w:t>
      </w:r>
      <w:r w:rsidRPr="002809C8">
        <w:t>5-3:</w:t>
      </w:r>
      <w:r w:rsidRPr="002809C8">
        <w:t>比照</w:t>
      </w:r>
      <w:r w:rsidRPr="002809C8">
        <w:t>{</w:t>
      </w:r>
      <w:r w:rsidRPr="002809C8">
        <w:t>收納介面</w:t>
      </w:r>
      <w:r w:rsidRPr="002809C8">
        <w:t>}</w:t>
      </w:r>
      <w:r w:rsidRPr="002809C8">
        <w:t>中的</w:t>
      </w:r>
      <w:r w:rsidRPr="002809C8">
        <w:t>{</w:t>
      </w:r>
      <w:r w:rsidRPr="002809C8">
        <w:t>辨識細項修正選項</w:t>
      </w:r>
      <w:r w:rsidRPr="002809C8">
        <w:t>}</w:t>
      </w:r>
    </w:p>
    <w:tbl>
      <w:tblPr>
        <w:tblStyle w:val="13"/>
        <w:tblW w:w="8359" w:type="dxa"/>
        <w:tblLook w:val="04A0" w:firstRow="1" w:lastRow="0" w:firstColumn="1" w:lastColumn="0" w:noHBand="0" w:noVBand="1"/>
      </w:tblPr>
      <w:tblGrid>
        <w:gridCol w:w="1696"/>
        <w:gridCol w:w="6663"/>
      </w:tblGrid>
      <w:tr w:rsidR="00FD4EED" w:rsidRPr="00FB2D9B" w14:paraId="2178C641" w14:textId="77777777" w:rsidTr="001535AE">
        <w:tc>
          <w:tcPr>
            <w:tcW w:w="1696" w:type="dxa"/>
            <w:shd w:val="clear" w:color="auto" w:fill="D9E2F3" w:themeFill="accent1" w:themeFillTint="33"/>
          </w:tcPr>
          <w:p w14:paraId="2A090355" w14:textId="77777777" w:rsidR="00FD4EED" w:rsidRPr="00FB2D9B" w:rsidRDefault="00FD4EED" w:rsidP="001A69EB">
            <w:pPr>
              <w:pStyle w:val="af8"/>
              <w:spacing w:before="180" w:after="180"/>
              <w:ind w:firstLineChars="1" w:firstLine="3"/>
            </w:pPr>
            <w:r w:rsidRPr="00FB2D9B">
              <w:t>功能分類</w:t>
            </w:r>
          </w:p>
        </w:tc>
        <w:tc>
          <w:tcPr>
            <w:tcW w:w="6663" w:type="dxa"/>
            <w:shd w:val="clear" w:color="auto" w:fill="D9E2F3" w:themeFill="accent1" w:themeFillTint="33"/>
          </w:tcPr>
          <w:p w14:paraId="36D1961E" w14:textId="08AC7711" w:rsidR="00FD4EED" w:rsidRPr="00FB2D9B" w:rsidRDefault="00411F39" w:rsidP="001A69EB">
            <w:pPr>
              <w:pStyle w:val="af8"/>
              <w:spacing w:before="180" w:after="180"/>
              <w:ind w:firstLineChars="1" w:firstLine="3"/>
              <w:rPr>
                <w:b/>
                <w:bCs/>
              </w:rPr>
            </w:pPr>
            <w:r>
              <w:rPr>
                <w:rFonts w:hint="eastAsia"/>
                <w:b/>
                <w:bCs/>
              </w:rPr>
              <w:t>6</w:t>
            </w:r>
            <w:r w:rsidR="00FD4EED" w:rsidRPr="00FB2D9B">
              <w:rPr>
                <w:b/>
                <w:bCs/>
              </w:rPr>
              <w:t>使用說明</w:t>
            </w:r>
          </w:p>
        </w:tc>
      </w:tr>
      <w:tr w:rsidR="00FD4EED" w:rsidRPr="00FB2D9B" w14:paraId="697F28AE" w14:textId="77777777" w:rsidTr="001535AE">
        <w:trPr>
          <w:trHeight w:val="303"/>
        </w:trPr>
        <w:tc>
          <w:tcPr>
            <w:tcW w:w="1696" w:type="dxa"/>
            <w:shd w:val="clear" w:color="auto" w:fill="D9E2F3" w:themeFill="accent1" w:themeFillTint="33"/>
          </w:tcPr>
          <w:p w14:paraId="315A7EC9" w14:textId="77777777" w:rsidR="00FD4EED" w:rsidRPr="00FB2D9B" w:rsidRDefault="00FD4EED" w:rsidP="001A69EB">
            <w:pPr>
              <w:pStyle w:val="af8"/>
              <w:spacing w:before="180" w:after="180"/>
              <w:ind w:firstLineChars="1" w:firstLine="3"/>
            </w:pPr>
            <w:r w:rsidRPr="00FB2D9B">
              <w:t>細項</w:t>
            </w:r>
          </w:p>
        </w:tc>
        <w:tc>
          <w:tcPr>
            <w:tcW w:w="6663" w:type="dxa"/>
            <w:shd w:val="clear" w:color="auto" w:fill="8EAADB" w:themeFill="accent1" w:themeFillTint="99"/>
          </w:tcPr>
          <w:p w14:paraId="77BEB052" w14:textId="76B3029B" w:rsidR="00FD4EED" w:rsidRPr="00FB2D9B" w:rsidRDefault="00FD4EED" w:rsidP="001A69EB">
            <w:pPr>
              <w:pStyle w:val="af8"/>
              <w:spacing w:before="180" w:after="180"/>
              <w:ind w:firstLineChars="1" w:firstLine="3"/>
            </w:pPr>
            <w:r w:rsidRPr="00FB2D9B">
              <w:t>欲察看之說明選項</w:t>
            </w:r>
            <w:r w:rsidRPr="00FB2D9B">
              <w:t>(1~5</w:t>
            </w:r>
            <w:r w:rsidRPr="00FB2D9B">
              <w:t>介面</w:t>
            </w:r>
            <w:r w:rsidRPr="00FB2D9B">
              <w:t>)</w:t>
            </w:r>
          </w:p>
        </w:tc>
      </w:tr>
      <w:tr w:rsidR="00FD4EED" w:rsidRPr="00FB2D9B" w14:paraId="05756EBA" w14:textId="77777777" w:rsidTr="001535AE">
        <w:tc>
          <w:tcPr>
            <w:tcW w:w="1696" w:type="dxa"/>
            <w:shd w:val="clear" w:color="auto" w:fill="D9E2F3" w:themeFill="accent1" w:themeFillTint="33"/>
          </w:tcPr>
          <w:p w14:paraId="4E4894D2" w14:textId="77777777" w:rsidR="00FD4EED" w:rsidRPr="00FB2D9B" w:rsidRDefault="00FD4EED" w:rsidP="001A69EB">
            <w:pPr>
              <w:pStyle w:val="af8"/>
              <w:spacing w:before="180" w:after="180"/>
              <w:ind w:firstLineChars="1" w:firstLine="3"/>
            </w:pPr>
            <w:r w:rsidRPr="00FB2D9B">
              <w:t>細項分支</w:t>
            </w:r>
            <w:r w:rsidRPr="00FB2D9B">
              <w:t>-1</w:t>
            </w:r>
          </w:p>
        </w:tc>
        <w:tc>
          <w:tcPr>
            <w:tcW w:w="6663" w:type="dxa"/>
            <w:shd w:val="clear" w:color="auto" w:fill="C5E0B3" w:themeFill="accent6" w:themeFillTint="66"/>
          </w:tcPr>
          <w:p w14:paraId="51820E8F" w14:textId="77777777" w:rsidR="00FD4EED" w:rsidRPr="00FB2D9B" w:rsidRDefault="00FD4EED" w:rsidP="001A69EB">
            <w:pPr>
              <w:pStyle w:val="af8"/>
              <w:spacing w:before="180" w:after="180"/>
              <w:ind w:firstLineChars="1" w:firstLine="3"/>
            </w:pPr>
            <w:r w:rsidRPr="00FB2D9B">
              <w:t>該介面之使用說明</w:t>
            </w:r>
          </w:p>
        </w:tc>
      </w:tr>
    </w:tbl>
    <w:p w14:paraId="0D37218D" w14:textId="77777777" w:rsidR="005209CC" w:rsidRDefault="005209CC" w:rsidP="001A69EB">
      <w:pPr>
        <w:ind w:firstLineChars="1" w:firstLine="3"/>
        <w:rPr>
          <w:rFonts w:ascii="標楷體" w:hAnsi="標楷體"/>
          <w:b/>
          <w:bCs/>
          <w:szCs w:val="28"/>
        </w:rPr>
      </w:pPr>
    </w:p>
    <w:p w14:paraId="1C040704" w14:textId="0107398A" w:rsidR="003A4C84" w:rsidRPr="003A4C84" w:rsidRDefault="003A4C84" w:rsidP="001A69EB">
      <w:pPr>
        <w:ind w:firstLineChars="1" w:firstLine="3"/>
        <w:rPr>
          <w:b/>
          <w:bCs/>
        </w:rPr>
      </w:pPr>
      <w:r>
        <w:rPr>
          <w:rFonts w:ascii="標楷體" w:hAnsi="標楷體" w:hint="eastAsia"/>
          <w:b/>
          <w:bCs/>
          <w:szCs w:val="28"/>
        </w:rPr>
        <w:t>2</w:t>
      </w:r>
      <w:r w:rsidRPr="003A4C84">
        <w:rPr>
          <w:rFonts w:ascii="標楷體" w:hAnsi="標楷體" w:hint="eastAsia"/>
          <w:b/>
          <w:bCs/>
          <w:szCs w:val="28"/>
        </w:rPr>
        <w:t>)、</w:t>
      </w:r>
      <w:r w:rsidRPr="003A4C84">
        <w:rPr>
          <w:rFonts w:hint="eastAsia"/>
          <w:b/>
          <w:bCs/>
        </w:rPr>
        <w:t>UI</w:t>
      </w:r>
      <w:r w:rsidRPr="003A4C84">
        <w:rPr>
          <w:rFonts w:hint="eastAsia"/>
          <w:b/>
          <w:bCs/>
        </w:rPr>
        <w:t>介面關聯圖</w:t>
      </w:r>
    </w:p>
    <w:p w14:paraId="300C97A9" w14:textId="2038210A" w:rsidR="00FD4EED" w:rsidRDefault="00E75513" w:rsidP="001A69EB">
      <w:pPr>
        <w:ind w:firstLineChars="1" w:firstLine="3"/>
      </w:pPr>
      <w:r>
        <w:rPr>
          <w:noProof/>
        </w:rPr>
        <w:drawing>
          <wp:anchor distT="0" distB="0" distL="114300" distR="114300" simplePos="0" relativeHeight="251684864" behindDoc="0" locked="0" layoutInCell="1" allowOverlap="1" wp14:anchorId="5122B662" wp14:editId="395E4501">
            <wp:simplePos x="0" y="0"/>
            <wp:positionH relativeFrom="margin">
              <wp:posOffset>-96716</wp:posOffset>
            </wp:positionH>
            <wp:positionV relativeFrom="paragraph">
              <wp:posOffset>827112</wp:posOffset>
            </wp:positionV>
            <wp:extent cx="6047740" cy="3402330"/>
            <wp:effectExtent l="0" t="0" r="0" b="762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7740" cy="340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C84" w:rsidRPr="00C208B0">
        <w:t>在有了確立了系統功能列表後，</w:t>
      </w:r>
      <w:r w:rsidR="003A4C84">
        <w:rPr>
          <w:rFonts w:hint="eastAsia"/>
        </w:rPr>
        <w:t>為每一頁介面進行整理，並繪製出其該頁面與其他頁面之關聯性，</w:t>
      </w:r>
      <w:r w:rsidR="003A4C84" w:rsidRPr="00C208B0">
        <w:t>基本的</w:t>
      </w:r>
      <w:r w:rsidR="003A4C84" w:rsidRPr="00C208B0">
        <w:t>UI</w:t>
      </w:r>
      <w:r w:rsidR="003A4C84" w:rsidRPr="00C208B0">
        <w:t>介面關聯圖</w:t>
      </w:r>
      <w:r w:rsidR="003A4C84">
        <w:rPr>
          <w:rFonts w:hint="eastAsia"/>
        </w:rPr>
        <w:t>如下</w:t>
      </w:r>
      <w:r w:rsidR="003A4C84" w:rsidRPr="00C208B0">
        <w:t>。</w:t>
      </w:r>
    </w:p>
    <w:p w14:paraId="6B0A868A" w14:textId="5D5D98A0" w:rsidR="00E75513" w:rsidRPr="00E27EBE" w:rsidRDefault="005209CC" w:rsidP="00E27EBE">
      <w:pPr>
        <w:pStyle w:val="afc"/>
      </w:pPr>
      <w:r w:rsidRPr="00E27EBE">
        <w:t>&lt;</w:t>
      </w:r>
      <w:r w:rsidR="00E75513" w:rsidRPr="00E27EBE">
        <w:t>標號</w:t>
      </w:r>
      <w:r w:rsidRPr="00E27EBE">
        <w:t>&gt;</w:t>
      </w:r>
    </w:p>
    <w:p w14:paraId="54F0D30F" w14:textId="54612BD9" w:rsidR="00682A15" w:rsidRDefault="00682A15" w:rsidP="001A69EB">
      <w:pPr>
        <w:widowControl/>
        <w:spacing w:before="0" w:after="0" w:line="240" w:lineRule="auto"/>
        <w:ind w:firstLineChars="1" w:firstLine="3"/>
        <w:jc w:val="left"/>
      </w:pPr>
    </w:p>
    <w:p w14:paraId="2EDC0D7B" w14:textId="5CAF93D0" w:rsidR="00082F32" w:rsidRDefault="00082F32" w:rsidP="001A69EB">
      <w:pPr>
        <w:widowControl/>
        <w:spacing w:before="0" w:after="0" w:line="240" w:lineRule="auto"/>
        <w:ind w:firstLineChars="1" w:firstLine="3"/>
        <w:jc w:val="left"/>
      </w:pPr>
    </w:p>
    <w:p w14:paraId="56C688E0" w14:textId="77777777" w:rsidR="00E27EBE" w:rsidRDefault="00E27EBE" w:rsidP="001A69EB">
      <w:pPr>
        <w:widowControl/>
        <w:spacing w:before="0" w:after="0" w:line="240" w:lineRule="auto"/>
        <w:ind w:firstLineChars="1" w:firstLine="3"/>
        <w:jc w:val="left"/>
      </w:pPr>
    </w:p>
    <w:p w14:paraId="1FAAC806" w14:textId="2D1050DE" w:rsidR="00082F32" w:rsidRPr="003A4C84" w:rsidRDefault="00082F32" w:rsidP="001A69EB">
      <w:pPr>
        <w:ind w:firstLineChars="1" w:firstLine="3"/>
        <w:rPr>
          <w:b/>
          <w:bCs/>
        </w:rPr>
      </w:pPr>
      <w:r>
        <w:rPr>
          <w:rFonts w:ascii="標楷體" w:hAnsi="標楷體" w:hint="eastAsia"/>
          <w:b/>
          <w:bCs/>
          <w:szCs w:val="28"/>
        </w:rPr>
        <w:lastRenderedPageBreak/>
        <w:t>3</w:t>
      </w:r>
      <w:r w:rsidRPr="003A4C84">
        <w:rPr>
          <w:rFonts w:ascii="標楷體" w:hAnsi="標楷體" w:hint="eastAsia"/>
          <w:b/>
          <w:bCs/>
          <w:szCs w:val="28"/>
        </w:rPr>
        <w:t>)、</w:t>
      </w:r>
      <w:r w:rsidRPr="00082F32">
        <w:rPr>
          <w:rFonts w:hint="eastAsia"/>
          <w:b/>
          <w:bCs/>
        </w:rPr>
        <w:t>UI</w:t>
      </w:r>
      <w:r w:rsidRPr="00082F32">
        <w:rPr>
          <w:rFonts w:hint="eastAsia"/>
          <w:b/>
          <w:bCs/>
        </w:rPr>
        <w:t>模板繪製及心得回饋</w:t>
      </w:r>
    </w:p>
    <w:p w14:paraId="3B5B2CE1" w14:textId="0E4DDD44" w:rsidR="0043776F" w:rsidRDefault="00082F32" w:rsidP="001A69EB">
      <w:pPr>
        <w:ind w:firstLineChars="1" w:firstLine="3"/>
      </w:pPr>
      <w:r>
        <w:rPr>
          <w:rFonts w:hint="eastAsia"/>
        </w:rPr>
        <w:t>在實際製作</w:t>
      </w:r>
      <w:r>
        <w:rPr>
          <w:rFonts w:hint="eastAsia"/>
        </w:rPr>
        <w:t>UI</w:t>
      </w:r>
      <w:r>
        <w:rPr>
          <w:rFonts w:hint="eastAsia"/>
        </w:rPr>
        <w:t>界面前先利用</w:t>
      </w:r>
      <w:r w:rsidRPr="00733571">
        <w:t>PowerPoint</w:t>
      </w:r>
      <w:r w:rsidRPr="00733571">
        <w:rPr>
          <w:rFonts w:hint="eastAsia"/>
        </w:rPr>
        <w:t>對各項功能做出</w:t>
      </w:r>
      <w:r w:rsidRPr="00733571">
        <w:rPr>
          <w:rFonts w:hint="eastAsia"/>
        </w:rPr>
        <w:t>UI</w:t>
      </w:r>
      <w:r w:rsidRPr="00733571">
        <w:rPr>
          <w:rFonts w:hint="eastAsia"/>
        </w:rPr>
        <w:t>介面的參考模板，</w:t>
      </w:r>
      <w:r w:rsidRPr="00733571">
        <w:t>在製作完模板後，透過</w:t>
      </w:r>
      <w:r w:rsidRPr="00733571">
        <w:t>PowerPoint</w:t>
      </w:r>
      <w:r w:rsidRPr="00733571">
        <w:t>動畫來模擬使用，並外部人員實際測試並回收使用者心得用以優化最終的</w:t>
      </w:r>
      <w:r w:rsidRPr="00733571">
        <w:t>UI</w:t>
      </w:r>
      <w:r w:rsidRPr="00733571">
        <w:t>與</w:t>
      </w:r>
      <w:r w:rsidRPr="00733571">
        <w:t>UX</w:t>
      </w:r>
      <w:r w:rsidRPr="00733571">
        <w:t>，最終使用</w:t>
      </w:r>
      <w:r w:rsidRPr="00733571">
        <w:t>html</w:t>
      </w:r>
      <w:r w:rsidRPr="00733571">
        <w:t>製作人機互動介面。</w:t>
      </w:r>
    </w:p>
    <w:p w14:paraId="43E9D284" w14:textId="5C2E2EAD" w:rsidR="00112CCD" w:rsidRDefault="00112CCD" w:rsidP="001A69EB">
      <w:pPr>
        <w:ind w:firstLineChars="1" w:firstLine="2"/>
      </w:pPr>
      <w:r>
        <w:rPr>
          <w:rFonts w:ascii="Times New Roman" w:hAnsi="Times New Roman" w:cs="Times New Roman"/>
          <w:noProof/>
          <w:color w:val="000000"/>
          <w:kern w:val="0"/>
          <w:sz w:val="24"/>
          <w:szCs w:val="24"/>
        </w:rPr>
        <w:drawing>
          <wp:anchor distT="0" distB="0" distL="114300" distR="114300" simplePos="0" relativeHeight="251685888" behindDoc="0" locked="0" layoutInCell="1" allowOverlap="1" wp14:anchorId="216723B8" wp14:editId="708A13E6">
            <wp:simplePos x="0" y="0"/>
            <wp:positionH relativeFrom="margin">
              <wp:align>center</wp:align>
            </wp:positionH>
            <wp:positionV relativeFrom="paragraph">
              <wp:posOffset>446356</wp:posOffset>
            </wp:positionV>
            <wp:extent cx="4473538" cy="2520000"/>
            <wp:effectExtent l="0" t="0" r="381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3538"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E95BC" w14:textId="77777777" w:rsidR="00112CCD" w:rsidRPr="00112CCD" w:rsidRDefault="00112CCD" w:rsidP="00E27EBE">
      <w:pPr>
        <w:pStyle w:val="afc"/>
      </w:pPr>
      <w:r w:rsidRPr="00112CCD">
        <w:rPr>
          <w:rFonts w:hint="eastAsia"/>
        </w:rPr>
        <w:t>UI</w:t>
      </w:r>
      <w:r w:rsidRPr="00112CCD">
        <w:t>範例</w:t>
      </w:r>
      <w:r w:rsidRPr="00112CCD">
        <w:rPr>
          <w:rFonts w:hint="eastAsia"/>
        </w:rPr>
        <w:t>-</w:t>
      </w:r>
      <w:r w:rsidRPr="00112CCD">
        <w:rPr>
          <w:rFonts w:hint="eastAsia"/>
        </w:rPr>
        <w:t>主選單</w:t>
      </w:r>
    </w:p>
    <w:p w14:paraId="088CF3B2" w14:textId="763DF1D8" w:rsidR="0043776F" w:rsidRDefault="0043776F" w:rsidP="001A69EB">
      <w:pPr>
        <w:widowControl/>
        <w:spacing w:before="0" w:after="0" w:line="240" w:lineRule="auto"/>
        <w:ind w:firstLineChars="1" w:firstLine="3"/>
        <w:jc w:val="center"/>
      </w:pPr>
      <w:r>
        <w:rPr>
          <w:noProof/>
        </w:rPr>
        <w:drawing>
          <wp:inline distT="0" distB="0" distL="0" distR="0" wp14:anchorId="20B8ADD1" wp14:editId="6376D34B">
            <wp:extent cx="4492881" cy="252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2881" cy="2520000"/>
                    </a:xfrm>
                    <a:prstGeom prst="rect">
                      <a:avLst/>
                    </a:prstGeom>
                    <a:noFill/>
                    <a:ln>
                      <a:noFill/>
                    </a:ln>
                  </pic:spPr>
                </pic:pic>
              </a:graphicData>
            </a:graphic>
          </wp:inline>
        </w:drawing>
      </w:r>
    </w:p>
    <w:p w14:paraId="29EB8F28" w14:textId="4165BCDD" w:rsidR="0043776F" w:rsidRDefault="00112CCD" w:rsidP="00E27EBE">
      <w:pPr>
        <w:pStyle w:val="afc"/>
      </w:pPr>
      <w:r w:rsidRPr="00112CCD">
        <w:rPr>
          <w:rFonts w:hint="eastAsia"/>
        </w:rPr>
        <w:t>UI</w:t>
      </w:r>
      <w:r w:rsidRPr="00112CCD">
        <w:t>範例</w:t>
      </w:r>
      <w:r w:rsidRPr="00112CCD">
        <w:rPr>
          <w:rFonts w:hint="eastAsia"/>
        </w:rPr>
        <w:t>-</w:t>
      </w:r>
      <w:r w:rsidRPr="00112CCD">
        <w:rPr>
          <w:rFonts w:hint="eastAsia"/>
        </w:rPr>
        <w:t>使用者介面</w:t>
      </w:r>
    </w:p>
    <w:p w14:paraId="3512D174" w14:textId="1C1B0352" w:rsidR="0043776F" w:rsidRPr="00E27EBE" w:rsidRDefault="00112CCD" w:rsidP="001A69EB">
      <w:pPr>
        <w:pStyle w:val="afa"/>
        <w:ind w:firstLineChars="1" w:firstLine="3"/>
        <w:rPr>
          <w:sz w:val="28"/>
          <w:szCs w:val="28"/>
        </w:rPr>
      </w:pPr>
      <w:r w:rsidRPr="00E27EBE">
        <w:rPr>
          <w:rFonts w:asciiTheme="majorHAnsi" w:hAnsiTheme="majorHAnsi" w:cstheme="majorBidi"/>
          <w:bCs/>
          <w:i w:val="0"/>
          <w:noProof/>
          <w:color w:val="FFD966" w:themeColor="accent4" w:themeTint="99"/>
          <w:sz w:val="28"/>
          <w:szCs w:val="36"/>
          <w:u w:val="none"/>
        </w:rPr>
        <w:lastRenderedPageBreak/>
        <w:drawing>
          <wp:anchor distT="0" distB="0" distL="114300" distR="114300" simplePos="0" relativeHeight="251688960" behindDoc="0" locked="0" layoutInCell="1" allowOverlap="1" wp14:anchorId="418716E1" wp14:editId="7CA256EA">
            <wp:simplePos x="0" y="0"/>
            <wp:positionH relativeFrom="margin">
              <wp:align>center</wp:align>
            </wp:positionH>
            <wp:positionV relativeFrom="paragraph">
              <wp:posOffset>5540179</wp:posOffset>
            </wp:positionV>
            <wp:extent cx="4198351" cy="2376000"/>
            <wp:effectExtent l="0" t="0" r="0" b="5715"/>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8351" cy="23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EBE">
        <w:rPr>
          <w:rFonts w:asciiTheme="majorHAnsi" w:hAnsiTheme="majorHAnsi" w:cstheme="majorBidi"/>
          <w:bCs/>
          <w:i w:val="0"/>
          <w:noProof/>
          <w:color w:val="FFD966" w:themeColor="accent4" w:themeTint="99"/>
          <w:sz w:val="28"/>
          <w:szCs w:val="36"/>
          <w:u w:val="none"/>
        </w:rPr>
        <w:drawing>
          <wp:anchor distT="0" distB="0" distL="114300" distR="114300" simplePos="0" relativeHeight="251691008" behindDoc="0" locked="0" layoutInCell="1" allowOverlap="1" wp14:anchorId="796FCA22" wp14:editId="79A64329">
            <wp:simplePos x="0" y="0"/>
            <wp:positionH relativeFrom="margin">
              <wp:align>center</wp:align>
            </wp:positionH>
            <wp:positionV relativeFrom="paragraph">
              <wp:posOffset>2773778</wp:posOffset>
            </wp:positionV>
            <wp:extent cx="4210800" cy="2376000"/>
            <wp:effectExtent l="0" t="0" r="0" b="571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0800" cy="23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EBE">
        <w:rPr>
          <w:rFonts w:asciiTheme="majorHAnsi" w:hAnsiTheme="majorHAnsi" w:cstheme="majorBidi"/>
          <w:bCs/>
          <w:i w:val="0"/>
          <w:noProof/>
          <w:color w:val="FFD966" w:themeColor="accent4" w:themeTint="99"/>
          <w:sz w:val="28"/>
          <w:szCs w:val="36"/>
          <w:u w:val="none"/>
        </w:rPr>
        <w:drawing>
          <wp:anchor distT="0" distB="0" distL="114300" distR="114300" simplePos="0" relativeHeight="251689984" behindDoc="0" locked="0" layoutInCell="1" allowOverlap="1" wp14:anchorId="51C52C97" wp14:editId="7AED38BA">
            <wp:simplePos x="0" y="0"/>
            <wp:positionH relativeFrom="margin">
              <wp:align>center</wp:align>
            </wp:positionH>
            <wp:positionV relativeFrom="paragraph">
              <wp:posOffset>293</wp:posOffset>
            </wp:positionV>
            <wp:extent cx="4205230" cy="2376000"/>
            <wp:effectExtent l="0" t="0" r="5080" b="5715"/>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5230" cy="237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EBE">
        <w:rPr>
          <w:rFonts w:asciiTheme="majorHAnsi" w:hAnsiTheme="majorHAnsi" w:cstheme="majorBidi" w:hint="eastAsia"/>
          <w:bCs/>
          <w:i w:val="0"/>
          <w:color w:val="FFD966" w:themeColor="accent4" w:themeTint="99"/>
          <w:sz w:val="28"/>
          <w:szCs w:val="36"/>
          <w:u w:val="none"/>
        </w:rPr>
        <w:t>UI</w:t>
      </w:r>
      <w:r w:rsidRPr="00E27EBE">
        <w:rPr>
          <w:rFonts w:asciiTheme="majorHAnsi" w:hAnsiTheme="majorHAnsi" w:cstheme="majorBidi"/>
          <w:bCs/>
          <w:i w:val="0"/>
          <w:color w:val="FFD966" w:themeColor="accent4" w:themeTint="99"/>
          <w:sz w:val="28"/>
          <w:szCs w:val="36"/>
          <w:u w:val="none"/>
        </w:rPr>
        <w:t>範例</w:t>
      </w:r>
      <w:r w:rsidRPr="00E27EBE">
        <w:rPr>
          <w:rFonts w:asciiTheme="majorHAnsi" w:hAnsiTheme="majorHAnsi" w:cstheme="majorBidi" w:hint="eastAsia"/>
          <w:bCs/>
          <w:i w:val="0"/>
          <w:color w:val="FFD966" w:themeColor="accent4" w:themeTint="99"/>
          <w:sz w:val="28"/>
          <w:szCs w:val="36"/>
          <w:u w:val="none"/>
        </w:rPr>
        <w:t>-</w:t>
      </w:r>
      <w:r w:rsidRPr="00E27EBE">
        <w:rPr>
          <w:rFonts w:asciiTheme="majorHAnsi" w:hAnsiTheme="majorHAnsi" w:cstheme="majorBidi" w:hint="eastAsia"/>
          <w:bCs/>
          <w:i w:val="0"/>
          <w:color w:val="FFD966" w:themeColor="accent4" w:themeTint="99"/>
          <w:sz w:val="28"/>
          <w:szCs w:val="36"/>
          <w:u w:val="none"/>
        </w:rPr>
        <w:t>主</w:t>
      </w:r>
    </w:p>
    <w:p w14:paraId="400428B8" w14:textId="1FF34C33" w:rsidR="00112CCD" w:rsidRDefault="00112CCD" w:rsidP="00E27EBE">
      <w:pPr>
        <w:pStyle w:val="afc"/>
      </w:pPr>
      <w:r w:rsidRPr="00112CCD">
        <w:rPr>
          <w:rFonts w:hint="eastAsia"/>
        </w:rPr>
        <w:t>UI</w:t>
      </w:r>
      <w:r w:rsidRPr="00112CCD">
        <w:t>範例</w:t>
      </w:r>
      <w:r w:rsidRPr="00112CCD">
        <w:rPr>
          <w:rFonts w:hint="eastAsia"/>
        </w:rPr>
        <w:t>-</w:t>
      </w:r>
      <w:r w:rsidRPr="00112CCD">
        <w:rPr>
          <w:rFonts w:hint="eastAsia"/>
        </w:rPr>
        <w:t>主</w:t>
      </w:r>
    </w:p>
    <w:p w14:paraId="25945CE3" w14:textId="0D1B6771" w:rsidR="0043776F" w:rsidRDefault="0043776F" w:rsidP="001A69EB">
      <w:pPr>
        <w:widowControl/>
        <w:spacing w:before="0" w:after="0" w:line="240" w:lineRule="auto"/>
        <w:ind w:firstLineChars="1" w:firstLine="3"/>
      </w:pPr>
    </w:p>
    <w:p w14:paraId="6E23230F" w14:textId="5C1FBDC3" w:rsidR="0043776F" w:rsidRPr="003A4C84" w:rsidRDefault="0043776F" w:rsidP="001A69EB">
      <w:pPr>
        <w:ind w:firstLineChars="1" w:firstLine="3"/>
        <w:rPr>
          <w:b/>
          <w:bCs/>
        </w:rPr>
      </w:pPr>
      <w:r>
        <w:rPr>
          <w:rFonts w:ascii="標楷體" w:hAnsi="標楷體"/>
          <w:b/>
          <w:bCs/>
          <w:szCs w:val="28"/>
        </w:rPr>
        <w:lastRenderedPageBreak/>
        <w:t>4</w:t>
      </w:r>
      <w:r w:rsidRPr="003A4C84">
        <w:rPr>
          <w:rFonts w:ascii="標楷體" w:hAnsi="標楷體" w:hint="eastAsia"/>
          <w:b/>
          <w:bCs/>
          <w:szCs w:val="28"/>
        </w:rPr>
        <w:t>)、</w:t>
      </w:r>
      <w:r w:rsidRPr="0043776F">
        <w:rPr>
          <w:rFonts w:hint="eastAsia"/>
          <w:b/>
          <w:bCs/>
        </w:rPr>
        <w:t>Web</w:t>
      </w:r>
      <w:r w:rsidRPr="0043776F">
        <w:rPr>
          <w:rFonts w:hint="eastAsia"/>
          <w:b/>
          <w:bCs/>
        </w:rPr>
        <w:t>架構建置</w:t>
      </w:r>
    </w:p>
    <w:p w14:paraId="5D5391D3" w14:textId="24332A18" w:rsidR="0043776F" w:rsidRPr="00595F63" w:rsidRDefault="00E05FD0" w:rsidP="001A69EB">
      <w:pPr>
        <w:ind w:firstLineChars="1" w:firstLine="3"/>
      </w:pPr>
      <w:r>
        <w:tab/>
      </w:r>
      <w:r w:rsidR="0043776F" w:rsidRPr="00287571">
        <w:t>在製作完模板後，透過</w:t>
      </w:r>
      <w:r w:rsidR="0043776F" w:rsidRPr="00287571">
        <w:t>PowerPoint</w:t>
      </w:r>
      <w:r w:rsidR="0043776F" w:rsidRPr="00287571">
        <w:t>動畫來模擬使用，</w:t>
      </w:r>
      <w:r w:rsidR="0043776F">
        <w:rPr>
          <w:rFonts w:hint="eastAsia"/>
        </w:rPr>
        <w:t>由</w:t>
      </w:r>
      <w:r w:rsidR="0043776F" w:rsidRPr="00287571">
        <w:t>外部人員實際測試並回收使用者心得用以優化最終的</w:t>
      </w:r>
      <w:r w:rsidR="0043776F" w:rsidRPr="00287571">
        <w:t>UI</w:t>
      </w:r>
      <w:r w:rsidR="0043776F" w:rsidRPr="00287571">
        <w:t>與</w:t>
      </w:r>
      <w:r w:rsidR="0043776F" w:rsidRPr="00287571">
        <w:t>UX</w:t>
      </w:r>
      <w:r w:rsidR="0043776F" w:rsidRPr="00287571">
        <w:t>，最終使用</w:t>
      </w:r>
      <w:r w:rsidR="0043776F" w:rsidRPr="00287571">
        <w:t>html</w:t>
      </w:r>
      <w:r w:rsidR="0043776F" w:rsidRPr="00287571">
        <w:t>製作介面。</w:t>
      </w:r>
    </w:p>
    <w:p w14:paraId="35A933EE" w14:textId="563F0244" w:rsidR="0043776F" w:rsidRDefault="0043776F" w:rsidP="001A69EB">
      <w:pPr>
        <w:pStyle w:val="afa"/>
        <w:ind w:firstLineChars="1" w:firstLine="5"/>
      </w:pPr>
      <w:r>
        <w:rPr>
          <w:rFonts w:hint="eastAsia"/>
        </w:rPr>
        <w:t>補圖</w:t>
      </w:r>
    </w:p>
    <w:p w14:paraId="47746045" w14:textId="4C3049EF" w:rsidR="0043776F" w:rsidRPr="00082F32" w:rsidRDefault="0043776F" w:rsidP="001A69EB">
      <w:pPr>
        <w:widowControl/>
        <w:spacing w:before="0" w:after="0" w:line="240" w:lineRule="auto"/>
        <w:ind w:firstLineChars="1" w:firstLine="3"/>
        <w:jc w:val="left"/>
      </w:pPr>
      <w:r>
        <w:br w:type="page"/>
      </w:r>
    </w:p>
    <w:p w14:paraId="0B6614C9" w14:textId="39EC82C4" w:rsidR="00615A1B" w:rsidRDefault="00615A1B" w:rsidP="001A69EB">
      <w:pPr>
        <w:pStyle w:val="3"/>
        <w:spacing w:before="360" w:after="180"/>
        <w:ind w:leftChars="-1" w:left="-3" w:right="280" w:firstLineChars="1" w:firstLine="3"/>
      </w:pPr>
      <w:r>
        <w:rPr>
          <w:rFonts w:hint="eastAsia"/>
        </w:rPr>
        <w:lastRenderedPageBreak/>
        <w:t xml:space="preserve">  </w:t>
      </w:r>
      <w:r w:rsidR="00DF1D98">
        <w:rPr>
          <w:rFonts w:hint="eastAsia"/>
        </w:rPr>
        <w:t xml:space="preserve"> </w:t>
      </w:r>
      <w:bookmarkStart w:id="2445" w:name="_Toc122481830"/>
      <w:r>
        <w:rPr>
          <w:rFonts w:hint="eastAsia"/>
        </w:rPr>
        <w:t>4.1.6</w:t>
      </w:r>
      <w:r>
        <w:rPr>
          <w:rFonts w:hint="eastAsia"/>
        </w:rPr>
        <w:t>、</w:t>
      </w:r>
      <w:r w:rsidR="00682A15">
        <w:rPr>
          <w:rFonts w:hint="eastAsia"/>
        </w:rPr>
        <w:t>軟體架構</w:t>
      </w:r>
      <w:r>
        <w:rPr>
          <w:rFonts w:hint="eastAsia"/>
        </w:rPr>
        <w:t>優化</w:t>
      </w:r>
      <w:bookmarkEnd w:id="2445"/>
    </w:p>
    <w:p w14:paraId="5ABBF17D" w14:textId="77777777" w:rsidR="00682A15" w:rsidRDefault="00682A15" w:rsidP="001A69EB">
      <w:pPr>
        <w:ind w:firstLineChars="1" w:firstLine="3"/>
        <w:rPr>
          <w:rFonts w:ascii="Times New Roman" w:hAnsi="Times New Roman" w:cs="Times New Roman"/>
        </w:rPr>
      </w:pPr>
      <w:r w:rsidRPr="00FB2D9B">
        <w:rPr>
          <w:rFonts w:ascii="Times New Roman" w:hAnsi="Times New Roman" w:cs="Times New Roman"/>
        </w:rPr>
        <w:t>為了將不同功能更直觀的整合</w:t>
      </w:r>
      <w:r>
        <w:rPr>
          <w:rFonts w:ascii="Times New Roman" w:hAnsi="Times New Roman" w:cs="Times New Roman" w:hint="eastAsia"/>
        </w:rPr>
        <w:t>及</w:t>
      </w:r>
      <w:r w:rsidRPr="00FB2D9B">
        <w:rPr>
          <w:rFonts w:ascii="Times New Roman" w:hAnsi="Times New Roman" w:cs="Times New Roman"/>
        </w:rPr>
        <w:t>同時方便後期維護，本計畫所建置的</w:t>
      </w:r>
      <w:r w:rsidRPr="00FB2D9B">
        <w:rPr>
          <w:rFonts w:ascii="Times New Roman" w:hAnsi="Times New Roman" w:cs="Times New Roman"/>
        </w:rPr>
        <w:tab/>
      </w:r>
      <w:r w:rsidRPr="00FB2D9B">
        <w:rPr>
          <w:rFonts w:ascii="Times New Roman" w:hAnsi="Times New Roman" w:cs="Times New Roman"/>
        </w:rPr>
        <w:t>軟體層面皆由</w:t>
      </w:r>
      <w:r w:rsidRPr="00FB2D9B">
        <w:rPr>
          <w:rFonts w:ascii="Times New Roman" w:hAnsi="Times New Roman" w:cs="Times New Roman"/>
        </w:rPr>
        <w:t>Model-View-Controller(MVC)</w:t>
      </w:r>
      <w:r w:rsidRPr="00FB2D9B">
        <w:rPr>
          <w:rFonts w:ascii="Times New Roman" w:hAnsi="Times New Roman" w:cs="Times New Roman"/>
        </w:rPr>
        <w:t>架構做為軟體架構的基礎框架，利用所謂的</w:t>
      </w:r>
      <w:r w:rsidRPr="00FB2D9B">
        <w:rPr>
          <w:rFonts w:ascii="Times New Roman" w:hAnsi="Times New Roman" w:cs="Times New Roman"/>
        </w:rPr>
        <w:t>MVC</w:t>
      </w:r>
      <w:r w:rsidRPr="00FB2D9B">
        <w:rPr>
          <w:rFonts w:ascii="Times New Roman" w:hAnsi="Times New Roman" w:cs="Times New Roman"/>
        </w:rPr>
        <w:t>架構在未來維護或是擴充性上將會有更好的彈性，雖然因</w:t>
      </w:r>
      <w:r w:rsidRPr="00FB2D9B">
        <w:rPr>
          <w:rFonts w:ascii="Times New Roman" w:hAnsi="Times New Roman" w:cs="Times New Roman"/>
        </w:rPr>
        <w:t>MVC</w:t>
      </w:r>
      <w:r w:rsidRPr="00FB2D9B">
        <w:rPr>
          <w:rFonts w:ascii="Times New Roman" w:hAnsi="Times New Roman" w:cs="Times New Roman"/>
        </w:rPr>
        <w:t>架構過於強調職責分離，因此在佔存空間上會有一定</w:t>
      </w:r>
      <w:r w:rsidRPr="00FB2D9B">
        <w:rPr>
          <w:rFonts w:ascii="Times New Roman" w:hAnsi="Times New Roman" w:cs="Times New Roman"/>
        </w:rPr>
        <w:tab/>
      </w:r>
      <w:r w:rsidRPr="00FB2D9B">
        <w:rPr>
          <w:rFonts w:ascii="Times New Roman" w:hAnsi="Times New Roman" w:cs="Times New Roman"/>
        </w:rPr>
        <w:t>的劣勢，但好處在開發階段會使程式結構更加直覺化，方便進行</w:t>
      </w:r>
      <w:r>
        <w:rPr>
          <w:rFonts w:ascii="Times New Roman" w:hAnsi="Times New Roman" w:cs="Times New Roman" w:hint="eastAsia"/>
        </w:rPr>
        <w:t>整合。</w:t>
      </w:r>
    </w:p>
    <w:p w14:paraId="772C1D13" w14:textId="77777777" w:rsidR="00682A15" w:rsidRPr="00FB2D9B" w:rsidRDefault="00682A15" w:rsidP="001A69EB">
      <w:pPr>
        <w:ind w:firstLineChars="1" w:firstLine="3"/>
        <w:rPr>
          <w:rFonts w:ascii="Times New Roman" w:hAnsi="Times New Roman" w:cs="Times New Roman"/>
        </w:rPr>
      </w:pPr>
      <w:r w:rsidRPr="00FB2D9B">
        <w:rPr>
          <w:rFonts w:ascii="Times New Roman" w:hAnsi="Times New Roman" w:cs="Times New Roman"/>
        </w:rPr>
        <w:t>以此做為架構核心，可將</w:t>
      </w:r>
      <w:r w:rsidRPr="00FB2D9B">
        <w:rPr>
          <w:rFonts w:ascii="Times New Roman" w:hAnsi="Times New Roman" w:cs="Times New Roman"/>
        </w:rPr>
        <w:t>Model</w:t>
      </w:r>
      <w:r w:rsidRPr="00FB2D9B">
        <w:rPr>
          <w:rFonts w:ascii="Times New Roman" w:hAnsi="Times New Roman" w:cs="Times New Roman"/>
        </w:rPr>
        <w:t>細分為</w:t>
      </w:r>
      <w:r>
        <w:rPr>
          <w:rFonts w:ascii="Times New Roman" w:hAnsi="Times New Roman" w:cs="Times New Roman" w:hint="eastAsia"/>
          <w:b/>
          <w:bCs/>
        </w:rPr>
        <w:t>D</w:t>
      </w:r>
      <w:r w:rsidRPr="00FB2D9B">
        <w:rPr>
          <w:rFonts w:ascii="Times New Roman" w:hAnsi="Times New Roman" w:cs="Times New Roman"/>
          <w:b/>
          <w:bCs/>
        </w:rPr>
        <w:t>omain</w:t>
      </w:r>
      <w:r w:rsidRPr="00FB2D9B">
        <w:rPr>
          <w:rFonts w:ascii="Times New Roman" w:hAnsi="Times New Roman" w:cs="Times New Roman"/>
        </w:rPr>
        <w:t>、</w:t>
      </w:r>
      <w:r w:rsidRPr="00FB2D9B">
        <w:rPr>
          <w:rFonts w:ascii="Times New Roman" w:hAnsi="Times New Roman" w:cs="Times New Roman"/>
          <w:b/>
          <w:bCs/>
        </w:rPr>
        <w:t>DAO</w:t>
      </w:r>
      <w:r>
        <w:rPr>
          <w:rFonts w:ascii="Times New Roman" w:hAnsi="Times New Roman" w:cs="Times New Roman" w:hint="eastAsia"/>
        </w:rPr>
        <w:t>、</w:t>
      </w:r>
      <w:r w:rsidRPr="00FB2D9B">
        <w:rPr>
          <w:rFonts w:ascii="Times New Roman" w:hAnsi="Times New Roman" w:cs="Times New Roman"/>
          <w:b/>
          <w:bCs/>
        </w:rPr>
        <w:t>Service</w:t>
      </w:r>
      <w:r w:rsidRPr="00FB2D9B">
        <w:rPr>
          <w:rFonts w:ascii="Times New Roman" w:hAnsi="Times New Roman" w:cs="Times New Roman"/>
          <w:b/>
          <w:bCs/>
        </w:rPr>
        <w:t>、</w:t>
      </w:r>
      <w:r w:rsidRPr="00FB2D9B">
        <w:rPr>
          <w:rFonts w:ascii="Times New Roman" w:hAnsi="Times New Roman" w:cs="Times New Roman"/>
          <w:b/>
          <w:bCs/>
        </w:rPr>
        <w:t>Controller</w:t>
      </w:r>
      <w:r w:rsidRPr="00FB2D9B">
        <w:rPr>
          <w:rFonts w:ascii="Times New Roman" w:hAnsi="Times New Roman" w:cs="Times New Roman"/>
        </w:rPr>
        <w:t>等四層，作為動作及</w:t>
      </w:r>
      <w:r w:rsidRPr="00FB2D9B">
        <w:rPr>
          <w:rFonts w:ascii="Times New Roman" w:hAnsi="Times New Roman" w:cs="Times New Roman"/>
        </w:rPr>
        <w:t>EEL</w:t>
      </w:r>
      <w:r w:rsidRPr="00FB2D9B">
        <w:rPr>
          <w:rFonts w:ascii="Times New Roman" w:hAnsi="Times New Roman" w:cs="Times New Roman"/>
        </w:rPr>
        <w:t>的主要控制中樞，並包含所</w:t>
      </w:r>
      <w:r>
        <w:rPr>
          <w:rFonts w:ascii="Times New Roman" w:hAnsi="Times New Roman" w:cs="Times New Roman" w:hint="eastAsia"/>
        </w:rPr>
        <w:t>有</w:t>
      </w:r>
      <w:r w:rsidRPr="00FB2D9B">
        <w:rPr>
          <w:rFonts w:ascii="Times New Roman" w:hAnsi="Times New Roman" w:cs="Times New Roman"/>
        </w:rPr>
        <w:t>硬體的控制功能，最後</w:t>
      </w:r>
      <w:r w:rsidRPr="00FB2D9B">
        <w:rPr>
          <w:rFonts w:ascii="Times New Roman" w:hAnsi="Times New Roman" w:cs="Times New Roman"/>
          <w:b/>
          <w:bCs/>
        </w:rPr>
        <w:t>View</w:t>
      </w:r>
      <w:r w:rsidRPr="00FB2D9B">
        <w:rPr>
          <w:rFonts w:ascii="Times New Roman" w:hAnsi="Times New Roman" w:cs="Times New Roman"/>
        </w:rPr>
        <w:t>層則由</w:t>
      </w:r>
      <w:r w:rsidRPr="00FB2D9B">
        <w:rPr>
          <w:rFonts w:ascii="Times New Roman" w:hAnsi="Times New Roman" w:cs="Times New Roman"/>
        </w:rPr>
        <w:t>JavaScript</w:t>
      </w:r>
      <w:r w:rsidRPr="00FB2D9B">
        <w:rPr>
          <w:rFonts w:ascii="Times New Roman" w:hAnsi="Times New Roman" w:cs="Times New Roman"/>
        </w:rPr>
        <w:t>與</w:t>
      </w:r>
      <w:r w:rsidRPr="00FB2D9B">
        <w:rPr>
          <w:rFonts w:ascii="Times New Roman" w:hAnsi="Times New Roman" w:cs="Times New Roman"/>
        </w:rPr>
        <w:t>HTML</w:t>
      </w:r>
      <w:r w:rsidRPr="00FB2D9B">
        <w:rPr>
          <w:rFonts w:ascii="Times New Roman" w:hAnsi="Times New Roman" w:cs="Times New Roman"/>
        </w:rPr>
        <w:t>撰寫。</w:t>
      </w:r>
    </w:p>
    <w:p w14:paraId="72646BD8"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Domain</w:t>
      </w:r>
    </w:p>
    <w:p w14:paraId="118A26BF" w14:textId="77777777" w:rsidR="00682A15" w:rsidRPr="00FB2D9B"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會根據資料庫的所有欄位及型態建立一</w:t>
      </w:r>
      <w:r w:rsidRPr="00FB2D9B">
        <w:rPr>
          <w:rFonts w:ascii="Times New Roman" w:hAnsi="Times New Roman" w:cs="Times New Roman"/>
        </w:rPr>
        <w:t>domain</w:t>
      </w:r>
      <w:r w:rsidRPr="00FB2D9B">
        <w:rPr>
          <w:rFonts w:ascii="Times New Roman" w:hAnsi="Times New Roman" w:cs="Times New Roman"/>
        </w:rPr>
        <w:t>層，負責對</w:t>
      </w:r>
      <w:r>
        <w:rPr>
          <w:rFonts w:ascii="Times New Roman" w:hAnsi="Times New Roman" w:cs="Times New Roman" w:hint="eastAsia"/>
        </w:rPr>
        <w:t>從</w:t>
      </w:r>
      <w:r w:rsidRPr="00FB2D9B">
        <w:rPr>
          <w:rFonts w:ascii="Times New Roman" w:hAnsi="Times New Roman" w:cs="Times New Roman"/>
        </w:rPr>
        <w:t>資料庫傳輸出來的資料進行內容的存放</w:t>
      </w:r>
      <w:r>
        <w:rPr>
          <w:rFonts w:ascii="Times New Roman" w:hAnsi="Times New Roman" w:cs="Times New Roman" w:hint="eastAsia"/>
        </w:rPr>
        <w:t>。</w:t>
      </w:r>
    </w:p>
    <w:p w14:paraId="7BFD28CD"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DAO</w:t>
      </w:r>
    </w:p>
    <w:p w14:paraId="3A134240" w14:textId="77777777" w:rsidR="00682A15" w:rsidRPr="00FB2D9B"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對資料庫下搜索的指令語法，原理類似於</w:t>
      </w:r>
      <w:r w:rsidRPr="00FB2D9B">
        <w:rPr>
          <w:rFonts w:ascii="Times New Roman" w:hAnsi="Times New Roman" w:cs="Times New Roman"/>
        </w:rPr>
        <w:t>HQL</w:t>
      </w:r>
      <w:r w:rsidRPr="00FB2D9B">
        <w:rPr>
          <w:rFonts w:ascii="Times New Roman" w:hAnsi="Times New Roman" w:cs="Times New Roman"/>
        </w:rPr>
        <w:t>查詢語法，並對每一份從資料庫傳輸回來的資料裡用</w:t>
      </w:r>
      <w:r w:rsidRPr="00FB2D9B">
        <w:rPr>
          <w:rFonts w:ascii="Times New Roman" w:hAnsi="Times New Roman" w:cs="Times New Roman"/>
        </w:rPr>
        <w:t>domain</w:t>
      </w:r>
      <w:r w:rsidRPr="00FB2D9B">
        <w:rPr>
          <w:rFonts w:ascii="Times New Roman" w:hAnsi="Times New Roman" w:cs="Times New Roman"/>
        </w:rPr>
        <w:t>層包裝好</w:t>
      </w:r>
      <w:r>
        <w:rPr>
          <w:rFonts w:ascii="Times New Roman" w:hAnsi="Times New Roman" w:cs="Times New Roman" w:hint="eastAsia"/>
        </w:rPr>
        <w:t>。</w:t>
      </w:r>
    </w:p>
    <w:p w14:paraId="0FE15BCF"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Service</w:t>
      </w:r>
    </w:p>
    <w:p w14:paraId="538BBD69" w14:textId="77777777" w:rsidR="00682A15" w:rsidRPr="00FB2D9B"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將</w:t>
      </w:r>
      <w:r w:rsidRPr="00FB2D9B">
        <w:rPr>
          <w:rFonts w:ascii="Times New Roman" w:hAnsi="Times New Roman" w:cs="Times New Roman"/>
        </w:rPr>
        <w:t>DAO</w:t>
      </w:r>
      <w:r w:rsidRPr="00FB2D9B">
        <w:rPr>
          <w:rFonts w:ascii="Times New Roman" w:hAnsi="Times New Roman" w:cs="Times New Roman"/>
        </w:rPr>
        <w:t>包裝好的資料，為了方便傳輸至</w:t>
      </w:r>
      <w:r w:rsidRPr="00FB2D9B">
        <w:rPr>
          <w:rFonts w:ascii="Times New Roman" w:hAnsi="Times New Roman" w:cs="Times New Roman"/>
        </w:rPr>
        <w:t>View</w:t>
      </w:r>
      <w:r w:rsidRPr="00FB2D9B">
        <w:rPr>
          <w:rFonts w:ascii="Times New Roman" w:hAnsi="Times New Roman" w:cs="Times New Roman"/>
        </w:rPr>
        <w:t>中</w:t>
      </w:r>
      <w:r w:rsidRPr="00FB2D9B">
        <w:rPr>
          <w:rFonts w:ascii="Times New Roman" w:hAnsi="Times New Roman" w:cs="Times New Roman"/>
        </w:rPr>
        <w:t>JavaScript</w:t>
      </w:r>
      <w:r w:rsidRPr="00FB2D9B">
        <w:rPr>
          <w:rFonts w:ascii="Times New Roman" w:hAnsi="Times New Roman" w:cs="Times New Roman"/>
        </w:rPr>
        <w:t>，會在此層將所有物件再進行一步分析並將資料轉乘字典型態</w:t>
      </w:r>
      <w:r>
        <w:rPr>
          <w:rFonts w:ascii="Times New Roman" w:hAnsi="Times New Roman" w:cs="Times New Roman" w:hint="eastAsia"/>
        </w:rPr>
        <w:t>。</w:t>
      </w:r>
    </w:p>
    <w:p w14:paraId="32EE3B3D"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Controller</w:t>
      </w:r>
    </w:p>
    <w:p w14:paraId="786361AF" w14:textId="77777777" w:rsidR="00682A15" w:rsidRPr="00FB2D9B"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可靈活運用所有</w:t>
      </w:r>
      <w:r w:rsidRPr="00FB2D9B">
        <w:rPr>
          <w:rFonts w:ascii="Times New Roman" w:hAnsi="Times New Roman" w:cs="Times New Roman"/>
        </w:rPr>
        <w:t>DAO, Service</w:t>
      </w:r>
      <w:r w:rsidRPr="00FB2D9B">
        <w:rPr>
          <w:rFonts w:ascii="Times New Roman" w:hAnsi="Times New Roman" w:cs="Times New Roman"/>
        </w:rPr>
        <w:t>層的功能。</w:t>
      </w:r>
    </w:p>
    <w:p w14:paraId="17A75E34" w14:textId="77777777" w:rsidR="00682A15" w:rsidRPr="00FB2D9B" w:rsidRDefault="00682A15" w:rsidP="001A69EB">
      <w:pPr>
        <w:pStyle w:val="a3"/>
        <w:numPr>
          <w:ilvl w:val="0"/>
          <w:numId w:val="36"/>
        </w:numPr>
        <w:tabs>
          <w:tab w:val="left" w:pos="1134"/>
          <w:tab w:val="left" w:pos="1418"/>
        </w:tabs>
        <w:spacing w:before="240" w:after="0" w:line="0" w:lineRule="atLeast"/>
        <w:ind w:leftChars="0" w:left="993" w:firstLineChars="1" w:firstLine="3"/>
        <w:jc w:val="left"/>
        <w:rPr>
          <w:rFonts w:ascii="Times New Roman" w:hAnsi="Times New Roman" w:cs="Times New Roman"/>
          <w:b/>
          <w:bCs/>
        </w:rPr>
      </w:pPr>
      <w:r w:rsidRPr="00FB2D9B">
        <w:rPr>
          <w:rFonts w:ascii="Times New Roman" w:hAnsi="Times New Roman" w:cs="Times New Roman"/>
          <w:b/>
          <w:bCs/>
        </w:rPr>
        <w:t>View</w:t>
      </w:r>
    </w:p>
    <w:p w14:paraId="336F9535" w14:textId="5258D1F6" w:rsidR="00682A15" w:rsidRDefault="00682A15" w:rsidP="001A69EB">
      <w:pPr>
        <w:tabs>
          <w:tab w:val="left" w:pos="1134"/>
          <w:tab w:val="left" w:pos="1418"/>
        </w:tabs>
        <w:ind w:left="426" w:firstLineChars="1" w:firstLine="3"/>
        <w:rPr>
          <w:rFonts w:ascii="Times New Roman" w:hAnsi="Times New Roman" w:cs="Times New Roman"/>
        </w:rPr>
      </w:pPr>
      <w:r w:rsidRPr="00FB2D9B">
        <w:rPr>
          <w:rFonts w:ascii="Times New Roman" w:hAnsi="Times New Roman" w:cs="Times New Roman"/>
        </w:rPr>
        <w:t>畫面與顯示的邏輯皆由</w:t>
      </w:r>
      <w:r w:rsidRPr="00FB2D9B">
        <w:rPr>
          <w:rFonts w:ascii="Times New Roman" w:hAnsi="Times New Roman" w:cs="Times New Roman"/>
        </w:rPr>
        <w:t>view</w:t>
      </w:r>
      <w:r w:rsidRPr="00FB2D9B">
        <w:rPr>
          <w:rFonts w:ascii="Times New Roman" w:hAnsi="Times New Roman" w:cs="Times New Roman"/>
        </w:rPr>
        <w:t>所處</w:t>
      </w:r>
      <w:r>
        <w:rPr>
          <w:rFonts w:ascii="Times New Roman" w:hAnsi="Times New Roman" w:cs="Times New Roman" w:hint="eastAsia"/>
        </w:rPr>
        <w:t>理，</w:t>
      </w:r>
      <w:r w:rsidRPr="00FB2D9B">
        <w:rPr>
          <w:rFonts w:ascii="Times New Roman" w:hAnsi="Times New Roman" w:cs="Times New Roman"/>
        </w:rPr>
        <w:t>view</w:t>
      </w:r>
      <w:r w:rsidRPr="00FB2D9B">
        <w:rPr>
          <w:rFonts w:ascii="Times New Roman" w:hAnsi="Times New Roman" w:cs="Times New Roman"/>
        </w:rPr>
        <w:t>表單送出的請求皆由</w:t>
      </w:r>
      <w:r w:rsidRPr="00FB2D9B">
        <w:rPr>
          <w:rFonts w:ascii="Times New Roman" w:hAnsi="Times New Roman" w:cs="Times New Roman"/>
        </w:rPr>
        <w:lastRenderedPageBreak/>
        <w:t>Control</w:t>
      </w:r>
      <w:r>
        <w:rPr>
          <w:rFonts w:ascii="Times New Roman" w:hAnsi="Times New Roman" w:cs="Times New Roman" w:hint="eastAsia"/>
        </w:rPr>
        <w:t>l</w:t>
      </w:r>
      <w:r>
        <w:rPr>
          <w:rFonts w:ascii="Times New Roman" w:hAnsi="Times New Roman" w:cs="Times New Roman"/>
        </w:rPr>
        <w:t>e</w:t>
      </w:r>
      <w:r w:rsidRPr="00FB2D9B">
        <w:rPr>
          <w:rFonts w:ascii="Times New Roman" w:hAnsi="Times New Roman" w:cs="Times New Roman"/>
        </w:rPr>
        <w:t>r</w:t>
      </w:r>
      <w:r w:rsidRPr="00FB2D9B">
        <w:rPr>
          <w:rFonts w:ascii="Times New Roman" w:hAnsi="Times New Roman" w:cs="Times New Roman"/>
        </w:rPr>
        <w:t>接收，再決定給哪個</w:t>
      </w:r>
      <w:r w:rsidRPr="00FB2D9B">
        <w:rPr>
          <w:rFonts w:ascii="Times New Roman" w:hAnsi="Times New Roman" w:cs="Times New Roman"/>
        </w:rPr>
        <w:t>model</w:t>
      </w:r>
      <w:r w:rsidRPr="00FB2D9B">
        <w:rPr>
          <w:rFonts w:ascii="Times New Roman" w:hAnsi="Times New Roman" w:cs="Times New Roman"/>
        </w:rPr>
        <w:t>進行處理，</w:t>
      </w:r>
      <w:r w:rsidRPr="00FB2D9B">
        <w:rPr>
          <w:rFonts w:ascii="Times New Roman" w:hAnsi="Times New Roman" w:cs="Times New Roman"/>
        </w:rPr>
        <w:t>Contro</w:t>
      </w:r>
      <w:r>
        <w:rPr>
          <w:rFonts w:ascii="Times New Roman" w:hAnsi="Times New Roman" w:cs="Times New Roman"/>
        </w:rPr>
        <w:t>lle</w:t>
      </w:r>
      <w:r w:rsidRPr="00FB2D9B">
        <w:rPr>
          <w:rFonts w:ascii="Times New Roman" w:hAnsi="Times New Roman" w:cs="Times New Roman"/>
        </w:rPr>
        <w:t>r</w:t>
      </w:r>
      <w:r w:rsidR="001C4B23" w:rsidRPr="00FB2D9B">
        <w:rPr>
          <w:rFonts w:ascii="Times New Roman" w:hAnsi="Times New Roman" w:cs="Times New Roman"/>
          <w:noProof/>
        </w:rPr>
        <w:drawing>
          <wp:anchor distT="0" distB="0" distL="114300" distR="114300" simplePos="0" relativeHeight="251687936" behindDoc="0" locked="0" layoutInCell="1" allowOverlap="1" wp14:anchorId="00712123" wp14:editId="7C2A44E7">
            <wp:simplePos x="0" y="0"/>
            <wp:positionH relativeFrom="margin">
              <wp:align>center</wp:align>
            </wp:positionH>
            <wp:positionV relativeFrom="paragraph">
              <wp:posOffset>752133</wp:posOffset>
            </wp:positionV>
            <wp:extent cx="4921239" cy="2340000"/>
            <wp:effectExtent l="0" t="0" r="0" b="3175"/>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1239"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D9B">
        <w:rPr>
          <w:rFonts w:ascii="Times New Roman" w:hAnsi="Times New Roman" w:cs="Times New Roman"/>
        </w:rPr>
        <w:t>回傳相應的結果至</w:t>
      </w:r>
      <w:r w:rsidRPr="00FB2D9B">
        <w:rPr>
          <w:rFonts w:ascii="Times New Roman" w:hAnsi="Times New Roman" w:cs="Times New Roman"/>
        </w:rPr>
        <w:t>view</w:t>
      </w:r>
      <w:r w:rsidRPr="00FB2D9B">
        <w:rPr>
          <w:rFonts w:ascii="Times New Roman" w:hAnsi="Times New Roman" w:cs="Times New Roman"/>
        </w:rPr>
        <w:t>，並現給使用者。</w:t>
      </w:r>
    </w:p>
    <w:p w14:paraId="25D287EE" w14:textId="4EAF5A7B" w:rsidR="001C4B23" w:rsidRDefault="00112CCD" w:rsidP="00E27EBE">
      <w:pPr>
        <w:pStyle w:val="afc"/>
      </w:pPr>
      <w:r>
        <w:rPr>
          <w:rFonts w:hint="eastAsia"/>
        </w:rPr>
        <w:t>軟體架構圖</w:t>
      </w:r>
    </w:p>
    <w:p w14:paraId="382F059D" w14:textId="77D6603A" w:rsidR="004F508A" w:rsidRDefault="004F508A" w:rsidP="001A69EB">
      <w:pPr>
        <w:pStyle w:val="afa"/>
        <w:ind w:firstLineChars="1" w:firstLine="5"/>
      </w:pPr>
      <w:r>
        <w:rPr>
          <w:rFonts w:hint="eastAsia"/>
        </w:rPr>
        <w:t>補內容</w:t>
      </w:r>
    </w:p>
    <w:p w14:paraId="2B1AB3D2" w14:textId="763696F7" w:rsidR="004F508A" w:rsidRDefault="004F508A">
      <w:pPr>
        <w:widowControl/>
        <w:spacing w:before="0" w:after="0" w:line="240" w:lineRule="auto"/>
        <w:ind w:firstLineChars="0" w:firstLine="0"/>
        <w:jc w:val="left"/>
        <w:rPr>
          <w:b/>
          <w:i/>
          <w:color w:val="FF0000"/>
          <w:u w:val="single"/>
        </w:rPr>
      </w:pPr>
      <w:r>
        <w:br w:type="page"/>
      </w:r>
    </w:p>
    <w:p w14:paraId="26B7B838" w14:textId="77777777" w:rsidR="004F508A" w:rsidRPr="00682A15" w:rsidRDefault="004F508A" w:rsidP="001A69EB">
      <w:pPr>
        <w:pStyle w:val="afa"/>
        <w:ind w:firstLineChars="1" w:firstLine="5"/>
      </w:pPr>
    </w:p>
    <w:p w14:paraId="66381794" w14:textId="77777777" w:rsidR="00615A1B" w:rsidRDefault="00615A1B" w:rsidP="001A69EB">
      <w:pPr>
        <w:pStyle w:val="2"/>
        <w:spacing w:after="180"/>
        <w:ind w:leftChars="-1" w:left="-3" w:right="280" w:firstLineChars="1" w:firstLine="4"/>
      </w:pPr>
      <w:r>
        <w:rPr>
          <w:rFonts w:hint="eastAsia"/>
        </w:rPr>
        <w:t xml:space="preserve"> </w:t>
      </w:r>
      <w:bookmarkStart w:id="2446" w:name="_Toc122481831"/>
      <w:r>
        <w:rPr>
          <w:rFonts w:hint="eastAsia"/>
        </w:rPr>
        <w:t>4.2</w:t>
      </w:r>
      <w:r>
        <w:rPr>
          <w:rFonts w:hint="eastAsia"/>
        </w:rPr>
        <w:t>、硬體</w:t>
      </w:r>
      <w:bookmarkEnd w:id="2446"/>
    </w:p>
    <w:p w14:paraId="10ED85F0" w14:textId="0F20B9B1" w:rsidR="00615A1B" w:rsidRDefault="00615A1B" w:rsidP="001A69EB">
      <w:pPr>
        <w:pStyle w:val="3"/>
        <w:spacing w:before="360" w:after="180"/>
        <w:ind w:leftChars="-1" w:left="-3" w:right="280" w:firstLineChars="1" w:firstLine="3"/>
      </w:pPr>
      <w:r>
        <w:rPr>
          <w:rFonts w:hint="eastAsia"/>
        </w:rPr>
        <w:t xml:space="preserve"> </w:t>
      </w:r>
      <w:r w:rsidR="00DF1D98">
        <w:rPr>
          <w:rFonts w:hint="eastAsia"/>
        </w:rPr>
        <w:t xml:space="preserve"> </w:t>
      </w:r>
      <w:r>
        <w:rPr>
          <w:rFonts w:hint="eastAsia"/>
        </w:rPr>
        <w:t xml:space="preserve"> </w:t>
      </w:r>
      <w:bookmarkStart w:id="2447" w:name="_Toc122481832"/>
      <w:r>
        <w:rPr>
          <w:rFonts w:hint="eastAsia"/>
        </w:rPr>
        <w:t>4.2.1</w:t>
      </w:r>
      <w:r>
        <w:rPr>
          <w:rFonts w:hint="eastAsia"/>
        </w:rPr>
        <w:t>、事前設計</w:t>
      </w:r>
      <w:bookmarkEnd w:id="2447"/>
    </w:p>
    <w:p w14:paraId="0337F90B" w14:textId="75807D89" w:rsidR="00615A1B" w:rsidRDefault="00615A1B" w:rsidP="00E27EBE">
      <w:pPr>
        <w:pStyle w:val="3"/>
        <w:spacing w:before="360" w:after="180"/>
        <w:ind w:left="961" w:hanging="961"/>
      </w:pPr>
      <w:r>
        <w:rPr>
          <w:rFonts w:hint="eastAsia"/>
        </w:rPr>
        <w:t xml:space="preserve">  </w:t>
      </w:r>
      <w:r w:rsidR="00DF1D98">
        <w:rPr>
          <w:rFonts w:hint="eastAsia"/>
        </w:rPr>
        <w:t xml:space="preserve"> </w:t>
      </w:r>
      <w:bookmarkStart w:id="2448" w:name="_Toc122481833"/>
      <w:r>
        <w:rPr>
          <w:rFonts w:hint="eastAsia"/>
        </w:rPr>
        <w:t>4.2.2</w:t>
      </w:r>
      <w:r>
        <w:rPr>
          <w:rFonts w:hint="eastAsia"/>
        </w:rPr>
        <w:t>、實際製作</w:t>
      </w:r>
      <w:bookmarkEnd w:id="2448"/>
    </w:p>
    <w:p w14:paraId="1559DEF6" w14:textId="5D5CE07C" w:rsidR="00615A1B" w:rsidRDefault="00615A1B" w:rsidP="001A69EB">
      <w:pPr>
        <w:pStyle w:val="3"/>
        <w:spacing w:before="360" w:after="180"/>
        <w:ind w:leftChars="-1" w:left="-3" w:right="280" w:firstLineChars="1" w:firstLine="3"/>
      </w:pPr>
      <w:r>
        <w:rPr>
          <w:rFonts w:hint="eastAsia"/>
        </w:rPr>
        <w:t xml:space="preserve"> </w:t>
      </w:r>
      <w:r w:rsidR="00DF1D98">
        <w:rPr>
          <w:rFonts w:hint="eastAsia"/>
        </w:rPr>
        <w:t xml:space="preserve"> </w:t>
      </w:r>
      <w:r>
        <w:rPr>
          <w:rFonts w:hint="eastAsia"/>
        </w:rPr>
        <w:t xml:space="preserve"> </w:t>
      </w:r>
      <w:bookmarkStart w:id="2449" w:name="_Toc122481834"/>
      <w:r>
        <w:rPr>
          <w:rFonts w:hint="eastAsia"/>
        </w:rPr>
        <w:t>4.2.3</w:t>
      </w:r>
      <w:r>
        <w:rPr>
          <w:rFonts w:hint="eastAsia"/>
        </w:rPr>
        <w:t>、修正</w:t>
      </w:r>
      <w:bookmarkEnd w:id="2449"/>
    </w:p>
    <w:p w14:paraId="33CB2D2E" w14:textId="77777777" w:rsidR="00615A1B" w:rsidRDefault="00615A1B" w:rsidP="001A69EB">
      <w:pPr>
        <w:pStyle w:val="2"/>
        <w:spacing w:after="180"/>
        <w:ind w:leftChars="-1" w:left="-3" w:right="280" w:firstLineChars="1" w:firstLine="4"/>
      </w:pPr>
      <w:r>
        <w:rPr>
          <w:rFonts w:hint="eastAsia"/>
        </w:rPr>
        <w:t xml:space="preserve"> </w:t>
      </w:r>
      <w:bookmarkStart w:id="2450" w:name="_Toc122481835"/>
      <w:r>
        <w:rPr>
          <w:rFonts w:hint="eastAsia"/>
        </w:rPr>
        <w:t>4.3</w:t>
      </w:r>
      <w:r>
        <w:rPr>
          <w:rFonts w:hint="eastAsia"/>
        </w:rPr>
        <w:t>、軟硬體連接</w:t>
      </w:r>
      <w:bookmarkEnd w:id="2450"/>
    </w:p>
    <w:p w14:paraId="34D60A0D" w14:textId="0CF40970" w:rsidR="00615A1B" w:rsidRDefault="00615A1B" w:rsidP="001A69EB">
      <w:pPr>
        <w:pStyle w:val="2"/>
        <w:spacing w:after="180"/>
        <w:ind w:leftChars="-1" w:left="-3" w:right="280" w:firstLineChars="1" w:firstLine="4"/>
      </w:pPr>
      <w:r>
        <w:rPr>
          <w:rFonts w:hint="eastAsia"/>
        </w:rPr>
        <w:t xml:space="preserve"> </w:t>
      </w:r>
      <w:bookmarkStart w:id="2451" w:name="_Toc122481836"/>
      <w:r>
        <w:rPr>
          <w:rFonts w:hint="eastAsia"/>
        </w:rPr>
        <w:t>4.4</w:t>
      </w:r>
      <w:r>
        <w:rPr>
          <w:rFonts w:hint="eastAsia"/>
        </w:rPr>
        <w:t>、流程設計</w:t>
      </w:r>
      <w:bookmarkEnd w:id="2451"/>
    </w:p>
    <w:p w14:paraId="091ABEEB" w14:textId="2714FCAB" w:rsidR="00D70CE0" w:rsidRPr="008041AF" w:rsidRDefault="00D70CE0" w:rsidP="00D70CE0">
      <w:pPr>
        <w:pStyle w:val="afa"/>
        <w:rPr>
          <w:szCs w:val="48"/>
        </w:rPr>
      </w:pPr>
      <w:r w:rsidRPr="008041AF">
        <w:rPr>
          <w:rFonts w:hint="eastAsia"/>
          <w:szCs w:val="48"/>
        </w:rPr>
        <w:t>待寫</w:t>
      </w:r>
    </w:p>
    <w:p w14:paraId="6D3315BD" w14:textId="6E074C05" w:rsidR="00615A1B" w:rsidRDefault="00615A1B" w:rsidP="001A69EB">
      <w:pPr>
        <w:widowControl/>
        <w:ind w:leftChars="-1" w:left="-3" w:right="280" w:firstLineChars="1" w:firstLine="3"/>
      </w:pPr>
      <w:r>
        <w:br w:type="page"/>
      </w:r>
    </w:p>
    <w:p w14:paraId="40334F60" w14:textId="19122685" w:rsidR="00615A1B" w:rsidRDefault="00615A1B" w:rsidP="001A69EB">
      <w:pPr>
        <w:pStyle w:val="1"/>
        <w:spacing w:before="360" w:after="360"/>
        <w:ind w:leftChars="-1" w:left="-3" w:right="280" w:firstLineChars="1" w:firstLine="4"/>
      </w:pPr>
      <w:bookmarkStart w:id="2452" w:name="_Toc122481837"/>
      <w:r>
        <w:rPr>
          <w:rFonts w:hint="eastAsia"/>
        </w:rPr>
        <w:lastRenderedPageBreak/>
        <w:t>第</w:t>
      </w:r>
      <w:r>
        <w:rPr>
          <w:rFonts w:hint="eastAsia"/>
        </w:rPr>
        <w:t>5</w:t>
      </w:r>
      <w:r>
        <w:rPr>
          <w:rFonts w:hint="eastAsia"/>
        </w:rPr>
        <w:t>章、研究成果</w:t>
      </w:r>
      <w:bookmarkEnd w:id="2452"/>
    </w:p>
    <w:p w14:paraId="6213CE44" w14:textId="0ACB357D" w:rsidR="008041AF" w:rsidRPr="008041AF" w:rsidRDefault="008041AF" w:rsidP="008041AF">
      <w:pPr>
        <w:pStyle w:val="afa"/>
        <w:rPr>
          <w:szCs w:val="48"/>
        </w:rPr>
      </w:pPr>
      <w:r w:rsidRPr="008041AF">
        <w:rPr>
          <w:rFonts w:hint="eastAsia"/>
          <w:szCs w:val="48"/>
        </w:rPr>
        <w:t>待寫</w:t>
      </w:r>
    </w:p>
    <w:p w14:paraId="685C6872" w14:textId="2CDCEB2F" w:rsidR="008041AF" w:rsidRPr="008041AF" w:rsidRDefault="008041AF" w:rsidP="008041AF">
      <w:pPr>
        <w:ind w:firstLine="560"/>
      </w:pPr>
    </w:p>
    <w:p w14:paraId="6E94AAED" w14:textId="3D17674B" w:rsidR="00B648E1" w:rsidRPr="00B648E1" w:rsidRDefault="00B648E1" w:rsidP="001A69EB">
      <w:pPr>
        <w:widowControl/>
        <w:spacing w:before="0" w:after="0" w:line="240" w:lineRule="auto"/>
        <w:ind w:firstLineChars="1" w:firstLine="3"/>
        <w:jc w:val="left"/>
      </w:pPr>
      <w:r>
        <w:br w:type="page"/>
      </w:r>
    </w:p>
    <w:p w14:paraId="469BCB87" w14:textId="45E27A71" w:rsidR="00615A1B" w:rsidRDefault="005027F6" w:rsidP="001A69EB">
      <w:pPr>
        <w:pStyle w:val="1"/>
        <w:spacing w:before="360" w:after="360"/>
        <w:ind w:leftChars="-1" w:left="-3" w:right="280" w:firstLineChars="1" w:firstLine="4"/>
      </w:pPr>
      <w:bookmarkStart w:id="2453" w:name="_Toc122481838"/>
      <w:r>
        <w:rPr>
          <w:rFonts w:hint="eastAsia"/>
        </w:rPr>
        <w:lastRenderedPageBreak/>
        <w:t>第</w:t>
      </w:r>
      <w:r>
        <w:rPr>
          <w:rFonts w:hint="eastAsia"/>
        </w:rPr>
        <w:t>6</w:t>
      </w:r>
      <w:r>
        <w:rPr>
          <w:rFonts w:hint="eastAsia"/>
        </w:rPr>
        <w:t>章、應用範圍與市場分析</w:t>
      </w:r>
      <w:bookmarkEnd w:id="2453"/>
    </w:p>
    <w:p w14:paraId="7D18D86F" w14:textId="6FA13F60" w:rsidR="00D40DDB" w:rsidRDefault="00D40DDB" w:rsidP="001A69EB">
      <w:pPr>
        <w:pStyle w:val="2"/>
        <w:spacing w:after="180"/>
        <w:ind w:left="721" w:firstLineChars="1" w:firstLine="4"/>
      </w:pPr>
      <w:bookmarkStart w:id="2454" w:name="_Toc122481839"/>
      <w:r>
        <w:rPr>
          <w:rFonts w:hint="eastAsia"/>
        </w:rPr>
        <w:t>6.1</w:t>
      </w:r>
      <w:r w:rsidR="00806ED6" w:rsidRPr="00806ED6">
        <w:rPr>
          <w:rFonts w:hint="eastAsia"/>
        </w:rPr>
        <w:t>、</w:t>
      </w:r>
      <w:r>
        <w:rPr>
          <w:rFonts w:hint="eastAsia"/>
        </w:rPr>
        <w:t>市場分析</w:t>
      </w:r>
      <w:bookmarkEnd w:id="2454"/>
    </w:p>
    <w:p w14:paraId="3B23A38B" w14:textId="1264C96B" w:rsidR="00563148" w:rsidDel="00AB4919" w:rsidRDefault="00563148" w:rsidP="001A69EB">
      <w:pPr>
        <w:pStyle w:val="a4"/>
        <w:keepNext/>
        <w:framePr w:wrap="around" w:hAnchor="page" w:x="4542" w:y="992"/>
        <w:ind w:firstLineChars="1" w:firstLine="3"/>
        <w:rPr>
          <w:moveFrom w:id="2455" w:author="黃懷萱" w:date="2022-12-21T01:27:00Z"/>
        </w:rPr>
      </w:pPr>
      <w:moveFromRangeStart w:id="2456" w:author="黃懷萱" w:date="2022-12-21T01:27:00Z" w:name="move122478477"/>
      <w:moveFrom w:id="2457" w:author="黃懷萱" w:date="2022-12-21T01:27:00Z">
        <w:r w:rsidDel="00AB4919">
          <w:rPr>
            <w:rFonts w:hint="eastAsia"/>
          </w:rPr>
          <w:t>表</w:t>
        </w:r>
        <w:r w:rsidDel="00AB4919">
          <w:rPr>
            <w:rFonts w:hint="eastAsia"/>
          </w:rPr>
          <w:t xml:space="preserve"> 6</w:t>
        </w:r>
        <w:r w:rsidDel="00AB4919">
          <w:t>.</w:t>
        </w:r>
        <w:r w:rsidR="008E3E69" w:rsidDel="00AB4919">
          <w:fldChar w:fldCharType="begin"/>
        </w:r>
        <w:r w:rsidR="008E3E69" w:rsidDel="00AB4919">
          <w:instrText xml:space="preserve"> STYLEREF 1 \s </w:instrText>
        </w:r>
        <w:r w:rsidR="008E3E69" w:rsidDel="00AB4919">
          <w:fldChar w:fldCharType="separate"/>
        </w:r>
        <w:r w:rsidR="00E23DD0" w:rsidDel="00AB4919">
          <w:rPr>
            <w:noProof/>
          </w:rPr>
          <w:t>0</w:t>
        </w:r>
        <w:r w:rsidR="008E3E69" w:rsidDel="00AB4919">
          <w:fldChar w:fldCharType="end"/>
        </w:r>
        <w:r w:rsidR="008E3E69" w:rsidDel="00AB4919">
          <w:t>.</w:t>
        </w:r>
        <w:r w:rsidR="008E3E69" w:rsidDel="00AB4919">
          <w:fldChar w:fldCharType="begin"/>
        </w:r>
        <w:r w:rsidR="008E3E69" w:rsidDel="00AB4919">
          <w:instrText xml:space="preserve"> SEQ </w:instrText>
        </w:r>
        <w:r w:rsidR="008E3E69" w:rsidDel="00AB4919">
          <w:instrText>表</w:instrText>
        </w:r>
        <w:r w:rsidR="008E3E69" w:rsidDel="00AB4919">
          <w:instrText xml:space="preserve"> \* ARABIC \s 1 </w:instrText>
        </w:r>
        <w:r w:rsidR="008E3E69" w:rsidDel="00AB4919">
          <w:fldChar w:fldCharType="separate"/>
        </w:r>
        <w:r w:rsidR="00E23DD0" w:rsidDel="00AB4919">
          <w:rPr>
            <w:noProof/>
          </w:rPr>
          <w:t>1</w:t>
        </w:r>
        <w:r w:rsidR="008E3E69" w:rsidDel="00AB4919">
          <w:fldChar w:fldCharType="end"/>
        </w:r>
        <w:r w:rsidDel="00AB4919">
          <w:rPr>
            <w:rFonts w:hint="eastAsia"/>
            <w:noProof/>
          </w:rPr>
          <w:t>市場產品比較</w:t>
        </w:r>
      </w:moveFrom>
    </w:p>
    <w:moveFromRangeEnd w:id="2456"/>
    <w:p w14:paraId="3D13CC01" w14:textId="25CEEACF" w:rsidR="00563148" w:rsidRDefault="00E05FD0" w:rsidP="00E05FD0">
      <w:pPr>
        <w:ind w:firstLine="560"/>
      </w:pPr>
      <w:r>
        <w:tab/>
      </w:r>
      <w:r w:rsidR="00563148">
        <w:rPr>
          <w:rFonts w:hint="eastAsia"/>
        </w:rPr>
        <w:t>相較於傳統衣櫃與市面上的衣物搭配</w:t>
      </w:r>
      <w:r w:rsidR="00563148">
        <w:rPr>
          <w:rFonts w:hint="eastAsia"/>
        </w:rPr>
        <w:t>APP</w:t>
      </w:r>
      <w:r w:rsidR="00563148">
        <w:rPr>
          <w:rFonts w:hint="eastAsia"/>
        </w:rPr>
        <w:t>，本專體主要在於整合了兩者的優點並解決其缺點加以優化。</w:t>
      </w:r>
    </w:p>
    <w:p w14:paraId="14DB725B" w14:textId="77777777" w:rsidR="00AB4919" w:rsidDel="00AB4919" w:rsidRDefault="00AB4919" w:rsidP="00AB4919">
      <w:pPr>
        <w:pStyle w:val="a4"/>
        <w:keepNext/>
        <w:framePr w:wrap="auto" w:vAnchor="margin" w:yAlign="inline"/>
        <w:ind w:firstLineChars="1" w:firstLine="3"/>
        <w:rPr>
          <w:del w:id="2458" w:author="黃懷萱" w:date="2022-12-21T01:27:00Z"/>
          <w:moveTo w:id="2459" w:author="黃懷萱" w:date="2022-12-21T01:27:00Z"/>
        </w:rPr>
      </w:pPr>
      <w:moveToRangeStart w:id="2460" w:author="黃懷萱" w:date="2022-12-21T01:27:00Z" w:name="move122478477"/>
      <w:moveTo w:id="2461" w:author="黃懷萱" w:date="2022-12-21T01:27:00Z">
        <w:r>
          <w:rPr>
            <w:rFonts w:hint="eastAsia"/>
          </w:rPr>
          <w:t>表</w:t>
        </w:r>
        <w:r>
          <w:rPr>
            <w:rFonts w:hint="eastAsia"/>
          </w:rPr>
          <w:t xml:space="preserve"> 6</w:t>
        </w:r>
        <w:r>
          <w:t>.</w:t>
        </w:r>
        <w:r>
          <w:fldChar w:fldCharType="begin"/>
        </w:r>
        <w:r>
          <w:instrText xml:space="preserve"> STYLEREF 1 \s </w:instrText>
        </w:r>
        <w:r>
          <w:fldChar w:fldCharType="separate"/>
        </w:r>
        <w:r>
          <w:rPr>
            <w:noProof/>
          </w:rPr>
          <w:t>0</w:t>
        </w:r>
        <w:r>
          <w:fldChar w:fldCharType="end"/>
        </w:r>
        <w:r>
          <w:t>.</w:t>
        </w:r>
        <w:r>
          <w:fldChar w:fldCharType="begin"/>
        </w:r>
        <w:r>
          <w:instrText xml:space="preserve"> SEQ </w:instrText>
        </w:r>
        <w:r>
          <w:instrText>表</w:instrText>
        </w:r>
        <w:r>
          <w:instrText xml:space="preserve"> \* ARABIC \s 1 </w:instrText>
        </w:r>
        <w:r>
          <w:fldChar w:fldCharType="separate"/>
        </w:r>
        <w:r>
          <w:rPr>
            <w:noProof/>
          </w:rPr>
          <w:t>1</w:t>
        </w:r>
        <w:r>
          <w:fldChar w:fldCharType="end"/>
        </w:r>
        <w:r>
          <w:rPr>
            <w:rFonts w:hint="eastAsia"/>
            <w:noProof/>
          </w:rPr>
          <w:t>市場產品比較</w:t>
        </w:r>
      </w:moveTo>
    </w:p>
    <w:moveToRangeEnd w:id="2460"/>
    <w:p w14:paraId="575D5062" w14:textId="77777777" w:rsidR="00563148" w:rsidRPr="00563148" w:rsidRDefault="00563148" w:rsidP="00AB4919">
      <w:pPr>
        <w:pStyle w:val="a4"/>
        <w:keepNext/>
        <w:framePr w:wrap="auto" w:vAnchor="margin" w:yAlign="inline"/>
        <w:ind w:firstLineChars="1" w:firstLine="3"/>
        <w:rPr>
          <w:rFonts w:hint="eastAsia"/>
        </w:rPr>
        <w:pPrChange w:id="2462" w:author="黃懷萱" w:date="2022-12-21T01:27:00Z">
          <w:pPr>
            <w:ind w:firstLineChars="1" w:firstLine="3"/>
          </w:pPr>
        </w:pPrChange>
      </w:pPr>
    </w:p>
    <w:tbl>
      <w:tblPr>
        <w:tblStyle w:val="af1"/>
        <w:tblW w:w="8359" w:type="dxa"/>
        <w:tblInd w:w="0" w:type="dxa"/>
        <w:tblLook w:val="04A0" w:firstRow="1" w:lastRow="0" w:firstColumn="1" w:lastColumn="0" w:noHBand="0" w:noVBand="1"/>
      </w:tblPr>
      <w:tblGrid>
        <w:gridCol w:w="1516"/>
        <w:gridCol w:w="1744"/>
        <w:gridCol w:w="1710"/>
        <w:gridCol w:w="1829"/>
        <w:gridCol w:w="1560"/>
      </w:tblGrid>
      <w:tr w:rsidR="00CD7F88" w:rsidRPr="00FB2D9B" w14:paraId="221DADBD" w14:textId="77777777" w:rsidTr="00CD7F88">
        <w:trPr>
          <w:trHeight w:val="360"/>
        </w:trPr>
        <w:tc>
          <w:tcPr>
            <w:tcW w:w="1516" w:type="dxa"/>
          </w:tcPr>
          <w:p w14:paraId="27312F72" w14:textId="77777777" w:rsidR="00CD7F88" w:rsidRPr="00FB2D9B" w:rsidRDefault="00CD7F88" w:rsidP="001A69EB">
            <w:pPr>
              <w:pStyle w:val="af8"/>
              <w:spacing w:before="180" w:after="180"/>
              <w:ind w:firstLineChars="1" w:firstLine="3"/>
            </w:pPr>
            <w:r w:rsidRPr="00FB2D9B">
              <w:t>方法</w:t>
            </w:r>
          </w:p>
        </w:tc>
        <w:tc>
          <w:tcPr>
            <w:tcW w:w="1744" w:type="dxa"/>
          </w:tcPr>
          <w:p w14:paraId="24F5F7B1" w14:textId="77777777" w:rsidR="00CD7F88" w:rsidRPr="00FB2D9B" w:rsidRDefault="00CD7F88" w:rsidP="001A69EB">
            <w:pPr>
              <w:pStyle w:val="af8"/>
              <w:spacing w:before="180" w:after="180"/>
              <w:ind w:firstLineChars="1" w:firstLine="3"/>
            </w:pPr>
            <w:r w:rsidRPr="00FB2D9B">
              <w:t>收納</w:t>
            </w:r>
          </w:p>
        </w:tc>
        <w:tc>
          <w:tcPr>
            <w:tcW w:w="1710" w:type="dxa"/>
          </w:tcPr>
          <w:p w14:paraId="0B2BFB86" w14:textId="77777777" w:rsidR="00CD7F88" w:rsidRPr="00FB2D9B" w:rsidRDefault="00CD7F88" w:rsidP="001A69EB">
            <w:pPr>
              <w:pStyle w:val="af8"/>
              <w:spacing w:before="180" w:after="180"/>
              <w:ind w:firstLineChars="1" w:firstLine="3"/>
            </w:pPr>
            <w:r w:rsidRPr="00FB2D9B">
              <w:t>找衣服</w:t>
            </w:r>
          </w:p>
        </w:tc>
        <w:tc>
          <w:tcPr>
            <w:tcW w:w="1829" w:type="dxa"/>
          </w:tcPr>
          <w:p w14:paraId="315CFC54" w14:textId="77777777" w:rsidR="00CD7F88" w:rsidRPr="00FB2D9B" w:rsidRDefault="00CD7F88" w:rsidP="001A69EB">
            <w:pPr>
              <w:pStyle w:val="af8"/>
              <w:spacing w:before="180" w:after="180"/>
              <w:ind w:firstLineChars="1" w:firstLine="3"/>
            </w:pPr>
            <w:r w:rsidRPr="00FB2D9B">
              <w:t>天氣資訊</w:t>
            </w:r>
          </w:p>
        </w:tc>
        <w:tc>
          <w:tcPr>
            <w:tcW w:w="1560" w:type="dxa"/>
          </w:tcPr>
          <w:p w14:paraId="5748E247" w14:textId="77777777" w:rsidR="00CD7F88" w:rsidRPr="00FB2D9B" w:rsidRDefault="00CD7F88" w:rsidP="001A69EB">
            <w:pPr>
              <w:pStyle w:val="af8"/>
              <w:spacing w:before="180" w:after="180"/>
              <w:ind w:firstLineChars="1" w:firstLine="3"/>
            </w:pPr>
            <w:r w:rsidRPr="00FB2D9B">
              <w:t>穿什麼</w:t>
            </w:r>
          </w:p>
        </w:tc>
      </w:tr>
      <w:tr w:rsidR="00CD7F88" w:rsidRPr="00FB2D9B" w14:paraId="4003A473" w14:textId="77777777" w:rsidTr="00CD7F88">
        <w:trPr>
          <w:trHeight w:val="360"/>
        </w:trPr>
        <w:tc>
          <w:tcPr>
            <w:tcW w:w="1516" w:type="dxa"/>
            <w:shd w:val="clear" w:color="auto" w:fill="DEEAF6" w:themeFill="accent5" w:themeFillTint="33"/>
          </w:tcPr>
          <w:p w14:paraId="679EED5F" w14:textId="77777777" w:rsidR="00CD7F88" w:rsidRPr="00FB2D9B" w:rsidRDefault="00CD7F88" w:rsidP="001A69EB">
            <w:pPr>
              <w:pStyle w:val="af8"/>
              <w:spacing w:before="180" w:after="180"/>
              <w:ind w:firstLineChars="1" w:firstLine="3"/>
            </w:pPr>
            <w:r w:rsidRPr="00FB2D9B">
              <w:t>傳統收納</w:t>
            </w:r>
          </w:p>
        </w:tc>
        <w:tc>
          <w:tcPr>
            <w:tcW w:w="1744" w:type="dxa"/>
            <w:shd w:val="clear" w:color="auto" w:fill="DEEAF6" w:themeFill="accent5" w:themeFillTint="33"/>
          </w:tcPr>
          <w:p w14:paraId="57053AD0" w14:textId="77777777" w:rsidR="00CD7F88" w:rsidRPr="00FB2D9B" w:rsidRDefault="00CD7F88" w:rsidP="001A69EB">
            <w:pPr>
              <w:pStyle w:val="af8"/>
              <w:spacing w:before="180" w:after="180"/>
              <w:ind w:firstLineChars="1" w:firstLine="2"/>
              <w:rPr>
                <w:sz w:val="22"/>
              </w:rPr>
            </w:pPr>
            <w:r w:rsidRPr="00FB2D9B">
              <w:rPr>
                <w:sz w:val="22"/>
              </w:rPr>
              <w:t>慢慢疊慢慢塞</w:t>
            </w:r>
          </w:p>
        </w:tc>
        <w:tc>
          <w:tcPr>
            <w:tcW w:w="1710" w:type="dxa"/>
            <w:shd w:val="clear" w:color="auto" w:fill="DEEAF6" w:themeFill="accent5" w:themeFillTint="33"/>
          </w:tcPr>
          <w:p w14:paraId="7EAE2D94" w14:textId="77777777" w:rsidR="00CD7F88" w:rsidRPr="00FB2D9B" w:rsidRDefault="00CD7F88" w:rsidP="001A69EB">
            <w:pPr>
              <w:pStyle w:val="af8"/>
              <w:spacing w:before="180" w:after="180"/>
              <w:ind w:firstLineChars="1" w:firstLine="2"/>
              <w:rPr>
                <w:sz w:val="22"/>
              </w:rPr>
            </w:pPr>
            <w:r w:rsidRPr="00FB2D9B">
              <w:rPr>
                <w:sz w:val="22"/>
              </w:rPr>
              <w:t>翻箱倒櫃</w:t>
            </w:r>
          </w:p>
        </w:tc>
        <w:tc>
          <w:tcPr>
            <w:tcW w:w="1829" w:type="dxa"/>
            <w:shd w:val="clear" w:color="auto" w:fill="DEEAF6" w:themeFill="accent5" w:themeFillTint="33"/>
          </w:tcPr>
          <w:p w14:paraId="7B1775CE" w14:textId="77777777" w:rsidR="00CD7F88" w:rsidRPr="00FB2D9B" w:rsidRDefault="00CD7F88" w:rsidP="001A69EB">
            <w:pPr>
              <w:pStyle w:val="af8"/>
              <w:spacing w:before="180" w:after="180"/>
              <w:ind w:firstLineChars="1" w:firstLine="2"/>
              <w:rPr>
                <w:sz w:val="22"/>
              </w:rPr>
            </w:pPr>
            <w:r w:rsidRPr="00FB2D9B">
              <w:rPr>
                <w:sz w:val="22"/>
              </w:rPr>
              <w:t>拿手機查</w:t>
            </w:r>
          </w:p>
        </w:tc>
        <w:tc>
          <w:tcPr>
            <w:tcW w:w="1560" w:type="dxa"/>
            <w:shd w:val="clear" w:color="auto" w:fill="DEEAF6" w:themeFill="accent5" w:themeFillTint="33"/>
          </w:tcPr>
          <w:p w14:paraId="4E0F6788" w14:textId="77777777" w:rsidR="00CD7F88" w:rsidRPr="00FB2D9B" w:rsidRDefault="00CD7F88" w:rsidP="001A69EB">
            <w:pPr>
              <w:pStyle w:val="af8"/>
              <w:spacing w:before="180" w:after="180"/>
              <w:ind w:firstLineChars="1" w:firstLine="2"/>
              <w:rPr>
                <w:sz w:val="22"/>
              </w:rPr>
            </w:pPr>
            <w:r w:rsidRPr="00FB2D9B">
              <w:rPr>
                <w:sz w:val="22"/>
              </w:rPr>
              <w:t>慢慢試</w:t>
            </w:r>
          </w:p>
        </w:tc>
      </w:tr>
      <w:tr w:rsidR="00CD7F88" w:rsidRPr="00FB2D9B" w14:paraId="6C0A70B0" w14:textId="77777777" w:rsidTr="00CD7F88">
        <w:trPr>
          <w:trHeight w:val="360"/>
        </w:trPr>
        <w:tc>
          <w:tcPr>
            <w:tcW w:w="1516" w:type="dxa"/>
            <w:shd w:val="clear" w:color="auto" w:fill="F7CAAC" w:themeFill="accent2" w:themeFillTint="66"/>
          </w:tcPr>
          <w:p w14:paraId="66C893A9" w14:textId="77777777" w:rsidR="00CD7F88" w:rsidRPr="00FB2D9B" w:rsidRDefault="00CD7F88" w:rsidP="001A69EB">
            <w:pPr>
              <w:pStyle w:val="af8"/>
              <w:spacing w:before="180" w:after="180"/>
              <w:ind w:firstLineChars="1" w:firstLine="3"/>
            </w:pPr>
            <w:r w:rsidRPr="00FB2D9B">
              <w:t>手機</w:t>
            </w:r>
            <w:r w:rsidRPr="00FB2D9B">
              <w:t>APP</w:t>
            </w:r>
          </w:p>
        </w:tc>
        <w:tc>
          <w:tcPr>
            <w:tcW w:w="1744" w:type="dxa"/>
            <w:shd w:val="clear" w:color="auto" w:fill="F7CAAC" w:themeFill="accent2" w:themeFillTint="66"/>
          </w:tcPr>
          <w:p w14:paraId="37D5A9F7" w14:textId="77777777" w:rsidR="00CD7F88" w:rsidRPr="00FB2D9B" w:rsidRDefault="00CD7F88" w:rsidP="001A69EB">
            <w:pPr>
              <w:pStyle w:val="af8"/>
              <w:spacing w:before="180" w:after="180"/>
              <w:ind w:firstLineChars="1" w:firstLine="2"/>
              <w:rPr>
                <w:sz w:val="22"/>
              </w:rPr>
            </w:pPr>
            <w:r w:rsidRPr="00FB2D9B">
              <w:rPr>
                <w:sz w:val="22"/>
              </w:rPr>
              <w:t>使用者自己收</w:t>
            </w:r>
          </w:p>
        </w:tc>
        <w:tc>
          <w:tcPr>
            <w:tcW w:w="1710" w:type="dxa"/>
            <w:shd w:val="clear" w:color="auto" w:fill="F7CAAC" w:themeFill="accent2" w:themeFillTint="66"/>
          </w:tcPr>
          <w:p w14:paraId="1AE62DF8" w14:textId="77777777" w:rsidR="00CD7F88" w:rsidRPr="00FB2D9B" w:rsidRDefault="00CD7F88" w:rsidP="001A69EB">
            <w:pPr>
              <w:pStyle w:val="af8"/>
              <w:spacing w:before="180" w:after="180"/>
              <w:ind w:firstLineChars="1" w:firstLine="2"/>
              <w:rPr>
                <w:sz w:val="22"/>
              </w:rPr>
            </w:pPr>
            <w:r w:rsidRPr="00FB2D9B">
              <w:rPr>
                <w:sz w:val="22"/>
              </w:rPr>
              <w:t>使用者自己收</w:t>
            </w:r>
          </w:p>
        </w:tc>
        <w:tc>
          <w:tcPr>
            <w:tcW w:w="1829" w:type="dxa"/>
            <w:shd w:val="clear" w:color="auto" w:fill="F7CAAC" w:themeFill="accent2" w:themeFillTint="66"/>
          </w:tcPr>
          <w:p w14:paraId="0B7E3047" w14:textId="77777777" w:rsidR="00CD7F88" w:rsidRPr="00FB2D9B" w:rsidRDefault="00CD7F88" w:rsidP="001A69EB">
            <w:pPr>
              <w:pStyle w:val="af8"/>
              <w:spacing w:before="180" w:after="180"/>
              <w:ind w:firstLineChars="1" w:firstLine="2"/>
              <w:rPr>
                <w:sz w:val="22"/>
              </w:rPr>
            </w:pPr>
            <w:r w:rsidRPr="00FB2D9B">
              <w:rPr>
                <w:sz w:val="22"/>
              </w:rPr>
              <w:t>APP</w:t>
            </w:r>
            <w:r w:rsidRPr="00FB2D9B">
              <w:rPr>
                <w:sz w:val="22"/>
              </w:rPr>
              <w:t>自動查詢</w:t>
            </w:r>
          </w:p>
        </w:tc>
        <w:tc>
          <w:tcPr>
            <w:tcW w:w="1560" w:type="dxa"/>
            <w:shd w:val="clear" w:color="auto" w:fill="F7CAAC" w:themeFill="accent2" w:themeFillTint="66"/>
          </w:tcPr>
          <w:p w14:paraId="030EDB94" w14:textId="77777777" w:rsidR="00CD7F88" w:rsidRPr="00FB2D9B" w:rsidRDefault="00CD7F88" w:rsidP="001A69EB">
            <w:pPr>
              <w:pStyle w:val="af8"/>
              <w:spacing w:before="180" w:after="180"/>
              <w:ind w:firstLineChars="1" w:firstLine="2"/>
              <w:rPr>
                <w:sz w:val="22"/>
              </w:rPr>
            </w:pPr>
            <w:r w:rsidRPr="00FB2D9B">
              <w:rPr>
                <w:sz w:val="22"/>
              </w:rPr>
              <w:t>APP</w:t>
            </w:r>
            <w:r w:rsidRPr="00FB2D9B">
              <w:rPr>
                <w:sz w:val="22"/>
              </w:rPr>
              <w:t>自動搭配</w:t>
            </w:r>
          </w:p>
        </w:tc>
      </w:tr>
      <w:tr w:rsidR="00CD7F88" w:rsidRPr="00FB2D9B" w14:paraId="483FFCE1" w14:textId="77777777" w:rsidTr="00CD7F88">
        <w:trPr>
          <w:trHeight w:val="360"/>
        </w:trPr>
        <w:tc>
          <w:tcPr>
            <w:tcW w:w="1516" w:type="dxa"/>
            <w:shd w:val="clear" w:color="auto" w:fill="C5E0B3" w:themeFill="accent6" w:themeFillTint="66"/>
          </w:tcPr>
          <w:p w14:paraId="67920B6B" w14:textId="77777777" w:rsidR="00CD7F88" w:rsidRPr="00FB2D9B" w:rsidRDefault="00CD7F88" w:rsidP="001A69EB">
            <w:pPr>
              <w:pStyle w:val="af8"/>
              <w:spacing w:before="180" w:after="180"/>
              <w:ind w:firstLineChars="1" w:firstLine="3"/>
            </w:pPr>
            <w:r w:rsidRPr="00FB2D9B">
              <w:t>智慧衣櫃</w:t>
            </w:r>
          </w:p>
        </w:tc>
        <w:tc>
          <w:tcPr>
            <w:tcW w:w="1744" w:type="dxa"/>
            <w:shd w:val="clear" w:color="auto" w:fill="C5E0B3" w:themeFill="accent6" w:themeFillTint="66"/>
          </w:tcPr>
          <w:p w14:paraId="68CD05F9" w14:textId="77777777" w:rsidR="00CD7F88" w:rsidRPr="00FB2D9B" w:rsidRDefault="00CD7F88" w:rsidP="001A69EB">
            <w:pPr>
              <w:pStyle w:val="af8"/>
              <w:spacing w:before="180" w:after="180"/>
              <w:ind w:firstLineChars="1" w:firstLine="2"/>
              <w:rPr>
                <w:sz w:val="22"/>
              </w:rPr>
            </w:pPr>
            <w:r w:rsidRPr="00FB2D9B">
              <w:rPr>
                <w:sz w:val="22"/>
              </w:rPr>
              <w:t>自動收納</w:t>
            </w:r>
          </w:p>
        </w:tc>
        <w:tc>
          <w:tcPr>
            <w:tcW w:w="1710" w:type="dxa"/>
            <w:shd w:val="clear" w:color="auto" w:fill="C5E0B3" w:themeFill="accent6" w:themeFillTint="66"/>
          </w:tcPr>
          <w:p w14:paraId="1C6B1633" w14:textId="77777777" w:rsidR="00CD7F88" w:rsidRPr="00FB2D9B" w:rsidRDefault="00CD7F88" w:rsidP="001A69EB">
            <w:pPr>
              <w:pStyle w:val="af8"/>
              <w:spacing w:before="180" w:after="180"/>
              <w:ind w:firstLineChars="1" w:firstLine="2"/>
              <w:rPr>
                <w:sz w:val="22"/>
              </w:rPr>
            </w:pPr>
            <w:r w:rsidRPr="00FB2D9B">
              <w:rPr>
                <w:sz w:val="22"/>
              </w:rPr>
              <w:t>點點手指</w:t>
            </w:r>
          </w:p>
        </w:tc>
        <w:tc>
          <w:tcPr>
            <w:tcW w:w="1829" w:type="dxa"/>
            <w:shd w:val="clear" w:color="auto" w:fill="C5E0B3" w:themeFill="accent6" w:themeFillTint="66"/>
          </w:tcPr>
          <w:p w14:paraId="533F55DA" w14:textId="77777777" w:rsidR="00CD7F88" w:rsidRPr="00FB2D9B" w:rsidRDefault="00CD7F88" w:rsidP="001A69EB">
            <w:pPr>
              <w:pStyle w:val="af8"/>
              <w:spacing w:before="180" w:after="180"/>
              <w:ind w:firstLineChars="1" w:firstLine="2"/>
              <w:rPr>
                <w:sz w:val="22"/>
              </w:rPr>
            </w:pPr>
            <w:r w:rsidRPr="00FB2D9B">
              <w:rPr>
                <w:sz w:val="22"/>
              </w:rPr>
              <w:t>自動顯示</w:t>
            </w:r>
          </w:p>
        </w:tc>
        <w:tc>
          <w:tcPr>
            <w:tcW w:w="1560" w:type="dxa"/>
            <w:shd w:val="clear" w:color="auto" w:fill="C5E0B3" w:themeFill="accent6" w:themeFillTint="66"/>
          </w:tcPr>
          <w:p w14:paraId="3FCD764B" w14:textId="77777777" w:rsidR="00CD7F88" w:rsidRPr="00FB2D9B" w:rsidRDefault="00CD7F88" w:rsidP="001A69EB">
            <w:pPr>
              <w:pStyle w:val="af8"/>
              <w:spacing w:before="180" w:after="180"/>
              <w:ind w:firstLineChars="1" w:firstLine="2"/>
              <w:rPr>
                <w:sz w:val="22"/>
              </w:rPr>
            </w:pPr>
            <w:r w:rsidRPr="00FB2D9B">
              <w:rPr>
                <w:sz w:val="22"/>
              </w:rPr>
              <w:t>系統推薦</w:t>
            </w:r>
          </w:p>
        </w:tc>
      </w:tr>
    </w:tbl>
    <w:p w14:paraId="72805594" w14:textId="30BBD13D" w:rsidR="00CD7F88" w:rsidRDefault="00CD7F88" w:rsidP="001A69EB">
      <w:pPr>
        <w:spacing w:line="276" w:lineRule="auto"/>
        <w:ind w:right="440" w:firstLineChars="1" w:firstLine="2"/>
        <w:jc w:val="right"/>
        <w:rPr>
          <w:rFonts w:ascii="Times New Roman" w:hAnsi="Times New Roman" w:cs="Times New Roman"/>
          <w:sz w:val="22"/>
        </w:rPr>
      </w:pPr>
      <w:r>
        <w:rPr>
          <w:rFonts w:ascii="Times New Roman" w:hAnsi="Times New Roman" w:cs="Times New Roman" w:hint="eastAsia"/>
          <w:sz w:val="22"/>
        </w:rPr>
        <w:t xml:space="preserve">                          </w:t>
      </w:r>
      <w:r w:rsidRPr="00A22693">
        <w:rPr>
          <w:rFonts w:ascii="Times New Roman" w:hAnsi="Times New Roman" w:cs="Times New Roman"/>
          <w:sz w:val="22"/>
        </w:rPr>
        <w:t>資料來源：自行整理</w:t>
      </w:r>
    </w:p>
    <w:p w14:paraId="3056EB26" w14:textId="1187F06B" w:rsidR="00D40DDB" w:rsidRDefault="00D40DDB" w:rsidP="001A69EB">
      <w:pPr>
        <w:spacing w:line="276" w:lineRule="auto"/>
        <w:ind w:right="440" w:firstLineChars="1" w:firstLine="2"/>
        <w:jc w:val="right"/>
        <w:rPr>
          <w:rFonts w:ascii="Times New Roman" w:hAnsi="Times New Roman" w:cs="Times New Roman"/>
          <w:sz w:val="22"/>
        </w:rPr>
      </w:pPr>
    </w:p>
    <w:p w14:paraId="271EE3A8" w14:textId="180931A1" w:rsidR="00D40DDB" w:rsidRDefault="00D40DDB" w:rsidP="001A69EB">
      <w:pPr>
        <w:pStyle w:val="2"/>
        <w:spacing w:after="180"/>
        <w:ind w:left="721" w:firstLineChars="1" w:firstLine="4"/>
      </w:pPr>
      <w:bookmarkStart w:id="2463" w:name="_Toc122481840"/>
      <w:r>
        <w:rPr>
          <w:rFonts w:hint="eastAsia"/>
        </w:rPr>
        <w:t>6.2</w:t>
      </w:r>
      <w:r w:rsidR="00806ED6" w:rsidRPr="00806ED6">
        <w:rPr>
          <w:rFonts w:hint="eastAsia"/>
        </w:rPr>
        <w:t>、</w:t>
      </w:r>
      <w:r>
        <w:rPr>
          <w:rFonts w:hint="eastAsia"/>
        </w:rPr>
        <w:t>應用範圍及市場定位</w:t>
      </w:r>
      <w:bookmarkEnd w:id="2463"/>
    </w:p>
    <w:p w14:paraId="094659CB" w14:textId="0EC675F8" w:rsidR="009F2DD5" w:rsidRDefault="002A7B39" w:rsidP="00E05FD0">
      <w:pPr>
        <w:ind w:firstLine="560"/>
      </w:pPr>
      <w:r>
        <w:tab/>
      </w:r>
      <w:r w:rsidR="00D40DDB" w:rsidRPr="00FB2D9B">
        <w:t>智慧衣櫃主要特點在於可以利用資料庫有效的管理衣物和取得資訊，且有互動式介面可供使用者使用，即使是大量衣物的情況下也可以輕鬆控制</w:t>
      </w:r>
      <w:r w:rsidR="009F2DD5">
        <w:rPr>
          <w:rFonts w:hint="eastAsia"/>
        </w:rPr>
        <w:t>。</w:t>
      </w:r>
    </w:p>
    <w:p w14:paraId="5B1490DA" w14:textId="05F99072" w:rsidR="00D40DDB" w:rsidRPr="00FB2D9B" w:rsidRDefault="009F2DD5" w:rsidP="00E05FD0">
      <w:pPr>
        <w:ind w:firstLine="560"/>
      </w:pPr>
      <w:r>
        <w:rPr>
          <w:rFonts w:hint="eastAsia"/>
        </w:rPr>
        <w:t>然而其缺點也較為明顯，由於需要加裝機械結構空間上勢必會有所浪費，</w:t>
      </w:r>
      <w:r w:rsidR="00D40DDB" w:rsidRPr="00FB2D9B">
        <w:t>因此</w:t>
      </w:r>
      <w:r>
        <w:rPr>
          <w:rFonts w:hint="eastAsia"/>
        </w:rPr>
        <w:t>專門</w:t>
      </w:r>
      <w:r w:rsidR="00D40DDB" w:rsidRPr="00FB2D9B">
        <w:t>分析出兩種此產品的主要</w:t>
      </w:r>
      <w:r>
        <w:rPr>
          <w:rFonts w:hint="eastAsia"/>
        </w:rPr>
        <w:t>的針對</w:t>
      </w:r>
      <w:r w:rsidR="00D40DDB" w:rsidRPr="00FB2D9B">
        <w:t>客戶群：</w:t>
      </w:r>
    </w:p>
    <w:p w14:paraId="3F05E8F7" w14:textId="063D3F8D" w:rsidR="00D40DDB" w:rsidRPr="00D40DDB" w:rsidRDefault="00D40DDB" w:rsidP="00E05FD0">
      <w:pPr>
        <w:ind w:firstLine="560"/>
      </w:pPr>
      <w:r>
        <w:rPr>
          <w:rFonts w:hint="eastAsia"/>
        </w:rPr>
        <w:t>(1)</w:t>
      </w:r>
      <w:r>
        <w:rPr>
          <w:rFonts w:hint="eastAsia"/>
        </w:rPr>
        <w:t>、</w:t>
      </w:r>
      <w:r w:rsidRPr="00D40DDB">
        <w:t>需要有效利用空間的房屋</w:t>
      </w:r>
    </w:p>
    <w:p w14:paraId="60C7298A" w14:textId="62A5A326" w:rsidR="00D40DDB" w:rsidRPr="00FB2D9B" w:rsidRDefault="00D40DDB" w:rsidP="00E05FD0">
      <w:pPr>
        <w:ind w:firstLine="560"/>
      </w:pPr>
      <w:r>
        <w:rPr>
          <w:rFonts w:hint="eastAsia"/>
        </w:rPr>
        <w:t xml:space="preserve">  </w:t>
      </w:r>
      <w:r w:rsidRPr="00FB2D9B">
        <w:t>若家庭空間受限，可挪用一處空間存放智慧衣櫃，利用帳號管理不同成員衣物，不需要每間房都存放體積較大的衣櫃。</w:t>
      </w:r>
    </w:p>
    <w:p w14:paraId="167E160B" w14:textId="77777777" w:rsidR="00D40DDB" w:rsidRPr="00D40DDB" w:rsidRDefault="00D40DDB" w:rsidP="00E05FD0">
      <w:pPr>
        <w:ind w:firstLine="560"/>
      </w:pPr>
      <w:r>
        <w:rPr>
          <w:rFonts w:hint="eastAsia"/>
        </w:rPr>
        <w:lastRenderedPageBreak/>
        <w:t>(2)</w:t>
      </w:r>
      <w:r>
        <w:rPr>
          <w:rFonts w:hint="eastAsia"/>
        </w:rPr>
        <w:t>、</w:t>
      </w:r>
      <w:r w:rsidRPr="00D40DDB">
        <w:t>針對擁有大量衣物的工作室或是服裝業相關工作者</w:t>
      </w:r>
    </w:p>
    <w:p w14:paraId="0F6FC2B7" w14:textId="10B92E23" w:rsidR="00D40DDB" w:rsidRPr="00235BD8" w:rsidRDefault="00D40DDB" w:rsidP="00E05FD0">
      <w:pPr>
        <w:ind w:firstLine="560"/>
      </w:pPr>
      <w:r>
        <w:rPr>
          <w:rFonts w:hint="eastAsia"/>
        </w:rPr>
        <w:t xml:space="preserve">  </w:t>
      </w:r>
      <w:r w:rsidRPr="00FB2D9B">
        <w:t>利用類似的倉儲系統來做到衣物管理及有</w:t>
      </w:r>
      <w:r w:rsidRPr="00FB2D9B">
        <w:t>UI</w:t>
      </w:r>
      <w:r w:rsidRPr="00FB2D9B">
        <w:t>介面的提供可以更方便的找尋目前有什麼樣的衣物正在存放，也可以看到存入的時間或預覽衣物的樣貌等。</w:t>
      </w:r>
    </w:p>
    <w:p w14:paraId="74DD5E45" w14:textId="45938F5B" w:rsidR="00D40DDB" w:rsidRDefault="00D40DDB" w:rsidP="00E05FD0">
      <w:pPr>
        <w:ind w:firstLine="560"/>
      </w:pPr>
      <w:r>
        <w:rPr>
          <w:rFonts w:hint="eastAsia"/>
        </w:rPr>
        <w:t xml:space="preserve">  </w:t>
      </w:r>
      <w:r w:rsidRPr="00FB2D9B">
        <w:t>由於目前技術層面的限制，可應用的範圍也因此受限，未來若可將衣櫃馬達與感測技術微小化設計，本計畫的願景是將智能衣櫃也可以推廣至一般家庭居家使用，增加其商業價值。</w:t>
      </w:r>
    </w:p>
    <w:p w14:paraId="48EF73B8" w14:textId="1E12CACF" w:rsidR="002A4CD8" w:rsidRDefault="00E05FD0" w:rsidP="00E05FD0">
      <w:pPr>
        <w:pStyle w:val="afa"/>
      </w:pPr>
      <w:r>
        <w:rPr>
          <w:rFonts w:hint="eastAsia"/>
        </w:rPr>
        <w:t>補滿</w:t>
      </w:r>
    </w:p>
    <w:p w14:paraId="539F1B4A" w14:textId="19E6C951" w:rsidR="002A4CD8" w:rsidRPr="00896FD3" w:rsidRDefault="002A4CD8" w:rsidP="002A4CD8">
      <w:pPr>
        <w:widowControl/>
        <w:spacing w:before="0" w:after="0" w:line="240" w:lineRule="auto"/>
        <w:ind w:firstLineChars="0" w:firstLine="0"/>
        <w:jc w:val="left"/>
        <w:rPr>
          <w:rFonts w:ascii="Times New Roman" w:hAnsi="Times New Roman" w:cs="Times New Roman"/>
          <w:sz w:val="26"/>
        </w:rPr>
      </w:pPr>
      <w:r>
        <w:rPr>
          <w:rFonts w:ascii="Times New Roman" w:hAnsi="Times New Roman" w:cs="Times New Roman"/>
          <w:sz w:val="26"/>
        </w:rPr>
        <w:br w:type="page"/>
      </w:r>
    </w:p>
    <w:p w14:paraId="494B178D" w14:textId="41CF0851" w:rsidR="00615A1B" w:rsidRDefault="00CD7F88" w:rsidP="001A69EB">
      <w:pPr>
        <w:pStyle w:val="1"/>
        <w:spacing w:before="360" w:after="360"/>
        <w:ind w:leftChars="-1" w:left="-3" w:right="280" w:firstLineChars="1" w:firstLine="4"/>
      </w:pPr>
      <w:bookmarkStart w:id="2464" w:name="_Toc122481841"/>
      <w:r w:rsidRPr="00615A1B">
        <w:rPr>
          <w:rFonts w:hint="eastAsia"/>
        </w:rPr>
        <w:lastRenderedPageBreak/>
        <w:t>第</w:t>
      </w:r>
      <w:r>
        <w:rPr>
          <w:rFonts w:hint="eastAsia"/>
        </w:rPr>
        <w:t>7</w:t>
      </w:r>
      <w:r w:rsidRPr="00615A1B">
        <w:rPr>
          <w:rFonts w:hint="eastAsia"/>
        </w:rPr>
        <w:t>章、工作進度與分配</w:t>
      </w:r>
      <w:bookmarkEnd w:id="2464"/>
    </w:p>
    <w:p w14:paraId="0EB57F2E" w14:textId="77777777" w:rsidR="00AA4E56" w:rsidRPr="008041AF" w:rsidRDefault="00AA4E56" w:rsidP="00AA4E56">
      <w:pPr>
        <w:pStyle w:val="afa"/>
        <w:rPr>
          <w:szCs w:val="48"/>
        </w:rPr>
      </w:pPr>
      <w:r w:rsidRPr="008041AF">
        <w:rPr>
          <w:rFonts w:hint="eastAsia"/>
          <w:szCs w:val="48"/>
        </w:rPr>
        <w:t>待寫</w:t>
      </w:r>
    </w:p>
    <w:p w14:paraId="3E7EF586" w14:textId="77777777" w:rsidR="00536897" w:rsidRPr="00536897" w:rsidRDefault="00536897" w:rsidP="001A69EB">
      <w:pPr>
        <w:ind w:firstLineChars="1" w:firstLine="3"/>
      </w:pPr>
    </w:p>
    <w:p w14:paraId="405A037D" w14:textId="205FD864" w:rsidR="00615A1B" w:rsidRPr="00615A1B" w:rsidRDefault="00615A1B" w:rsidP="001A69EB">
      <w:pPr>
        <w:widowControl/>
        <w:ind w:leftChars="-1" w:left="-3" w:right="280" w:firstLineChars="1" w:firstLine="3"/>
      </w:pPr>
      <w:r>
        <w:br w:type="page"/>
      </w:r>
    </w:p>
    <w:p w14:paraId="65C0FC2A" w14:textId="7206E73B" w:rsidR="003C37CD" w:rsidRPr="00D853AE" w:rsidRDefault="00764206" w:rsidP="005868F5">
      <w:pPr>
        <w:pStyle w:val="1"/>
        <w:tabs>
          <w:tab w:val="left" w:pos="851"/>
        </w:tabs>
        <w:spacing w:before="360" w:after="360"/>
        <w:ind w:leftChars="-1" w:left="-3" w:right="280" w:firstLineChars="1" w:firstLine="4"/>
        <w:rPr>
          <w:rFonts w:ascii="標楷體" w:hAnsi="標楷體"/>
          <w:szCs w:val="40"/>
        </w:rPr>
      </w:pPr>
      <w:bookmarkStart w:id="2465" w:name="_Toc122481842"/>
      <w:r w:rsidRPr="00933AAA">
        <w:rPr>
          <w:rFonts w:ascii="標楷體" w:hAnsi="標楷體" w:hint="eastAsia"/>
          <w:szCs w:val="40"/>
        </w:rPr>
        <w:lastRenderedPageBreak/>
        <w:t>參考文獻</w:t>
      </w:r>
      <w:bookmarkEnd w:id="2465"/>
    </w:p>
    <w:p w14:paraId="63DCD110" w14:textId="77777777" w:rsidR="00AA4E56" w:rsidRPr="008041AF" w:rsidRDefault="00AA4E56" w:rsidP="00AA4E56">
      <w:pPr>
        <w:pStyle w:val="afa"/>
        <w:rPr>
          <w:szCs w:val="48"/>
        </w:rPr>
      </w:pPr>
      <w:r w:rsidRPr="008041AF">
        <w:rPr>
          <w:rFonts w:hint="eastAsia"/>
          <w:szCs w:val="48"/>
        </w:rPr>
        <w:t>待寫</w:t>
      </w:r>
    </w:p>
    <w:p w14:paraId="1B491B83" w14:textId="5EB129C2" w:rsidR="00803C42" w:rsidRDefault="00803C42" w:rsidP="00803C42">
      <w:pPr>
        <w:ind w:firstLine="560"/>
      </w:pPr>
    </w:p>
    <w:p w14:paraId="70C0B1A1" w14:textId="44241AE9" w:rsidR="00803C42" w:rsidRPr="00803C42" w:rsidRDefault="00803C42" w:rsidP="00722AE5">
      <w:pPr>
        <w:widowControl/>
        <w:spacing w:before="0" w:after="0" w:line="240" w:lineRule="auto"/>
        <w:ind w:firstLineChars="0" w:firstLine="0"/>
        <w:jc w:val="left"/>
      </w:pPr>
      <w:r>
        <w:br w:type="page"/>
      </w:r>
    </w:p>
    <w:p w14:paraId="1D2A0FAE" w14:textId="7B522F2C" w:rsidR="004F2025" w:rsidRPr="00AB6645" w:rsidRDefault="00615A1B" w:rsidP="001A69EB">
      <w:pPr>
        <w:pStyle w:val="1"/>
        <w:spacing w:before="360" w:after="360"/>
        <w:ind w:leftChars="-1" w:left="-3" w:right="280" w:firstLineChars="1" w:firstLine="4"/>
      </w:pPr>
      <w:bookmarkStart w:id="2466" w:name="_Toc122481843"/>
      <w:r w:rsidRPr="00615A1B">
        <w:rPr>
          <w:rFonts w:hint="eastAsia"/>
        </w:rPr>
        <w:lastRenderedPageBreak/>
        <w:t>附錄</w:t>
      </w:r>
      <w:bookmarkEnd w:id="2466"/>
    </w:p>
    <w:sectPr w:rsidR="004F2025" w:rsidRPr="00AB6645" w:rsidSect="00DA5A1D">
      <w:type w:val="continuous"/>
      <w:pgSz w:w="11906" w:h="16838"/>
      <w:pgMar w:top="1440" w:right="1797" w:bottom="1440" w:left="1797"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C70AD" w14:textId="77777777" w:rsidR="00575B89" w:rsidRDefault="00575B89" w:rsidP="00967B86">
      <w:pPr>
        <w:ind w:left="280" w:right="280" w:firstLine="560"/>
      </w:pPr>
      <w:r>
        <w:separator/>
      </w:r>
    </w:p>
  </w:endnote>
  <w:endnote w:type="continuationSeparator" w:id="0">
    <w:p w14:paraId="03118E01" w14:textId="77777777" w:rsidR="00575B89" w:rsidRDefault="00575B89" w:rsidP="00967B86">
      <w:pPr>
        <w:ind w:left="280" w:right="280"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F0590" w14:textId="77777777" w:rsidR="00733CA3" w:rsidRDefault="00733CA3">
    <w:pPr>
      <w:pStyle w:val="a9"/>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56219"/>
      <w:docPartObj>
        <w:docPartGallery w:val="Page Numbers (Bottom of Page)"/>
        <w:docPartUnique/>
      </w:docPartObj>
    </w:sdtPr>
    <w:sdtContent>
      <w:p w14:paraId="2E1EF5AA" w14:textId="7E73A947" w:rsidR="006A2950" w:rsidRDefault="006A2950">
        <w:pPr>
          <w:pStyle w:val="a9"/>
          <w:ind w:left="280" w:right="280" w:firstLine="400"/>
          <w:jc w:val="center"/>
        </w:pPr>
        <w:r>
          <w:fldChar w:fldCharType="begin"/>
        </w:r>
        <w:r>
          <w:instrText>PAGE   \* MERGEFORMAT</w:instrText>
        </w:r>
        <w:r>
          <w:fldChar w:fldCharType="separate"/>
        </w:r>
        <w:r>
          <w:rPr>
            <w:lang w:val="zh-TW"/>
          </w:rPr>
          <w:t>2</w:t>
        </w:r>
        <w:r>
          <w:fldChar w:fldCharType="end"/>
        </w:r>
      </w:p>
    </w:sdtContent>
  </w:sdt>
  <w:p w14:paraId="49110A63" w14:textId="77777777" w:rsidR="00A32C74" w:rsidRDefault="00A32C74">
    <w:pPr>
      <w:pStyle w:val="a9"/>
      <w:ind w:left="280" w:right="280"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1897" w14:textId="77777777" w:rsidR="00733CA3" w:rsidRDefault="00733CA3">
    <w:pPr>
      <w:pStyle w:val="a9"/>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347EC" w14:textId="77777777" w:rsidR="00575B89" w:rsidRDefault="00575B89" w:rsidP="00967B86">
      <w:pPr>
        <w:ind w:left="280" w:right="280" w:firstLine="560"/>
      </w:pPr>
      <w:r>
        <w:separator/>
      </w:r>
    </w:p>
  </w:footnote>
  <w:footnote w:type="continuationSeparator" w:id="0">
    <w:p w14:paraId="2AC172F2" w14:textId="77777777" w:rsidR="00575B89" w:rsidRDefault="00575B89" w:rsidP="00967B86">
      <w:pPr>
        <w:ind w:left="280" w:right="280"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307EC" w14:textId="77777777" w:rsidR="00733CA3" w:rsidRDefault="00733CA3">
    <w:pPr>
      <w:pStyle w:val="a7"/>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E4497" w14:textId="77777777" w:rsidR="00733CA3" w:rsidRDefault="00733CA3">
    <w:pPr>
      <w:pStyle w:val="a7"/>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1BBB2" w14:textId="77777777" w:rsidR="00733CA3" w:rsidRDefault="00733CA3">
    <w:pPr>
      <w:pStyle w:val="a7"/>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EE2"/>
    <w:multiLevelType w:val="hybridMultilevel"/>
    <w:tmpl w:val="90B4C9B0"/>
    <w:lvl w:ilvl="0" w:tplc="FFFFFFFF">
      <w:start w:val="1"/>
      <w:numFmt w:val="decimal"/>
      <w:lvlText w:val="3.4.%1"/>
      <w:lvlJc w:val="left"/>
      <w:pPr>
        <w:ind w:left="480" w:hanging="480"/>
      </w:pPr>
      <w:rPr>
        <w:rFonts w:ascii="Times New Roman" w:hAnsi="Times New Roman" w:cs="Times New Roman" w:hint="default"/>
        <w:b/>
        <w:bCs/>
        <w:sz w:val="32"/>
        <w:szCs w:val="32"/>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37F4B9C"/>
    <w:multiLevelType w:val="hybridMultilevel"/>
    <w:tmpl w:val="2F9CE098"/>
    <w:lvl w:ilvl="0" w:tplc="3E746C28">
      <w:start w:val="1"/>
      <w:numFmt w:val="decimal"/>
      <w:lvlText w:val="1.%1"/>
      <w:lvlJc w:val="left"/>
      <w:pPr>
        <w:ind w:left="480" w:hanging="480"/>
      </w:pPr>
      <w:rPr>
        <w:rFonts w:ascii="Times New Roman" w:hAnsi="Times New Roman" w:cs="Times New Roman" w:hint="default"/>
        <w:b/>
        <w:bCs/>
        <w:sz w:val="36"/>
        <w:szCs w:val="36"/>
      </w:rPr>
    </w:lvl>
    <w:lvl w:ilvl="1" w:tplc="53401A92">
      <w:start w:val="1"/>
      <w:numFmt w:val="decimal"/>
      <w:lvlText w:val="1.%2"/>
      <w:lvlJc w:val="left"/>
      <w:pPr>
        <w:ind w:left="960" w:hanging="480"/>
      </w:pPr>
      <w:rPr>
        <w:rFonts w:ascii="Times New Roman" w:hAnsi="Times New Roman" w:cs="Times New Roman" w:hint="default"/>
        <w:color w:val="auto"/>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3B526F"/>
    <w:multiLevelType w:val="hybridMultilevel"/>
    <w:tmpl w:val="89B2EDA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6AA51D5"/>
    <w:multiLevelType w:val="hybridMultilevel"/>
    <w:tmpl w:val="3E3AADF4"/>
    <w:lvl w:ilvl="0" w:tplc="5D1C664E">
      <w:start w:val="1"/>
      <w:numFmt w:val="decimal"/>
      <w:lvlText w:val="3.4.%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025F0B"/>
    <w:multiLevelType w:val="hybridMultilevel"/>
    <w:tmpl w:val="6662139A"/>
    <w:lvl w:ilvl="0" w:tplc="FFFFFFFF">
      <w:start w:val="1"/>
      <w:numFmt w:val="decimal"/>
      <w:lvlText w:val="1.%1"/>
      <w:lvlJc w:val="left"/>
      <w:pPr>
        <w:ind w:left="480" w:hanging="480"/>
      </w:pPr>
      <w:rPr>
        <w:rFonts w:ascii="Times New Roman" w:hAnsi="Times New Roman" w:cs="Times New Roman" w:hint="default"/>
        <w:b w:val="0"/>
        <w:bCs w:val="0"/>
        <w:sz w:val="32"/>
        <w:szCs w:val="32"/>
      </w:r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0E3826B5"/>
    <w:multiLevelType w:val="hybridMultilevel"/>
    <w:tmpl w:val="E62A574E"/>
    <w:lvl w:ilvl="0" w:tplc="5D1C664E">
      <w:start w:val="1"/>
      <w:numFmt w:val="decimal"/>
      <w:lvlText w:val="3.4.%1."/>
      <w:lvlJc w:val="left"/>
      <w:pPr>
        <w:ind w:left="1440" w:hanging="480"/>
      </w:pPr>
      <w:rPr>
        <w:rFonts w:ascii="Times New Roman" w:hAnsi="Times New Roman" w:cs="Times New Roman" w:hint="default"/>
        <w:b/>
        <w:bCs/>
        <w:sz w:val="32"/>
        <w:szCs w:val="32"/>
      </w:rPr>
    </w:lvl>
    <w:lvl w:ilvl="1" w:tplc="0409000F">
      <w:start w:val="1"/>
      <w:numFmt w:val="decimal"/>
      <w:lvlText w:val="%2."/>
      <w:lvlJc w:val="left"/>
      <w:pPr>
        <w:ind w:left="2006"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0F3A51F1"/>
    <w:multiLevelType w:val="hybridMultilevel"/>
    <w:tmpl w:val="D2DCF35E"/>
    <w:lvl w:ilvl="0" w:tplc="04090015">
      <w:start w:val="1"/>
      <w:numFmt w:val="taiwaneseCountingThousand"/>
      <w:lvlText w:val="%1、"/>
      <w:lvlJc w:val="left"/>
      <w:pPr>
        <w:ind w:left="480" w:hanging="480"/>
      </w:pPr>
    </w:lvl>
    <w:lvl w:ilvl="1" w:tplc="139247F4">
      <w:start w:val="1"/>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FA7200A"/>
    <w:multiLevelType w:val="hybridMultilevel"/>
    <w:tmpl w:val="8F68091E"/>
    <w:lvl w:ilvl="0" w:tplc="CDB2A190">
      <w:start w:val="1"/>
      <w:numFmt w:val="decimal"/>
      <w:lvlText w:val="1.1.%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964368"/>
    <w:multiLevelType w:val="hybridMultilevel"/>
    <w:tmpl w:val="6DBAF2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3DF0117"/>
    <w:multiLevelType w:val="hybridMultilevel"/>
    <w:tmpl w:val="EAA0843E"/>
    <w:lvl w:ilvl="0" w:tplc="F0A6CCA8">
      <w:start w:val="1"/>
      <w:numFmt w:val="decimal"/>
      <w:lvlText w:val="2.2.%1"/>
      <w:lvlJc w:val="left"/>
      <w:pPr>
        <w:ind w:left="481" w:hanging="480"/>
      </w:pPr>
      <w:rPr>
        <w:rFonts w:ascii="Times New Roman" w:hAnsi="Times New Roman" w:cs="Times New Roman" w:hint="default"/>
        <w:b/>
        <w:bCs/>
        <w:color w:val="auto"/>
        <w:sz w:val="36"/>
        <w:szCs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4AD786A"/>
    <w:multiLevelType w:val="hybridMultilevel"/>
    <w:tmpl w:val="A814910E"/>
    <w:lvl w:ilvl="0" w:tplc="5944E8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78D2BD4"/>
    <w:multiLevelType w:val="hybridMultilevel"/>
    <w:tmpl w:val="5D98FEC4"/>
    <w:lvl w:ilvl="0" w:tplc="FFFFFFFF">
      <w:start w:val="1"/>
      <w:numFmt w:val="decimal"/>
      <w:lvlText w:val="2.2.%1"/>
      <w:lvlJc w:val="left"/>
      <w:pPr>
        <w:ind w:left="481" w:hanging="480"/>
      </w:pPr>
      <w:rPr>
        <w:rFonts w:ascii="Times New Roman" w:hAnsi="Times New Roman" w:cs="Times New Roman" w:hint="default"/>
        <w:b/>
        <w:bCs/>
        <w:color w:val="auto"/>
        <w:sz w:val="36"/>
        <w:szCs w:val="36"/>
      </w:rPr>
    </w:lvl>
    <w:lvl w:ilvl="1" w:tplc="F0A6CCA8">
      <w:start w:val="1"/>
      <w:numFmt w:val="decimal"/>
      <w:lvlText w:val="2.2.%2"/>
      <w:lvlJc w:val="left"/>
      <w:pPr>
        <w:ind w:left="960" w:hanging="480"/>
      </w:pPr>
      <w:rPr>
        <w:rFonts w:ascii="Times New Roman" w:hAnsi="Times New Roman" w:cs="Times New Roman" w:hint="default"/>
        <w:b/>
        <w:bCs/>
        <w:color w:val="auto"/>
        <w:sz w:val="36"/>
        <w:szCs w:val="36"/>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19807E96"/>
    <w:multiLevelType w:val="hybridMultilevel"/>
    <w:tmpl w:val="3E1E7D3E"/>
    <w:lvl w:ilvl="0" w:tplc="82DE273A">
      <w:start w:val="1"/>
      <w:numFmt w:val="decimal"/>
      <w:lvlText w:val="3.%1"/>
      <w:lvlJc w:val="left"/>
      <w:pPr>
        <w:ind w:left="481"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13" w15:restartNumberingAfterBreak="0">
    <w:nsid w:val="1A747CA4"/>
    <w:multiLevelType w:val="hybridMultilevel"/>
    <w:tmpl w:val="D13A1C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47F06"/>
    <w:multiLevelType w:val="hybridMultilevel"/>
    <w:tmpl w:val="9E5CD4B8"/>
    <w:lvl w:ilvl="0" w:tplc="3C82B314">
      <w:start w:val="1"/>
      <w:numFmt w:val="decimal"/>
      <w:lvlText w:val="3.5.%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F873A1B"/>
    <w:multiLevelType w:val="hybridMultilevel"/>
    <w:tmpl w:val="89B2EDA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1CA7869"/>
    <w:multiLevelType w:val="hybridMultilevel"/>
    <w:tmpl w:val="90B4C9B0"/>
    <w:lvl w:ilvl="0" w:tplc="56FA334C">
      <w:start w:val="1"/>
      <w:numFmt w:val="decimal"/>
      <w:lvlText w:val="3.4.%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3D555BC"/>
    <w:multiLevelType w:val="hybridMultilevel"/>
    <w:tmpl w:val="DAB8412A"/>
    <w:lvl w:ilvl="0" w:tplc="E2465D4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4045E5A"/>
    <w:multiLevelType w:val="hybridMultilevel"/>
    <w:tmpl w:val="77CAF5CE"/>
    <w:lvl w:ilvl="0" w:tplc="2A602ED2">
      <w:start w:val="1"/>
      <w:numFmt w:val="decimal"/>
      <w:lvlText w:val="(%1)"/>
      <w:lvlJc w:val="left"/>
      <w:pPr>
        <w:ind w:left="2400" w:hanging="480"/>
      </w:pPr>
      <w:rPr>
        <w:rFonts w:ascii="Times New Roman" w:hAnsi="Times New Roman" w:cs="Times New Roman" w:hint="default"/>
        <w:b w:val="0"/>
        <w:bCs w:val="0"/>
        <w:sz w:val="28"/>
        <w:szCs w:val="28"/>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9" w15:restartNumberingAfterBreak="0">
    <w:nsid w:val="24B97F11"/>
    <w:multiLevelType w:val="hybridMultilevel"/>
    <w:tmpl w:val="B1EAF70E"/>
    <w:lvl w:ilvl="0" w:tplc="FFFFFFFF">
      <w:start w:val="1"/>
      <w:numFmt w:val="decimal"/>
      <w:lvlText w:val="%1)、"/>
      <w:lvlJc w:val="left"/>
      <w:pPr>
        <w:ind w:left="1465" w:hanging="480"/>
      </w:pPr>
      <w:rPr>
        <w:rFonts w:hint="eastAsia"/>
      </w:rPr>
    </w:lvl>
    <w:lvl w:ilvl="1" w:tplc="FFFFFFFF">
      <w:start w:val="1"/>
      <w:numFmt w:val="ideographTraditional"/>
      <w:lvlText w:val="%2、"/>
      <w:lvlJc w:val="left"/>
      <w:pPr>
        <w:ind w:left="1945" w:hanging="480"/>
      </w:pPr>
    </w:lvl>
    <w:lvl w:ilvl="2" w:tplc="FFFFFFFF" w:tentative="1">
      <w:start w:val="1"/>
      <w:numFmt w:val="lowerRoman"/>
      <w:lvlText w:val="%3."/>
      <w:lvlJc w:val="right"/>
      <w:pPr>
        <w:ind w:left="2425" w:hanging="480"/>
      </w:pPr>
    </w:lvl>
    <w:lvl w:ilvl="3" w:tplc="FFFFFFFF" w:tentative="1">
      <w:start w:val="1"/>
      <w:numFmt w:val="decimal"/>
      <w:lvlText w:val="%4."/>
      <w:lvlJc w:val="left"/>
      <w:pPr>
        <w:ind w:left="2905" w:hanging="480"/>
      </w:pPr>
    </w:lvl>
    <w:lvl w:ilvl="4" w:tplc="FFFFFFFF" w:tentative="1">
      <w:start w:val="1"/>
      <w:numFmt w:val="ideographTraditional"/>
      <w:lvlText w:val="%5、"/>
      <w:lvlJc w:val="left"/>
      <w:pPr>
        <w:ind w:left="3385" w:hanging="480"/>
      </w:pPr>
    </w:lvl>
    <w:lvl w:ilvl="5" w:tplc="FFFFFFFF" w:tentative="1">
      <w:start w:val="1"/>
      <w:numFmt w:val="lowerRoman"/>
      <w:lvlText w:val="%6."/>
      <w:lvlJc w:val="right"/>
      <w:pPr>
        <w:ind w:left="3865" w:hanging="480"/>
      </w:pPr>
    </w:lvl>
    <w:lvl w:ilvl="6" w:tplc="FFFFFFFF" w:tentative="1">
      <w:start w:val="1"/>
      <w:numFmt w:val="decimal"/>
      <w:lvlText w:val="%7."/>
      <w:lvlJc w:val="left"/>
      <w:pPr>
        <w:ind w:left="4345" w:hanging="480"/>
      </w:pPr>
    </w:lvl>
    <w:lvl w:ilvl="7" w:tplc="FFFFFFFF" w:tentative="1">
      <w:start w:val="1"/>
      <w:numFmt w:val="ideographTraditional"/>
      <w:lvlText w:val="%8、"/>
      <w:lvlJc w:val="left"/>
      <w:pPr>
        <w:ind w:left="4825" w:hanging="480"/>
      </w:pPr>
    </w:lvl>
    <w:lvl w:ilvl="8" w:tplc="FFFFFFFF" w:tentative="1">
      <w:start w:val="1"/>
      <w:numFmt w:val="lowerRoman"/>
      <w:lvlText w:val="%9."/>
      <w:lvlJc w:val="right"/>
      <w:pPr>
        <w:ind w:left="5305" w:hanging="480"/>
      </w:pPr>
    </w:lvl>
  </w:abstractNum>
  <w:abstractNum w:abstractNumId="20" w15:restartNumberingAfterBreak="0">
    <w:nsid w:val="28876A8A"/>
    <w:multiLevelType w:val="hybridMultilevel"/>
    <w:tmpl w:val="89B2EDA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30184C57"/>
    <w:multiLevelType w:val="hybridMultilevel"/>
    <w:tmpl w:val="9120F41E"/>
    <w:lvl w:ilvl="0" w:tplc="F20C7610">
      <w:start w:val="1"/>
      <w:numFmt w:val="decimal"/>
      <w:lvlText w:val="%1)、"/>
      <w:lvlJc w:val="left"/>
      <w:pPr>
        <w:ind w:left="1443" w:hanging="480"/>
      </w:pPr>
      <w:rPr>
        <w:rFonts w:hint="eastAsia"/>
      </w:rPr>
    </w:lvl>
    <w:lvl w:ilvl="1" w:tplc="04090019">
      <w:start w:val="1"/>
      <w:numFmt w:val="ideographTraditional"/>
      <w:lvlText w:val="%2、"/>
      <w:lvlJc w:val="left"/>
      <w:pPr>
        <w:ind w:left="1923" w:hanging="480"/>
      </w:pPr>
    </w:lvl>
    <w:lvl w:ilvl="2" w:tplc="0409001B" w:tentative="1">
      <w:start w:val="1"/>
      <w:numFmt w:val="lowerRoman"/>
      <w:lvlText w:val="%3."/>
      <w:lvlJc w:val="right"/>
      <w:pPr>
        <w:ind w:left="2403" w:hanging="480"/>
      </w:pPr>
    </w:lvl>
    <w:lvl w:ilvl="3" w:tplc="0409000F" w:tentative="1">
      <w:start w:val="1"/>
      <w:numFmt w:val="decimal"/>
      <w:lvlText w:val="%4."/>
      <w:lvlJc w:val="left"/>
      <w:pPr>
        <w:ind w:left="2883" w:hanging="480"/>
      </w:pPr>
    </w:lvl>
    <w:lvl w:ilvl="4" w:tplc="04090019" w:tentative="1">
      <w:start w:val="1"/>
      <w:numFmt w:val="ideographTraditional"/>
      <w:lvlText w:val="%5、"/>
      <w:lvlJc w:val="left"/>
      <w:pPr>
        <w:ind w:left="3363" w:hanging="480"/>
      </w:pPr>
    </w:lvl>
    <w:lvl w:ilvl="5" w:tplc="0409001B" w:tentative="1">
      <w:start w:val="1"/>
      <w:numFmt w:val="lowerRoman"/>
      <w:lvlText w:val="%6."/>
      <w:lvlJc w:val="right"/>
      <w:pPr>
        <w:ind w:left="3843" w:hanging="480"/>
      </w:pPr>
    </w:lvl>
    <w:lvl w:ilvl="6" w:tplc="0409000F" w:tentative="1">
      <w:start w:val="1"/>
      <w:numFmt w:val="decimal"/>
      <w:lvlText w:val="%7."/>
      <w:lvlJc w:val="left"/>
      <w:pPr>
        <w:ind w:left="4323" w:hanging="480"/>
      </w:pPr>
    </w:lvl>
    <w:lvl w:ilvl="7" w:tplc="04090019" w:tentative="1">
      <w:start w:val="1"/>
      <w:numFmt w:val="ideographTraditional"/>
      <w:lvlText w:val="%8、"/>
      <w:lvlJc w:val="left"/>
      <w:pPr>
        <w:ind w:left="4803" w:hanging="480"/>
      </w:pPr>
    </w:lvl>
    <w:lvl w:ilvl="8" w:tplc="0409001B" w:tentative="1">
      <w:start w:val="1"/>
      <w:numFmt w:val="lowerRoman"/>
      <w:lvlText w:val="%9."/>
      <w:lvlJc w:val="right"/>
      <w:pPr>
        <w:ind w:left="5283" w:hanging="480"/>
      </w:pPr>
    </w:lvl>
  </w:abstractNum>
  <w:abstractNum w:abstractNumId="22" w15:restartNumberingAfterBreak="0">
    <w:nsid w:val="31467966"/>
    <w:multiLevelType w:val="hybridMultilevel"/>
    <w:tmpl w:val="155249CC"/>
    <w:lvl w:ilvl="0" w:tplc="FFE6BA60">
      <w:start w:val="1"/>
      <w:numFmt w:val="decimal"/>
      <w:lvlText w:val="3.1.%1"/>
      <w:lvlJc w:val="left"/>
      <w:pPr>
        <w:ind w:left="480" w:hanging="480"/>
      </w:pPr>
      <w:rPr>
        <w:rFonts w:ascii="Times New Roman" w:eastAsia="標楷體" w:hAnsi="Times New Roman" w:hint="default"/>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2A763A1"/>
    <w:multiLevelType w:val="hybridMultilevel"/>
    <w:tmpl w:val="51C0B598"/>
    <w:lvl w:ilvl="0" w:tplc="EE805CE2">
      <w:start w:val="1"/>
      <w:numFmt w:val="decimal"/>
      <w:lvlText w:val="2.%1"/>
      <w:lvlJc w:val="left"/>
      <w:pPr>
        <w:ind w:left="481" w:hanging="480"/>
      </w:pPr>
      <w:rPr>
        <w:rFonts w:ascii="Times New Roman" w:hAnsi="Times New Roman" w:cs="Times New Roman" w:hint="default"/>
        <w:b/>
        <w:bCs/>
        <w:color w:val="auto"/>
        <w:sz w:val="36"/>
        <w:szCs w:val="36"/>
      </w:rPr>
    </w:lvl>
    <w:lvl w:ilvl="1" w:tplc="04090019" w:tentative="1">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24" w15:restartNumberingAfterBreak="0">
    <w:nsid w:val="33F7360C"/>
    <w:multiLevelType w:val="hybridMultilevel"/>
    <w:tmpl w:val="8DAC73A8"/>
    <w:lvl w:ilvl="0" w:tplc="EE805CE2">
      <w:start w:val="1"/>
      <w:numFmt w:val="decimal"/>
      <w:lvlText w:val="2.%1"/>
      <w:lvlJc w:val="left"/>
      <w:pPr>
        <w:ind w:left="1046" w:hanging="480"/>
      </w:pPr>
      <w:rPr>
        <w:rFonts w:ascii="Times New Roman" w:hAnsi="Times New Roman" w:cs="Times New Roman" w:hint="default"/>
        <w:b/>
        <w:bCs/>
        <w:color w:val="auto"/>
        <w:sz w:val="36"/>
        <w:szCs w:val="36"/>
      </w:rPr>
    </w:lvl>
    <w:lvl w:ilvl="1" w:tplc="04090019">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25" w15:restartNumberingAfterBreak="0">
    <w:nsid w:val="34FE3794"/>
    <w:multiLevelType w:val="hybridMultilevel"/>
    <w:tmpl w:val="9A40EE96"/>
    <w:lvl w:ilvl="0" w:tplc="FFFFFFFF">
      <w:start w:val="1"/>
      <w:numFmt w:val="decimal"/>
      <w:lvlText w:val="（%1）"/>
      <w:lvlJc w:val="right"/>
      <w:pPr>
        <w:ind w:left="960" w:hanging="480"/>
      </w:pPr>
      <w:rPr>
        <w:rFonts w:hint="eastAsia"/>
        <w:sz w:val="28"/>
        <w:szCs w:val="28"/>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35BE70B8"/>
    <w:multiLevelType w:val="hybridMultilevel"/>
    <w:tmpl w:val="B2B8EB6C"/>
    <w:lvl w:ilvl="0" w:tplc="8B1C3B5E">
      <w:start w:val="1"/>
      <w:numFmt w:val="decimal"/>
      <w:lvlText w:val="3.2.%1"/>
      <w:lvlJc w:val="left"/>
      <w:pPr>
        <w:ind w:left="480" w:hanging="480"/>
      </w:pPr>
      <w:rPr>
        <w:rFonts w:ascii="Times New Roman" w:eastAsia="標楷體" w:hAnsi="Times New Roman" w:hint="default"/>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77120EF"/>
    <w:multiLevelType w:val="hybridMultilevel"/>
    <w:tmpl w:val="A34E7BB0"/>
    <w:lvl w:ilvl="0" w:tplc="1382E848">
      <w:start w:val="1"/>
      <w:numFmt w:val="taiwaneseCountingThousand"/>
      <w:lvlText w:val="%1、"/>
      <w:lvlJc w:val="left"/>
      <w:pPr>
        <w:ind w:left="1442" w:hanging="9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8" w15:restartNumberingAfterBreak="0">
    <w:nsid w:val="39507910"/>
    <w:multiLevelType w:val="hybridMultilevel"/>
    <w:tmpl w:val="89B2EDA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9" w15:restartNumberingAfterBreak="0">
    <w:nsid w:val="39A81575"/>
    <w:multiLevelType w:val="hybridMultilevel"/>
    <w:tmpl w:val="A3D6CF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39E54EFE"/>
    <w:multiLevelType w:val="hybridMultilevel"/>
    <w:tmpl w:val="39B2BF74"/>
    <w:lvl w:ilvl="0" w:tplc="0EECEF72">
      <w:start w:val="1"/>
      <w:numFmt w:val="decimal"/>
      <w:lvlText w:val="%1)"/>
      <w:lvlJc w:val="left"/>
      <w:pPr>
        <w:ind w:left="1047" w:hanging="480"/>
      </w:pPr>
      <w:rPr>
        <w:rFonts w:ascii="Times New Roman" w:hAnsi="Times New Roman" w:cs="Times New Roman" w:hint="default"/>
        <w:sz w:val="28"/>
        <w:szCs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0C927FB"/>
    <w:multiLevelType w:val="multilevel"/>
    <w:tmpl w:val="0C14A84C"/>
    <w:lvl w:ilvl="0">
      <w:start w:val="1"/>
      <w:numFmt w:val="decimal"/>
      <w:lvlText w:val="（%1）"/>
      <w:lvlJc w:val="right"/>
      <w:pPr>
        <w:ind w:left="1833" w:hanging="480"/>
      </w:pPr>
    </w:lvl>
    <w:lvl w:ilvl="1">
      <w:start w:val="1"/>
      <w:numFmt w:val="decimal"/>
      <w:lvlText w:val="%2、"/>
      <w:lvlJc w:val="left"/>
      <w:pPr>
        <w:ind w:left="2313" w:hanging="480"/>
      </w:pPr>
    </w:lvl>
    <w:lvl w:ilvl="2">
      <w:start w:val="1"/>
      <w:numFmt w:val="lowerRoman"/>
      <w:lvlText w:val="%3."/>
      <w:lvlJc w:val="right"/>
      <w:pPr>
        <w:ind w:left="2793" w:hanging="480"/>
      </w:pPr>
    </w:lvl>
    <w:lvl w:ilvl="3">
      <w:start w:val="1"/>
      <w:numFmt w:val="decimal"/>
      <w:lvlText w:val="%4."/>
      <w:lvlJc w:val="left"/>
      <w:pPr>
        <w:ind w:left="3273" w:hanging="480"/>
      </w:pPr>
    </w:lvl>
    <w:lvl w:ilvl="4">
      <w:start w:val="1"/>
      <w:numFmt w:val="decimal"/>
      <w:lvlText w:val="%5、"/>
      <w:lvlJc w:val="left"/>
      <w:pPr>
        <w:ind w:left="3753" w:hanging="480"/>
      </w:pPr>
    </w:lvl>
    <w:lvl w:ilvl="5">
      <w:start w:val="1"/>
      <w:numFmt w:val="lowerRoman"/>
      <w:lvlText w:val="%6."/>
      <w:lvlJc w:val="right"/>
      <w:pPr>
        <w:ind w:left="4233" w:hanging="480"/>
      </w:pPr>
    </w:lvl>
    <w:lvl w:ilvl="6">
      <w:start w:val="1"/>
      <w:numFmt w:val="decimal"/>
      <w:lvlText w:val="%7."/>
      <w:lvlJc w:val="left"/>
      <w:pPr>
        <w:ind w:left="4713" w:hanging="480"/>
      </w:pPr>
    </w:lvl>
    <w:lvl w:ilvl="7">
      <w:start w:val="1"/>
      <w:numFmt w:val="decimal"/>
      <w:lvlText w:val="%8、"/>
      <w:lvlJc w:val="left"/>
      <w:pPr>
        <w:ind w:left="5193" w:hanging="480"/>
      </w:pPr>
    </w:lvl>
    <w:lvl w:ilvl="8">
      <w:start w:val="1"/>
      <w:numFmt w:val="lowerRoman"/>
      <w:lvlText w:val="%9."/>
      <w:lvlJc w:val="right"/>
      <w:pPr>
        <w:ind w:left="5673" w:hanging="480"/>
      </w:pPr>
    </w:lvl>
  </w:abstractNum>
  <w:abstractNum w:abstractNumId="32" w15:restartNumberingAfterBreak="0">
    <w:nsid w:val="40ED7E44"/>
    <w:multiLevelType w:val="hybridMultilevel"/>
    <w:tmpl w:val="B48E3D74"/>
    <w:lvl w:ilvl="0" w:tplc="5DCA8D6C">
      <w:start w:val="1"/>
      <w:numFmt w:val="decimal"/>
      <w:lvlText w:val="（%1）"/>
      <w:lvlJc w:val="right"/>
      <w:pPr>
        <w:ind w:left="1920" w:hanging="480"/>
      </w:pPr>
      <w:rPr>
        <w:rFonts w:hint="eastAsia"/>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3" w15:restartNumberingAfterBreak="0">
    <w:nsid w:val="47246585"/>
    <w:multiLevelType w:val="hybridMultilevel"/>
    <w:tmpl w:val="DD34B228"/>
    <w:lvl w:ilvl="0" w:tplc="5C3CD6EE">
      <w:start w:val="1"/>
      <w:numFmt w:val="decimal"/>
      <w:lvlText w:val="3.%1"/>
      <w:lvlJc w:val="left"/>
      <w:pPr>
        <w:ind w:left="960" w:hanging="480"/>
      </w:pPr>
      <w:rPr>
        <w:rFonts w:ascii="Times New Roman" w:hAnsi="Times New Roman" w:cs="Times New Roman" w:hint="default"/>
        <w:b/>
        <w:bCs/>
        <w:sz w:val="36"/>
        <w:szCs w:val="3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47316B6B"/>
    <w:multiLevelType w:val="hybridMultilevel"/>
    <w:tmpl w:val="89B2EDA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4B08324D"/>
    <w:multiLevelType w:val="hybridMultilevel"/>
    <w:tmpl w:val="823A8618"/>
    <w:lvl w:ilvl="0" w:tplc="C178BAF0">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4D225C2B"/>
    <w:multiLevelType w:val="hybridMultilevel"/>
    <w:tmpl w:val="7032AE76"/>
    <w:lvl w:ilvl="0" w:tplc="57F0FF0A">
      <w:start w:val="1"/>
      <w:numFmt w:val="decimal"/>
      <w:lvlText w:val="3.%1"/>
      <w:lvlJc w:val="left"/>
      <w:pPr>
        <w:ind w:left="480" w:hanging="48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4D4049D0"/>
    <w:multiLevelType w:val="hybridMultilevel"/>
    <w:tmpl w:val="D0445344"/>
    <w:lvl w:ilvl="0" w:tplc="FFE6BA60">
      <w:start w:val="1"/>
      <w:numFmt w:val="decimal"/>
      <w:lvlText w:val="3.1.%1"/>
      <w:lvlJc w:val="left"/>
      <w:pPr>
        <w:ind w:left="480" w:hanging="480"/>
      </w:pPr>
      <w:rPr>
        <w:rFonts w:ascii="Times New Roman" w:eastAsia="標楷體" w:hAnsi="Times New Roman" w:hint="default"/>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50A459C8"/>
    <w:multiLevelType w:val="hybridMultilevel"/>
    <w:tmpl w:val="B2B8EB6C"/>
    <w:lvl w:ilvl="0" w:tplc="FFFFFFFF">
      <w:start w:val="1"/>
      <w:numFmt w:val="decimal"/>
      <w:lvlText w:val="3.2.%1"/>
      <w:lvlJc w:val="left"/>
      <w:pPr>
        <w:ind w:left="480" w:hanging="480"/>
      </w:pPr>
      <w:rPr>
        <w:rFonts w:ascii="Times New Roman" w:eastAsia="標楷體" w:hAnsi="Times New Roman" w:hint="default"/>
        <w:b/>
        <w:i w:val="0"/>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9" w15:restartNumberingAfterBreak="0">
    <w:nsid w:val="50C310F4"/>
    <w:multiLevelType w:val="multilevel"/>
    <w:tmpl w:val="3C085A56"/>
    <w:lvl w:ilvl="0">
      <w:start w:val="1"/>
      <w:numFmt w:val="decimal"/>
      <w:lvlText w:val="%1."/>
      <w:lvlJc w:val="left"/>
      <w:pPr>
        <w:ind w:left="828" w:hanging="828"/>
      </w:pPr>
      <w:rPr>
        <w:rFonts w:ascii="Times New Roman" w:hAnsi="Times New Roman" w:hint="default"/>
        <w:color w:val="auto"/>
      </w:rPr>
    </w:lvl>
    <w:lvl w:ilvl="1">
      <w:start w:val="1"/>
      <w:numFmt w:val="decimal"/>
      <w:lvlText w:val="%1.%2、"/>
      <w:lvlJc w:val="left"/>
      <w:pPr>
        <w:ind w:left="1080" w:hanging="1080"/>
      </w:pPr>
      <w:rPr>
        <w:rFonts w:ascii="Times New Roman" w:hAnsi="Times New Roman" w:hint="default"/>
        <w:color w:val="auto"/>
      </w:rPr>
    </w:lvl>
    <w:lvl w:ilvl="2">
      <w:start w:val="1"/>
      <w:numFmt w:val="decimal"/>
      <w:lvlText w:val="%1.%2、%3."/>
      <w:lvlJc w:val="left"/>
      <w:pPr>
        <w:ind w:left="1080" w:hanging="1080"/>
      </w:pPr>
      <w:rPr>
        <w:rFonts w:ascii="Times New Roman" w:hAnsi="Times New Roman" w:hint="default"/>
        <w:color w:val="auto"/>
      </w:rPr>
    </w:lvl>
    <w:lvl w:ilvl="3">
      <w:start w:val="1"/>
      <w:numFmt w:val="decimal"/>
      <w:lvlText w:val="%1.%2、%3.%4."/>
      <w:lvlJc w:val="left"/>
      <w:pPr>
        <w:ind w:left="1440" w:hanging="1440"/>
      </w:pPr>
      <w:rPr>
        <w:rFonts w:ascii="Times New Roman" w:hAnsi="Times New Roman" w:hint="default"/>
        <w:color w:val="auto"/>
      </w:rPr>
    </w:lvl>
    <w:lvl w:ilvl="4">
      <w:start w:val="1"/>
      <w:numFmt w:val="decimal"/>
      <w:lvlText w:val="%1.%2、%3.%4.%5."/>
      <w:lvlJc w:val="left"/>
      <w:pPr>
        <w:ind w:left="1800" w:hanging="1800"/>
      </w:pPr>
      <w:rPr>
        <w:rFonts w:ascii="Times New Roman" w:hAnsi="Times New Roman" w:hint="default"/>
        <w:color w:val="auto"/>
      </w:rPr>
    </w:lvl>
    <w:lvl w:ilvl="5">
      <w:start w:val="1"/>
      <w:numFmt w:val="decimal"/>
      <w:lvlText w:val="%1.%2、%3.%4.%5.%6."/>
      <w:lvlJc w:val="left"/>
      <w:pPr>
        <w:ind w:left="2160" w:hanging="2160"/>
      </w:pPr>
      <w:rPr>
        <w:rFonts w:ascii="Times New Roman" w:hAnsi="Times New Roman" w:hint="default"/>
        <w:color w:val="auto"/>
      </w:rPr>
    </w:lvl>
    <w:lvl w:ilvl="6">
      <w:start w:val="1"/>
      <w:numFmt w:val="decimal"/>
      <w:lvlText w:val="%1.%2、%3.%4.%5.%6.%7."/>
      <w:lvlJc w:val="left"/>
      <w:pPr>
        <w:ind w:left="2160" w:hanging="2160"/>
      </w:pPr>
      <w:rPr>
        <w:rFonts w:ascii="Times New Roman" w:hAnsi="Times New Roman" w:hint="default"/>
        <w:color w:val="auto"/>
      </w:rPr>
    </w:lvl>
    <w:lvl w:ilvl="7">
      <w:start w:val="1"/>
      <w:numFmt w:val="decimal"/>
      <w:lvlText w:val="%1.%2、%3.%4.%5.%6.%7.%8."/>
      <w:lvlJc w:val="left"/>
      <w:pPr>
        <w:ind w:left="2520" w:hanging="2520"/>
      </w:pPr>
      <w:rPr>
        <w:rFonts w:ascii="Times New Roman" w:hAnsi="Times New Roman" w:hint="default"/>
        <w:color w:val="auto"/>
      </w:rPr>
    </w:lvl>
    <w:lvl w:ilvl="8">
      <w:start w:val="1"/>
      <w:numFmt w:val="decimal"/>
      <w:lvlText w:val="%1.%2、%3.%4.%5.%6.%7.%8.%9."/>
      <w:lvlJc w:val="left"/>
      <w:pPr>
        <w:ind w:left="2880" w:hanging="2880"/>
      </w:pPr>
      <w:rPr>
        <w:rFonts w:ascii="Times New Roman" w:hAnsi="Times New Roman" w:hint="default"/>
        <w:color w:val="auto"/>
      </w:rPr>
    </w:lvl>
  </w:abstractNum>
  <w:abstractNum w:abstractNumId="40" w15:restartNumberingAfterBreak="0">
    <w:nsid w:val="51502F4C"/>
    <w:multiLevelType w:val="hybridMultilevel"/>
    <w:tmpl w:val="9A40EE96"/>
    <w:lvl w:ilvl="0" w:tplc="88BE79E0">
      <w:start w:val="1"/>
      <w:numFmt w:val="decimal"/>
      <w:lvlText w:val="（%1）"/>
      <w:lvlJc w:val="right"/>
      <w:pPr>
        <w:ind w:left="960" w:hanging="480"/>
      </w:pPr>
      <w:rPr>
        <w:rFonts w:hint="eastAsia"/>
        <w:sz w:val="28"/>
        <w:szCs w:val="28"/>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52CD3B89"/>
    <w:multiLevelType w:val="hybridMultilevel"/>
    <w:tmpl w:val="9CB43826"/>
    <w:lvl w:ilvl="0" w:tplc="53401A92">
      <w:start w:val="1"/>
      <w:numFmt w:val="decimal"/>
      <w:lvlText w:val="1.%1"/>
      <w:lvlJc w:val="left"/>
      <w:pPr>
        <w:ind w:left="480" w:hanging="48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4F051B1"/>
    <w:multiLevelType w:val="hybridMultilevel"/>
    <w:tmpl w:val="F2FA1FDC"/>
    <w:lvl w:ilvl="0" w:tplc="A0B4A350">
      <w:start w:val="1"/>
      <w:numFmt w:val="decimal"/>
      <w:lvlText w:val="第 %1 章"/>
      <w:lvlJc w:val="left"/>
      <w:pPr>
        <w:ind w:left="622" w:hanging="480"/>
      </w:pPr>
      <w:rPr>
        <w:rFonts w:ascii="Times New Roman" w:eastAsia="標楷體" w:hAnsi="Times New Roman" w:cs="Times New Roman" w:hint="default"/>
        <w:sz w:val="40"/>
        <w:szCs w:val="40"/>
      </w:rPr>
    </w:lvl>
    <w:lvl w:ilvl="1" w:tplc="04090019">
      <w:start w:val="1"/>
      <w:numFmt w:val="ideographTraditional"/>
      <w:lvlText w:val="%2、"/>
      <w:lvlJc w:val="left"/>
      <w:pPr>
        <w:ind w:left="1102" w:hanging="480"/>
      </w:pPr>
    </w:lvl>
    <w:lvl w:ilvl="2" w:tplc="0409000F">
      <w:start w:val="1"/>
      <w:numFmt w:val="decimal"/>
      <w:lvlText w:val="%3."/>
      <w:lvlJc w:val="left"/>
      <w:pPr>
        <w:ind w:left="622" w:hanging="480"/>
      </w:pPr>
    </w:lvl>
    <w:lvl w:ilvl="3" w:tplc="0409000F">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43" w15:restartNumberingAfterBreak="0">
    <w:nsid w:val="59920864"/>
    <w:multiLevelType w:val="hybridMultilevel"/>
    <w:tmpl w:val="89B2EDA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4" w15:restartNumberingAfterBreak="0">
    <w:nsid w:val="5A48385D"/>
    <w:multiLevelType w:val="hybridMultilevel"/>
    <w:tmpl w:val="285E1320"/>
    <w:lvl w:ilvl="0" w:tplc="FF1695EE">
      <w:start w:val="1"/>
      <w:numFmt w:val="decimal"/>
      <w:lvlText w:val="(%1)"/>
      <w:lvlJc w:val="left"/>
      <w:pPr>
        <w:ind w:left="480" w:hanging="480"/>
      </w:pPr>
    </w:lvl>
    <w:lvl w:ilvl="1" w:tplc="F20C7610">
      <w:start w:val="1"/>
      <w:numFmt w:val="decimal"/>
      <w:lvlText w:val="%2)、"/>
      <w:lvlJc w:val="left"/>
      <w:pPr>
        <w:ind w:left="4592"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5" w15:restartNumberingAfterBreak="0">
    <w:nsid w:val="5B2F6B11"/>
    <w:multiLevelType w:val="hybridMultilevel"/>
    <w:tmpl w:val="9B407572"/>
    <w:lvl w:ilvl="0" w:tplc="21307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5B8B1D8F"/>
    <w:multiLevelType w:val="hybridMultilevel"/>
    <w:tmpl w:val="7D7807E4"/>
    <w:lvl w:ilvl="0" w:tplc="CDB2A190">
      <w:start w:val="1"/>
      <w:numFmt w:val="decimal"/>
      <w:lvlText w:val="1.1.%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F854AC2"/>
    <w:multiLevelType w:val="hybridMultilevel"/>
    <w:tmpl w:val="0A326138"/>
    <w:lvl w:ilvl="0" w:tplc="04090015">
      <w:start w:val="1"/>
      <w:numFmt w:val="taiwaneseCountingThousand"/>
      <w:lvlText w:val="%1、"/>
      <w:lvlJc w:val="left"/>
      <w:pPr>
        <w:ind w:left="960" w:hanging="480"/>
      </w:pPr>
    </w:lvl>
    <w:lvl w:ilvl="1" w:tplc="0409000F">
      <w:start w:val="1"/>
      <w:numFmt w:val="decim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8" w15:restartNumberingAfterBreak="0">
    <w:nsid w:val="5F877C6E"/>
    <w:multiLevelType w:val="hybridMultilevel"/>
    <w:tmpl w:val="6662139A"/>
    <w:lvl w:ilvl="0" w:tplc="6388E3E8">
      <w:start w:val="1"/>
      <w:numFmt w:val="decimal"/>
      <w:lvlText w:val="1.%1"/>
      <w:lvlJc w:val="left"/>
      <w:pPr>
        <w:ind w:left="480" w:hanging="480"/>
      </w:pPr>
      <w:rPr>
        <w:rFonts w:ascii="Times New Roman" w:hAnsi="Times New Roman" w:cs="Times New Roman" w:hint="default"/>
        <w:b w:val="0"/>
        <w:bCs w:val="0"/>
        <w:sz w:val="32"/>
        <w:szCs w:val="32"/>
      </w:rPr>
    </w:lvl>
    <w:lvl w:ilvl="1" w:tplc="FFFFFFFF" w:tentative="1">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9" w15:restartNumberingAfterBreak="0">
    <w:nsid w:val="60A2698D"/>
    <w:multiLevelType w:val="multilevel"/>
    <w:tmpl w:val="32CE8A80"/>
    <w:lvl w:ilvl="0">
      <w:start w:val="1"/>
      <w:numFmt w:val="lowerLetter"/>
      <w:lvlText w:val="%1、"/>
      <w:lvlJc w:val="left"/>
      <w:pPr>
        <w:ind w:left="1200" w:hanging="360"/>
      </w:pPr>
    </w:lvl>
    <w:lvl w:ilvl="1">
      <w:start w:val="1"/>
      <w:numFmt w:val="decim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decim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decimal"/>
      <w:lvlText w:val="%8、"/>
      <w:lvlJc w:val="left"/>
      <w:pPr>
        <w:ind w:left="4680" w:hanging="480"/>
      </w:pPr>
    </w:lvl>
    <w:lvl w:ilvl="8">
      <w:start w:val="1"/>
      <w:numFmt w:val="lowerRoman"/>
      <w:lvlText w:val="%9."/>
      <w:lvlJc w:val="right"/>
      <w:pPr>
        <w:ind w:left="5160" w:hanging="480"/>
      </w:pPr>
    </w:lvl>
  </w:abstractNum>
  <w:abstractNum w:abstractNumId="50" w15:restartNumberingAfterBreak="0">
    <w:nsid w:val="61A36E54"/>
    <w:multiLevelType w:val="hybridMultilevel"/>
    <w:tmpl w:val="2EFCC1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47953D0"/>
    <w:multiLevelType w:val="hybridMultilevel"/>
    <w:tmpl w:val="28C6C1FA"/>
    <w:lvl w:ilvl="0" w:tplc="E6B2FFC8">
      <w:start w:val="1"/>
      <w:numFmt w:val="decimal"/>
      <w:lvlText w:val="1.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659F646A"/>
    <w:multiLevelType w:val="hybridMultilevel"/>
    <w:tmpl w:val="E22C49BC"/>
    <w:lvl w:ilvl="0" w:tplc="DEC83F72">
      <w:start w:val="1"/>
      <w:numFmt w:val="decimal"/>
      <w:lvlText w:val="(%1)"/>
      <w:lvlJc w:val="left"/>
      <w:pPr>
        <w:ind w:left="1440" w:hanging="480"/>
      </w:pPr>
      <w:rPr>
        <w:rFonts w:ascii="Times New Roman" w:hAnsi="Times New Roman" w:cs="Times New Roman" w:hint="default"/>
        <w:sz w:val="28"/>
        <w:szCs w:val="28"/>
      </w:rPr>
    </w:lvl>
    <w:lvl w:ilvl="1" w:tplc="FFFFFFFF">
      <w:start w:val="1"/>
      <w:numFmt w:val="decimal"/>
      <w:lvlText w:val="%2."/>
      <w:lvlJc w:val="left"/>
      <w:pPr>
        <w:ind w:left="2006"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53" w15:restartNumberingAfterBreak="0">
    <w:nsid w:val="65EE1742"/>
    <w:multiLevelType w:val="hybridMultilevel"/>
    <w:tmpl w:val="08B0C0CC"/>
    <w:lvl w:ilvl="0" w:tplc="DFC08624">
      <w:start w:val="1"/>
      <w:numFmt w:val="decimal"/>
      <w:lvlText w:val="2.1.%1."/>
      <w:lvlJc w:val="left"/>
      <w:pPr>
        <w:ind w:left="1526" w:hanging="480"/>
      </w:pPr>
      <w:rPr>
        <w:rFonts w:ascii="Times New Roman" w:eastAsia="標楷體" w:hAnsi="Times New Roman" w:cs="Times New Roman" w:hint="default"/>
        <w:b/>
        <w:bCs/>
        <w:sz w:val="32"/>
        <w:szCs w:val="32"/>
      </w:rPr>
    </w:lvl>
    <w:lvl w:ilvl="1" w:tplc="04090019" w:tentative="1">
      <w:start w:val="1"/>
      <w:numFmt w:val="ideographTraditional"/>
      <w:lvlText w:val="%2、"/>
      <w:lvlJc w:val="left"/>
      <w:pPr>
        <w:ind w:left="2006" w:hanging="480"/>
      </w:pPr>
    </w:lvl>
    <w:lvl w:ilvl="2" w:tplc="0409001B" w:tentative="1">
      <w:start w:val="1"/>
      <w:numFmt w:val="lowerRoman"/>
      <w:lvlText w:val="%3."/>
      <w:lvlJc w:val="right"/>
      <w:pPr>
        <w:ind w:left="2486" w:hanging="480"/>
      </w:pPr>
    </w:lvl>
    <w:lvl w:ilvl="3" w:tplc="0409000F" w:tentative="1">
      <w:start w:val="1"/>
      <w:numFmt w:val="decimal"/>
      <w:lvlText w:val="%4."/>
      <w:lvlJc w:val="left"/>
      <w:pPr>
        <w:ind w:left="2966" w:hanging="480"/>
      </w:pPr>
    </w:lvl>
    <w:lvl w:ilvl="4" w:tplc="04090019" w:tentative="1">
      <w:start w:val="1"/>
      <w:numFmt w:val="ideographTraditional"/>
      <w:lvlText w:val="%5、"/>
      <w:lvlJc w:val="left"/>
      <w:pPr>
        <w:ind w:left="3446" w:hanging="480"/>
      </w:pPr>
    </w:lvl>
    <w:lvl w:ilvl="5" w:tplc="0409001B" w:tentative="1">
      <w:start w:val="1"/>
      <w:numFmt w:val="lowerRoman"/>
      <w:lvlText w:val="%6."/>
      <w:lvlJc w:val="right"/>
      <w:pPr>
        <w:ind w:left="3926" w:hanging="480"/>
      </w:pPr>
    </w:lvl>
    <w:lvl w:ilvl="6" w:tplc="0409000F" w:tentative="1">
      <w:start w:val="1"/>
      <w:numFmt w:val="decimal"/>
      <w:lvlText w:val="%7."/>
      <w:lvlJc w:val="left"/>
      <w:pPr>
        <w:ind w:left="4406" w:hanging="480"/>
      </w:pPr>
    </w:lvl>
    <w:lvl w:ilvl="7" w:tplc="04090019" w:tentative="1">
      <w:start w:val="1"/>
      <w:numFmt w:val="ideographTraditional"/>
      <w:lvlText w:val="%8、"/>
      <w:lvlJc w:val="left"/>
      <w:pPr>
        <w:ind w:left="4886" w:hanging="480"/>
      </w:pPr>
    </w:lvl>
    <w:lvl w:ilvl="8" w:tplc="0409001B" w:tentative="1">
      <w:start w:val="1"/>
      <w:numFmt w:val="lowerRoman"/>
      <w:lvlText w:val="%9."/>
      <w:lvlJc w:val="right"/>
      <w:pPr>
        <w:ind w:left="5366" w:hanging="480"/>
      </w:pPr>
    </w:lvl>
  </w:abstractNum>
  <w:abstractNum w:abstractNumId="54" w15:restartNumberingAfterBreak="0">
    <w:nsid w:val="6B1F567A"/>
    <w:multiLevelType w:val="hybridMultilevel"/>
    <w:tmpl w:val="BD2E2B9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6B4C1552"/>
    <w:multiLevelType w:val="multilevel"/>
    <w:tmpl w:val="5620816E"/>
    <w:lvl w:ilvl="0">
      <w:start w:val="1"/>
      <w:numFmt w:val="decimal"/>
      <w:lvlText w:val="%1."/>
      <w:lvlJc w:val="left"/>
      <w:pPr>
        <w:ind w:left="1526" w:hanging="480"/>
      </w:pPr>
    </w:lvl>
    <w:lvl w:ilvl="1">
      <w:start w:val="1"/>
      <w:numFmt w:val="decimal"/>
      <w:lvlText w:val="%2、"/>
      <w:lvlJc w:val="left"/>
      <w:pPr>
        <w:ind w:left="2006" w:hanging="480"/>
      </w:pPr>
    </w:lvl>
    <w:lvl w:ilvl="2">
      <w:start w:val="1"/>
      <w:numFmt w:val="lowerRoman"/>
      <w:lvlText w:val="%3."/>
      <w:lvlJc w:val="right"/>
      <w:pPr>
        <w:ind w:left="2486" w:hanging="480"/>
      </w:pPr>
    </w:lvl>
    <w:lvl w:ilvl="3">
      <w:start w:val="1"/>
      <w:numFmt w:val="decimal"/>
      <w:lvlText w:val="%4."/>
      <w:lvlJc w:val="left"/>
      <w:pPr>
        <w:ind w:left="2966" w:hanging="480"/>
      </w:pPr>
    </w:lvl>
    <w:lvl w:ilvl="4">
      <w:start w:val="1"/>
      <w:numFmt w:val="decimal"/>
      <w:lvlText w:val="%5、"/>
      <w:lvlJc w:val="left"/>
      <w:pPr>
        <w:ind w:left="3446" w:hanging="480"/>
      </w:pPr>
    </w:lvl>
    <w:lvl w:ilvl="5">
      <w:start w:val="1"/>
      <w:numFmt w:val="lowerRoman"/>
      <w:lvlText w:val="%6."/>
      <w:lvlJc w:val="right"/>
      <w:pPr>
        <w:ind w:left="3926" w:hanging="480"/>
      </w:pPr>
    </w:lvl>
    <w:lvl w:ilvl="6">
      <w:start w:val="1"/>
      <w:numFmt w:val="decimal"/>
      <w:lvlText w:val="%7."/>
      <w:lvlJc w:val="left"/>
      <w:pPr>
        <w:ind w:left="4406" w:hanging="480"/>
      </w:pPr>
    </w:lvl>
    <w:lvl w:ilvl="7">
      <w:start w:val="1"/>
      <w:numFmt w:val="decimal"/>
      <w:lvlText w:val="%8、"/>
      <w:lvlJc w:val="left"/>
      <w:pPr>
        <w:ind w:left="4886" w:hanging="480"/>
      </w:pPr>
    </w:lvl>
    <w:lvl w:ilvl="8">
      <w:start w:val="1"/>
      <w:numFmt w:val="lowerRoman"/>
      <w:lvlText w:val="%9."/>
      <w:lvlJc w:val="right"/>
      <w:pPr>
        <w:ind w:left="5366" w:hanging="480"/>
      </w:pPr>
    </w:lvl>
  </w:abstractNum>
  <w:abstractNum w:abstractNumId="56" w15:restartNumberingAfterBreak="0">
    <w:nsid w:val="6CC165A8"/>
    <w:multiLevelType w:val="hybridMultilevel"/>
    <w:tmpl w:val="50EE437C"/>
    <w:lvl w:ilvl="0" w:tplc="8F8699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6EB3230E"/>
    <w:multiLevelType w:val="multilevel"/>
    <w:tmpl w:val="F620D4BE"/>
    <w:lvl w:ilvl="0">
      <w:start w:val="1"/>
      <w:numFmt w:val="decimal"/>
      <w:lvlText w:val="%1、"/>
      <w:lvlJc w:val="left"/>
      <w:pPr>
        <w:ind w:left="2324" w:hanging="480"/>
      </w:pPr>
    </w:lvl>
    <w:lvl w:ilvl="1">
      <w:start w:val="1"/>
      <w:numFmt w:val="decimal"/>
      <w:lvlText w:val="%2、"/>
      <w:lvlJc w:val="left"/>
      <w:pPr>
        <w:ind w:left="2804" w:hanging="480"/>
      </w:pPr>
    </w:lvl>
    <w:lvl w:ilvl="2">
      <w:start w:val="1"/>
      <w:numFmt w:val="lowerRoman"/>
      <w:lvlText w:val="%3."/>
      <w:lvlJc w:val="right"/>
      <w:pPr>
        <w:ind w:left="3284" w:hanging="480"/>
      </w:pPr>
    </w:lvl>
    <w:lvl w:ilvl="3">
      <w:start w:val="1"/>
      <w:numFmt w:val="decimal"/>
      <w:lvlText w:val="%4."/>
      <w:lvlJc w:val="left"/>
      <w:pPr>
        <w:ind w:left="3764" w:hanging="480"/>
      </w:pPr>
    </w:lvl>
    <w:lvl w:ilvl="4">
      <w:start w:val="1"/>
      <w:numFmt w:val="decimal"/>
      <w:lvlText w:val="%5、"/>
      <w:lvlJc w:val="left"/>
      <w:pPr>
        <w:ind w:left="4244" w:hanging="480"/>
      </w:pPr>
    </w:lvl>
    <w:lvl w:ilvl="5">
      <w:start w:val="1"/>
      <w:numFmt w:val="lowerRoman"/>
      <w:lvlText w:val="%6."/>
      <w:lvlJc w:val="right"/>
      <w:pPr>
        <w:ind w:left="4724" w:hanging="480"/>
      </w:pPr>
    </w:lvl>
    <w:lvl w:ilvl="6">
      <w:start w:val="1"/>
      <w:numFmt w:val="decimal"/>
      <w:lvlText w:val="%7."/>
      <w:lvlJc w:val="left"/>
      <w:pPr>
        <w:ind w:left="5204" w:hanging="480"/>
      </w:pPr>
    </w:lvl>
    <w:lvl w:ilvl="7">
      <w:start w:val="1"/>
      <w:numFmt w:val="decimal"/>
      <w:lvlText w:val="%8、"/>
      <w:lvlJc w:val="left"/>
      <w:pPr>
        <w:ind w:left="5684" w:hanging="480"/>
      </w:pPr>
    </w:lvl>
    <w:lvl w:ilvl="8">
      <w:start w:val="1"/>
      <w:numFmt w:val="lowerRoman"/>
      <w:lvlText w:val="%9."/>
      <w:lvlJc w:val="right"/>
      <w:pPr>
        <w:ind w:left="6164" w:hanging="480"/>
      </w:pPr>
    </w:lvl>
  </w:abstractNum>
  <w:abstractNum w:abstractNumId="58" w15:restartNumberingAfterBreak="0">
    <w:nsid w:val="700F2CBD"/>
    <w:multiLevelType w:val="hybridMultilevel"/>
    <w:tmpl w:val="C050479E"/>
    <w:lvl w:ilvl="0" w:tplc="CDB2A190">
      <w:start w:val="1"/>
      <w:numFmt w:val="decimal"/>
      <w:lvlText w:val="1.1.%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702F7E39"/>
    <w:multiLevelType w:val="hybridMultilevel"/>
    <w:tmpl w:val="2ECC9C60"/>
    <w:lvl w:ilvl="0" w:tplc="FFFFFFFF">
      <w:start w:val="1"/>
      <w:numFmt w:val="decimal"/>
      <w:lvlText w:val="（%1）"/>
      <w:lvlJc w:val="righ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60" w15:restartNumberingAfterBreak="0">
    <w:nsid w:val="713F5D12"/>
    <w:multiLevelType w:val="multilevel"/>
    <w:tmpl w:val="9CA28C58"/>
    <w:lvl w:ilvl="0">
      <w:start w:val="1"/>
      <w:numFmt w:val="decimal"/>
      <w:lvlText w:val="%1、"/>
      <w:lvlJc w:val="left"/>
      <w:pPr>
        <w:ind w:left="480" w:hanging="480"/>
      </w:pPr>
    </w:lvl>
    <w:lvl w:ilvl="1">
      <w:start w:val="1"/>
      <w:numFmt w:val="decimal"/>
      <w:lvlText w:val="（%2）"/>
      <w:lvlJc w:val="righ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1" w15:restartNumberingAfterBreak="0">
    <w:nsid w:val="737A70E4"/>
    <w:multiLevelType w:val="multilevel"/>
    <w:tmpl w:val="B5A29F50"/>
    <w:lvl w:ilvl="0">
      <w:start w:val="1"/>
      <w:numFmt w:val="ideographLegalTraditional"/>
      <w:lvlText w:val="%1、"/>
      <w:lvlJc w:val="left"/>
      <w:pPr>
        <w:ind w:left="480" w:hanging="480"/>
      </w:pPr>
      <w:rPr>
        <w:rFonts w:hint="eastAsia"/>
      </w:rPr>
    </w:lvl>
    <w:lvl w:ilvl="1">
      <w:start w:val="1"/>
      <w:numFmt w:val="decimal"/>
      <w:lvlText w:val="1.%2"/>
      <w:lvlJc w:val="left"/>
      <w:pPr>
        <w:ind w:left="480" w:hanging="480"/>
      </w:pPr>
      <w:rPr>
        <w:rFonts w:ascii="Times New Roman" w:hAnsi="Times New Roman" w:cs="Times New Roman" w:hint="default"/>
        <w:b/>
        <w:bCs/>
        <w:sz w:val="36"/>
        <w:szCs w:val="36"/>
      </w:rPr>
    </w:lvl>
    <w:lvl w:ilvl="2">
      <w:start w:val="1"/>
      <w:numFmt w:val="decimal"/>
      <w:lvlText w:val="1.2.%3."/>
      <w:lvlJc w:val="left"/>
      <w:pPr>
        <w:ind w:left="480" w:hanging="480"/>
      </w:pPr>
      <w:rPr>
        <w:rFonts w:ascii="Times New Roman" w:hAnsi="Times New Roman" w:cs="Times New Roman" w:hint="default"/>
        <w:b/>
        <w:bCs/>
        <w:sz w:val="32"/>
        <w:szCs w:val="32"/>
      </w:rPr>
    </w:lvl>
    <w:lvl w:ilvl="3">
      <w:start w:val="1"/>
      <w:numFmt w:val="decimal"/>
      <w:lvlText w:val="(%4)"/>
      <w:lvlJc w:val="left"/>
      <w:pPr>
        <w:ind w:left="1920" w:hanging="480"/>
      </w:pPr>
      <w:rPr>
        <w:rFonts w:ascii="Times New Roman" w:hAnsi="Times New Roman" w:cs="Times New Roman" w:hint="default"/>
        <w:b w:val="0"/>
        <w:bCs w:val="0"/>
        <w:sz w:val="28"/>
        <w:szCs w:val="28"/>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2" w15:restartNumberingAfterBreak="0">
    <w:nsid w:val="753722A4"/>
    <w:multiLevelType w:val="hybridMultilevel"/>
    <w:tmpl w:val="29A63F96"/>
    <w:lvl w:ilvl="0" w:tplc="0EECEF72">
      <w:start w:val="1"/>
      <w:numFmt w:val="decimal"/>
      <w:lvlText w:val="%1)"/>
      <w:lvlJc w:val="left"/>
      <w:pPr>
        <w:ind w:left="960" w:hanging="480"/>
      </w:pPr>
      <w:rPr>
        <w:rFonts w:ascii="Times New Roman" w:hAnsi="Times New Roman" w:cs="Times New Roman" w:hint="default"/>
        <w:sz w:val="28"/>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3" w15:restartNumberingAfterBreak="0">
    <w:nsid w:val="788D03E9"/>
    <w:multiLevelType w:val="hybridMultilevel"/>
    <w:tmpl w:val="50344114"/>
    <w:lvl w:ilvl="0" w:tplc="04090017">
      <w:start w:val="1"/>
      <w:numFmt w:val="ideographLegalTraditional"/>
      <w:lvlText w:val="%1、"/>
      <w:lvlJc w:val="left"/>
      <w:pPr>
        <w:ind w:left="480" w:hanging="480"/>
      </w:pPr>
    </w:lvl>
    <w:lvl w:ilvl="1" w:tplc="3E746C28">
      <w:start w:val="1"/>
      <w:numFmt w:val="decimal"/>
      <w:lvlText w:val="1.%2"/>
      <w:lvlJc w:val="left"/>
      <w:pPr>
        <w:ind w:left="480" w:hanging="480"/>
      </w:pPr>
      <w:rPr>
        <w:rFonts w:ascii="Times New Roman" w:hAnsi="Times New Roman" w:cs="Times New Roman" w:hint="default"/>
        <w:b/>
        <w:bCs/>
        <w:sz w:val="36"/>
        <w:szCs w:val="36"/>
      </w:rPr>
    </w:lvl>
    <w:lvl w:ilvl="2" w:tplc="E6B2FFC8">
      <w:start w:val="1"/>
      <w:numFmt w:val="decimal"/>
      <w:lvlText w:val="1.2.%3."/>
      <w:lvlJc w:val="left"/>
      <w:pPr>
        <w:ind w:left="480" w:hanging="480"/>
      </w:pPr>
      <w:rPr>
        <w:rFonts w:ascii="Times New Roman" w:hAnsi="Times New Roman" w:cs="Times New Roman" w:hint="default"/>
        <w:b/>
        <w:bCs/>
        <w:sz w:val="32"/>
        <w:szCs w:val="32"/>
      </w:rPr>
    </w:lvl>
    <w:lvl w:ilvl="3" w:tplc="FA44ADEC">
      <w:start w:val="1"/>
      <w:numFmt w:val="decimal"/>
      <w:lvlText w:val="(%4)"/>
      <w:lvlJc w:val="left"/>
      <w:pPr>
        <w:ind w:left="1920" w:hanging="480"/>
      </w:pPr>
      <w:rPr>
        <w:rFonts w:ascii="Times New Roman" w:hAnsi="Times New Roman" w:cs="Times New Roman" w:hint="default"/>
        <w:b w:val="0"/>
        <w:bCs w:val="0"/>
        <w:sz w:val="28"/>
        <w:szCs w:val="28"/>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7C8F4762"/>
    <w:multiLevelType w:val="multilevel"/>
    <w:tmpl w:val="FE3AAB6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2.%3"/>
      <w:lvlJc w:val="left"/>
      <w:pPr>
        <w:ind w:left="1418" w:hanging="567"/>
      </w:pPr>
      <w:rPr>
        <w:rFonts w:ascii="Times New Roman" w:hAnsi="Times New Roman" w:cs="Times New Roman" w:hint="default"/>
        <w:b/>
        <w:bC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878466423">
    <w:abstractNumId w:val="63"/>
  </w:num>
  <w:num w:numId="2" w16cid:durableId="252469897">
    <w:abstractNumId w:val="49"/>
  </w:num>
  <w:num w:numId="3" w16cid:durableId="1928885157">
    <w:abstractNumId w:val="32"/>
  </w:num>
  <w:num w:numId="4" w16cid:durableId="224605702">
    <w:abstractNumId w:val="42"/>
  </w:num>
  <w:num w:numId="5" w16cid:durableId="411894341">
    <w:abstractNumId w:val="8"/>
  </w:num>
  <w:num w:numId="6" w16cid:durableId="2136290956">
    <w:abstractNumId w:val="24"/>
  </w:num>
  <w:num w:numId="7" w16cid:durableId="803542034">
    <w:abstractNumId w:val="13"/>
  </w:num>
  <w:num w:numId="8" w16cid:durableId="620386009">
    <w:abstractNumId w:val="53"/>
  </w:num>
  <w:num w:numId="9" w16cid:durableId="2020310076">
    <w:abstractNumId w:val="35"/>
  </w:num>
  <w:num w:numId="10" w16cid:durableId="1822888692">
    <w:abstractNumId w:val="5"/>
  </w:num>
  <w:num w:numId="11" w16cid:durableId="507137470">
    <w:abstractNumId w:val="31"/>
  </w:num>
  <w:num w:numId="12" w16cid:durableId="1043480984">
    <w:abstractNumId w:val="60"/>
  </w:num>
  <w:num w:numId="13" w16cid:durableId="1922761439">
    <w:abstractNumId w:val="55"/>
  </w:num>
  <w:num w:numId="14" w16cid:durableId="749158199">
    <w:abstractNumId w:val="57"/>
  </w:num>
  <w:num w:numId="15" w16cid:durableId="859126192">
    <w:abstractNumId w:val="33"/>
  </w:num>
  <w:num w:numId="16" w16cid:durableId="611864732">
    <w:abstractNumId w:val="52"/>
  </w:num>
  <w:num w:numId="17" w16cid:durableId="1068268328">
    <w:abstractNumId w:val="54"/>
  </w:num>
  <w:num w:numId="18" w16cid:durableId="1236352322">
    <w:abstractNumId w:val="46"/>
  </w:num>
  <w:num w:numId="19" w16cid:durableId="565844635">
    <w:abstractNumId w:val="58"/>
  </w:num>
  <w:num w:numId="20" w16cid:durableId="1007682496">
    <w:abstractNumId w:val="64"/>
  </w:num>
  <w:num w:numId="21" w16cid:durableId="1044283128">
    <w:abstractNumId w:val="30"/>
  </w:num>
  <w:num w:numId="22" w16cid:durableId="972250230">
    <w:abstractNumId w:val="62"/>
  </w:num>
  <w:num w:numId="23" w16cid:durableId="189731107">
    <w:abstractNumId w:val="18"/>
  </w:num>
  <w:num w:numId="24" w16cid:durableId="919408622">
    <w:abstractNumId w:val="41"/>
  </w:num>
  <w:num w:numId="25" w16cid:durableId="737899379">
    <w:abstractNumId w:val="36"/>
  </w:num>
  <w:num w:numId="26" w16cid:durableId="1727216093">
    <w:abstractNumId w:val="7"/>
  </w:num>
  <w:num w:numId="27" w16cid:durableId="875585574">
    <w:abstractNumId w:val="51"/>
  </w:num>
  <w:num w:numId="28" w16cid:durableId="624234240">
    <w:abstractNumId w:val="22"/>
  </w:num>
  <w:num w:numId="29" w16cid:durableId="1799493029">
    <w:abstractNumId w:val="3"/>
  </w:num>
  <w:num w:numId="30" w16cid:durableId="363596222">
    <w:abstractNumId w:val="61"/>
  </w:num>
  <w:num w:numId="31" w16cid:durableId="134679089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2484776">
    <w:abstractNumId w:val="47"/>
  </w:num>
  <w:num w:numId="33" w16cid:durableId="1929800556">
    <w:abstractNumId w:val="45"/>
  </w:num>
  <w:num w:numId="34" w16cid:durableId="1623417820">
    <w:abstractNumId w:val="56"/>
  </w:num>
  <w:num w:numId="35" w16cid:durableId="1048606450">
    <w:abstractNumId w:val="10"/>
  </w:num>
  <w:num w:numId="36" w16cid:durableId="1311399245">
    <w:abstractNumId w:val="21"/>
  </w:num>
  <w:num w:numId="37" w16cid:durableId="198321578">
    <w:abstractNumId w:val="19"/>
  </w:num>
  <w:num w:numId="38" w16cid:durableId="1508859513">
    <w:abstractNumId w:val="27"/>
  </w:num>
  <w:num w:numId="39" w16cid:durableId="1172184502">
    <w:abstractNumId w:val="1"/>
  </w:num>
  <w:num w:numId="40" w16cid:durableId="2077236816">
    <w:abstractNumId w:val="39"/>
  </w:num>
  <w:num w:numId="41" w16cid:durableId="532303007">
    <w:abstractNumId w:val="23"/>
  </w:num>
  <w:num w:numId="42" w16cid:durableId="4866843">
    <w:abstractNumId w:val="9"/>
  </w:num>
  <w:num w:numId="43" w16cid:durableId="752628980">
    <w:abstractNumId w:val="11"/>
  </w:num>
  <w:num w:numId="44" w16cid:durableId="1663584094">
    <w:abstractNumId w:val="12"/>
  </w:num>
  <w:num w:numId="45" w16cid:durableId="11884325">
    <w:abstractNumId w:val="50"/>
  </w:num>
  <w:num w:numId="46" w16cid:durableId="1960531827">
    <w:abstractNumId w:val="6"/>
  </w:num>
  <w:num w:numId="47" w16cid:durableId="595139341">
    <w:abstractNumId w:val="17"/>
  </w:num>
  <w:num w:numId="48" w16cid:durableId="488326116">
    <w:abstractNumId w:val="40"/>
  </w:num>
  <w:num w:numId="49" w16cid:durableId="779183594">
    <w:abstractNumId w:val="59"/>
  </w:num>
  <w:num w:numId="50" w16cid:durableId="1223758033">
    <w:abstractNumId w:val="37"/>
  </w:num>
  <w:num w:numId="51" w16cid:durableId="1536577285">
    <w:abstractNumId w:val="26"/>
  </w:num>
  <w:num w:numId="52" w16cid:durableId="645012509">
    <w:abstractNumId w:val="29"/>
  </w:num>
  <w:num w:numId="53" w16cid:durableId="517696474">
    <w:abstractNumId w:val="38"/>
  </w:num>
  <w:num w:numId="54" w16cid:durableId="545871077">
    <w:abstractNumId w:val="16"/>
  </w:num>
  <w:num w:numId="55" w16cid:durableId="456460486">
    <w:abstractNumId w:val="34"/>
  </w:num>
  <w:num w:numId="56" w16cid:durableId="1286041107">
    <w:abstractNumId w:val="48"/>
  </w:num>
  <w:num w:numId="57" w16cid:durableId="777872195">
    <w:abstractNumId w:val="28"/>
  </w:num>
  <w:num w:numId="58" w16cid:durableId="750084292">
    <w:abstractNumId w:val="2"/>
  </w:num>
  <w:num w:numId="59" w16cid:durableId="592979165">
    <w:abstractNumId w:val="0"/>
  </w:num>
  <w:num w:numId="60" w16cid:durableId="1350449520">
    <w:abstractNumId w:val="15"/>
  </w:num>
  <w:num w:numId="61" w16cid:durableId="2066947072">
    <w:abstractNumId w:val="4"/>
  </w:num>
  <w:num w:numId="62" w16cid:durableId="220216433">
    <w:abstractNumId w:val="20"/>
  </w:num>
  <w:num w:numId="63" w16cid:durableId="180510776">
    <w:abstractNumId w:val="43"/>
  </w:num>
  <w:num w:numId="64" w16cid:durableId="1463957904">
    <w:abstractNumId w:val="14"/>
  </w:num>
  <w:num w:numId="65" w16cid:durableId="1942488030">
    <w:abstractNumId w:val="25"/>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黃懷萱">
    <w15:presenceInfo w15:providerId="None" w15:userId="黃懷萱"/>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25D"/>
    <w:rsid w:val="00000737"/>
    <w:rsid w:val="00006B66"/>
    <w:rsid w:val="0001367C"/>
    <w:rsid w:val="000139D2"/>
    <w:rsid w:val="00016D38"/>
    <w:rsid w:val="00017C09"/>
    <w:rsid w:val="000211C9"/>
    <w:rsid w:val="00023546"/>
    <w:rsid w:val="00024E5C"/>
    <w:rsid w:val="00026186"/>
    <w:rsid w:val="00027A8C"/>
    <w:rsid w:val="00034406"/>
    <w:rsid w:val="00035B06"/>
    <w:rsid w:val="000426EF"/>
    <w:rsid w:val="0004553C"/>
    <w:rsid w:val="00052A9F"/>
    <w:rsid w:val="00056F4B"/>
    <w:rsid w:val="000570F4"/>
    <w:rsid w:val="000630B4"/>
    <w:rsid w:val="0006509D"/>
    <w:rsid w:val="00070FFF"/>
    <w:rsid w:val="000727C2"/>
    <w:rsid w:val="00072DF9"/>
    <w:rsid w:val="00073345"/>
    <w:rsid w:val="00081DC8"/>
    <w:rsid w:val="00082F32"/>
    <w:rsid w:val="000866E5"/>
    <w:rsid w:val="0008784F"/>
    <w:rsid w:val="0009075C"/>
    <w:rsid w:val="00090B11"/>
    <w:rsid w:val="00090CE8"/>
    <w:rsid w:val="00095694"/>
    <w:rsid w:val="00097E01"/>
    <w:rsid w:val="000A24BF"/>
    <w:rsid w:val="000A30F3"/>
    <w:rsid w:val="000A52CC"/>
    <w:rsid w:val="000A77E6"/>
    <w:rsid w:val="000B20E7"/>
    <w:rsid w:val="000C0CEC"/>
    <w:rsid w:val="000C0DF6"/>
    <w:rsid w:val="000C7928"/>
    <w:rsid w:val="000D26A1"/>
    <w:rsid w:val="000D4464"/>
    <w:rsid w:val="000D6E5F"/>
    <w:rsid w:val="000E378D"/>
    <w:rsid w:val="000E6741"/>
    <w:rsid w:val="000E6C8A"/>
    <w:rsid w:val="000F19C2"/>
    <w:rsid w:val="000F2813"/>
    <w:rsid w:val="000F2A61"/>
    <w:rsid w:val="00100A93"/>
    <w:rsid w:val="00102345"/>
    <w:rsid w:val="00103A0C"/>
    <w:rsid w:val="0010547F"/>
    <w:rsid w:val="001055F9"/>
    <w:rsid w:val="00107C6D"/>
    <w:rsid w:val="00112B3A"/>
    <w:rsid w:val="00112CCD"/>
    <w:rsid w:val="001145E4"/>
    <w:rsid w:val="001155D5"/>
    <w:rsid w:val="001163D1"/>
    <w:rsid w:val="001306FF"/>
    <w:rsid w:val="00130B8A"/>
    <w:rsid w:val="001372C3"/>
    <w:rsid w:val="00137C84"/>
    <w:rsid w:val="00140A35"/>
    <w:rsid w:val="00141F98"/>
    <w:rsid w:val="00142723"/>
    <w:rsid w:val="00147941"/>
    <w:rsid w:val="00147B59"/>
    <w:rsid w:val="001531E0"/>
    <w:rsid w:val="001535AE"/>
    <w:rsid w:val="0015427F"/>
    <w:rsid w:val="00154EED"/>
    <w:rsid w:val="0016064A"/>
    <w:rsid w:val="00162E12"/>
    <w:rsid w:val="0016341B"/>
    <w:rsid w:val="00165BE3"/>
    <w:rsid w:val="001676C2"/>
    <w:rsid w:val="0017143E"/>
    <w:rsid w:val="0017356C"/>
    <w:rsid w:val="001751A1"/>
    <w:rsid w:val="00175E01"/>
    <w:rsid w:val="0017759B"/>
    <w:rsid w:val="00180B08"/>
    <w:rsid w:val="001814F0"/>
    <w:rsid w:val="001825EC"/>
    <w:rsid w:val="00185381"/>
    <w:rsid w:val="00187C11"/>
    <w:rsid w:val="001902BA"/>
    <w:rsid w:val="00195B7E"/>
    <w:rsid w:val="001A38AD"/>
    <w:rsid w:val="001A69EB"/>
    <w:rsid w:val="001B05D1"/>
    <w:rsid w:val="001B199C"/>
    <w:rsid w:val="001B51C3"/>
    <w:rsid w:val="001B5803"/>
    <w:rsid w:val="001B66BB"/>
    <w:rsid w:val="001C14A1"/>
    <w:rsid w:val="001C4B23"/>
    <w:rsid w:val="001D541F"/>
    <w:rsid w:val="001D61D6"/>
    <w:rsid w:val="001D7B92"/>
    <w:rsid w:val="001E5607"/>
    <w:rsid w:val="001E6018"/>
    <w:rsid w:val="001E66E1"/>
    <w:rsid w:val="001E6B8E"/>
    <w:rsid w:val="001F1B21"/>
    <w:rsid w:val="001F1E42"/>
    <w:rsid w:val="001F449F"/>
    <w:rsid w:val="001F6571"/>
    <w:rsid w:val="00203B1D"/>
    <w:rsid w:val="00215E2B"/>
    <w:rsid w:val="00216219"/>
    <w:rsid w:val="0021780C"/>
    <w:rsid w:val="002215E9"/>
    <w:rsid w:val="00227ACD"/>
    <w:rsid w:val="00227EB0"/>
    <w:rsid w:val="0023336A"/>
    <w:rsid w:val="00233B65"/>
    <w:rsid w:val="00233C0B"/>
    <w:rsid w:val="00235124"/>
    <w:rsid w:val="00235696"/>
    <w:rsid w:val="002424A9"/>
    <w:rsid w:val="00245EE8"/>
    <w:rsid w:val="00247C4F"/>
    <w:rsid w:val="00254BE8"/>
    <w:rsid w:val="00255632"/>
    <w:rsid w:val="002576CA"/>
    <w:rsid w:val="002624C4"/>
    <w:rsid w:val="00266771"/>
    <w:rsid w:val="00270526"/>
    <w:rsid w:val="00273974"/>
    <w:rsid w:val="00275716"/>
    <w:rsid w:val="002762C6"/>
    <w:rsid w:val="00276DFE"/>
    <w:rsid w:val="00277540"/>
    <w:rsid w:val="00282161"/>
    <w:rsid w:val="00282316"/>
    <w:rsid w:val="002866CE"/>
    <w:rsid w:val="00286AF9"/>
    <w:rsid w:val="00291BED"/>
    <w:rsid w:val="00294235"/>
    <w:rsid w:val="00297EF6"/>
    <w:rsid w:val="002A0BB3"/>
    <w:rsid w:val="002A4051"/>
    <w:rsid w:val="002A4CD8"/>
    <w:rsid w:val="002A52E2"/>
    <w:rsid w:val="002A73DD"/>
    <w:rsid w:val="002A79DB"/>
    <w:rsid w:val="002A7B39"/>
    <w:rsid w:val="002B35C9"/>
    <w:rsid w:val="002B586E"/>
    <w:rsid w:val="002B7474"/>
    <w:rsid w:val="002B7AAD"/>
    <w:rsid w:val="002C1D3C"/>
    <w:rsid w:val="002C24DC"/>
    <w:rsid w:val="002C62B6"/>
    <w:rsid w:val="002D11DE"/>
    <w:rsid w:val="002D29C7"/>
    <w:rsid w:val="002D58B5"/>
    <w:rsid w:val="002D6FB9"/>
    <w:rsid w:val="002E2EB8"/>
    <w:rsid w:val="002E5C43"/>
    <w:rsid w:val="002E7241"/>
    <w:rsid w:val="002F2F92"/>
    <w:rsid w:val="002F3866"/>
    <w:rsid w:val="002F4D55"/>
    <w:rsid w:val="002F5275"/>
    <w:rsid w:val="002F6BC1"/>
    <w:rsid w:val="0030030A"/>
    <w:rsid w:val="00304C44"/>
    <w:rsid w:val="00304D0E"/>
    <w:rsid w:val="003063C3"/>
    <w:rsid w:val="00310463"/>
    <w:rsid w:val="0031589C"/>
    <w:rsid w:val="00327A8F"/>
    <w:rsid w:val="00331ADB"/>
    <w:rsid w:val="003333ED"/>
    <w:rsid w:val="003342EB"/>
    <w:rsid w:val="003366C8"/>
    <w:rsid w:val="003417D7"/>
    <w:rsid w:val="0034416E"/>
    <w:rsid w:val="0034619C"/>
    <w:rsid w:val="00350EE8"/>
    <w:rsid w:val="003510D4"/>
    <w:rsid w:val="00354B6A"/>
    <w:rsid w:val="00357449"/>
    <w:rsid w:val="00365DA8"/>
    <w:rsid w:val="0036655C"/>
    <w:rsid w:val="00375C97"/>
    <w:rsid w:val="00383F80"/>
    <w:rsid w:val="00384A35"/>
    <w:rsid w:val="003860D4"/>
    <w:rsid w:val="00387BC7"/>
    <w:rsid w:val="00391ACC"/>
    <w:rsid w:val="0039261E"/>
    <w:rsid w:val="003973C2"/>
    <w:rsid w:val="003A4C84"/>
    <w:rsid w:val="003B1733"/>
    <w:rsid w:val="003B502A"/>
    <w:rsid w:val="003C37CD"/>
    <w:rsid w:val="003C71FA"/>
    <w:rsid w:val="003C7298"/>
    <w:rsid w:val="003D0E69"/>
    <w:rsid w:val="003D3432"/>
    <w:rsid w:val="003D3537"/>
    <w:rsid w:val="003D587C"/>
    <w:rsid w:val="003E7D4D"/>
    <w:rsid w:val="003F0557"/>
    <w:rsid w:val="003F1A79"/>
    <w:rsid w:val="003F482A"/>
    <w:rsid w:val="003F5A0D"/>
    <w:rsid w:val="00400A29"/>
    <w:rsid w:val="00402BA1"/>
    <w:rsid w:val="00411F39"/>
    <w:rsid w:val="0041273C"/>
    <w:rsid w:val="0042095D"/>
    <w:rsid w:val="00422876"/>
    <w:rsid w:val="00426BD9"/>
    <w:rsid w:val="004272F0"/>
    <w:rsid w:val="004321D3"/>
    <w:rsid w:val="004333FF"/>
    <w:rsid w:val="0043776F"/>
    <w:rsid w:val="00440666"/>
    <w:rsid w:val="00442E1A"/>
    <w:rsid w:val="0044489C"/>
    <w:rsid w:val="00445988"/>
    <w:rsid w:val="004472FD"/>
    <w:rsid w:val="00452C3B"/>
    <w:rsid w:val="00452F1C"/>
    <w:rsid w:val="004544A2"/>
    <w:rsid w:val="00461114"/>
    <w:rsid w:val="00463D03"/>
    <w:rsid w:val="004662AE"/>
    <w:rsid w:val="004672A2"/>
    <w:rsid w:val="00475F6A"/>
    <w:rsid w:val="0047650B"/>
    <w:rsid w:val="004767AC"/>
    <w:rsid w:val="004835E5"/>
    <w:rsid w:val="00484740"/>
    <w:rsid w:val="0048510C"/>
    <w:rsid w:val="00485E1B"/>
    <w:rsid w:val="00485F12"/>
    <w:rsid w:val="0048707F"/>
    <w:rsid w:val="0048718B"/>
    <w:rsid w:val="0049128B"/>
    <w:rsid w:val="004919FC"/>
    <w:rsid w:val="004930A1"/>
    <w:rsid w:val="00494A52"/>
    <w:rsid w:val="0049642B"/>
    <w:rsid w:val="004A394E"/>
    <w:rsid w:val="004B0AEF"/>
    <w:rsid w:val="004B40B3"/>
    <w:rsid w:val="004C25FC"/>
    <w:rsid w:val="004C65B3"/>
    <w:rsid w:val="004C66AB"/>
    <w:rsid w:val="004D2985"/>
    <w:rsid w:val="004D3801"/>
    <w:rsid w:val="004D65F6"/>
    <w:rsid w:val="004D67E4"/>
    <w:rsid w:val="004E357E"/>
    <w:rsid w:val="004F2025"/>
    <w:rsid w:val="004F3667"/>
    <w:rsid w:val="004F3C35"/>
    <w:rsid w:val="004F465E"/>
    <w:rsid w:val="004F508A"/>
    <w:rsid w:val="004F56A9"/>
    <w:rsid w:val="004F775B"/>
    <w:rsid w:val="00500E8F"/>
    <w:rsid w:val="00502233"/>
    <w:rsid w:val="005027F6"/>
    <w:rsid w:val="00503E02"/>
    <w:rsid w:val="00505AE5"/>
    <w:rsid w:val="00507BF0"/>
    <w:rsid w:val="005209CC"/>
    <w:rsid w:val="00523538"/>
    <w:rsid w:val="005249A5"/>
    <w:rsid w:val="00524A7F"/>
    <w:rsid w:val="00525377"/>
    <w:rsid w:val="005253CE"/>
    <w:rsid w:val="00527170"/>
    <w:rsid w:val="0053066B"/>
    <w:rsid w:val="0053074A"/>
    <w:rsid w:val="00533464"/>
    <w:rsid w:val="00534FEB"/>
    <w:rsid w:val="00536897"/>
    <w:rsid w:val="005428C1"/>
    <w:rsid w:val="00544C76"/>
    <w:rsid w:val="0054650D"/>
    <w:rsid w:val="00563148"/>
    <w:rsid w:val="00563BCD"/>
    <w:rsid w:val="0056559D"/>
    <w:rsid w:val="005673DA"/>
    <w:rsid w:val="00567481"/>
    <w:rsid w:val="00574C9E"/>
    <w:rsid w:val="00575B89"/>
    <w:rsid w:val="005838C9"/>
    <w:rsid w:val="00586844"/>
    <w:rsid w:val="005868F5"/>
    <w:rsid w:val="00593224"/>
    <w:rsid w:val="00596CA6"/>
    <w:rsid w:val="00597945"/>
    <w:rsid w:val="005A09AB"/>
    <w:rsid w:val="005A10FF"/>
    <w:rsid w:val="005A7CCE"/>
    <w:rsid w:val="005A7D87"/>
    <w:rsid w:val="005B1A7E"/>
    <w:rsid w:val="005B309B"/>
    <w:rsid w:val="005B3942"/>
    <w:rsid w:val="005B6AD3"/>
    <w:rsid w:val="005C2668"/>
    <w:rsid w:val="005C2A1A"/>
    <w:rsid w:val="005C6DF1"/>
    <w:rsid w:val="005D2ED7"/>
    <w:rsid w:val="005E0B6F"/>
    <w:rsid w:val="005E35C1"/>
    <w:rsid w:val="005E4EE5"/>
    <w:rsid w:val="005E67B6"/>
    <w:rsid w:val="005E6E94"/>
    <w:rsid w:val="005E7006"/>
    <w:rsid w:val="005E715C"/>
    <w:rsid w:val="005F00FD"/>
    <w:rsid w:val="0060223F"/>
    <w:rsid w:val="00602A9B"/>
    <w:rsid w:val="00605801"/>
    <w:rsid w:val="006100D7"/>
    <w:rsid w:val="00611E9C"/>
    <w:rsid w:val="00615A1B"/>
    <w:rsid w:val="006161D1"/>
    <w:rsid w:val="00623C61"/>
    <w:rsid w:val="006242A2"/>
    <w:rsid w:val="0062588B"/>
    <w:rsid w:val="006259B8"/>
    <w:rsid w:val="006303C3"/>
    <w:rsid w:val="00630B64"/>
    <w:rsid w:val="00631F2F"/>
    <w:rsid w:val="00634BBD"/>
    <w:rsid w:val="00636D4C"/>
    <w:rsid w:val="00637FE4"/>
    <w:rsid w:val="00641938"/>
    <w:rsid w:val="006421C0"/>
    <w:rsid w:val="00642935"/>
    <w:rsid w:val="00647BFF"/>
    <w:rsid w:val="00654278"/>
    <w:rsid w:val="00663C47"/>
    <w:rsid w:val="00681262"/>
    <w:rsid w:val="00681EF9"/>
    <w:rsid w:val="00682A15"/>
    <w:rsid w:val="00686FA1"/>
    <w:rsid w:val="006A1629"/>
    <w:rsid w:val="006A260C"/>
    <w:rsid w:val="006A2950"/>
    <w:rsid w:val="006A7D27"/>
    <w:rsid w:val="006B0B6F"/>
    <w:rsid w:val="006B6032"/>
    <w:rsid w:val="006B6A3C"/>
    <w:rsid w:val="006C4D4E"/>
    <w:rsid w:val="006D00C1"/>
    <w:rsid w:val="006D4724"/>
    <w:rsid w:val="006D5EBF"/>
    <w:rsid w:val="006E26C0"/>
    <w:rsid w:val="006E4A53"/>
    <w:rsid w:val="006F4879"/>
    <w:rsid w:val="006F4C97"/>
    <w:rsid w:val="007001A7"/>
    <w:rsid w:val="00702BC2"/>
    <w:rsid w:val="0071236A"/>
    <w:rsid w:val="007203C2"/>
    <w:rsid w:val="0072128F"/>
    <w:rsid w:val="00722AE5"/>
    <w:rsid w:val="0072481F"/>
    <w:rsid w:val="00730F6C"/>
    <w:rsid w:val="00731A06"/>
    <w:rsid w:val="0073201C"/>
    <w:rsid w:val="007323EA"/>
    <w:rsid w:val="00732BE5"/>
    <w:rsid w:val="0073325D"/>
    <w:rsid w:val="00733CA3"/>
    <w:rsid w:val="007421B8"/>
    <w:rsid w:val="0074518E"/>
    <w:rsid w:val="0074535C"/>
    <w:rsid w:val="007517D9"/>
    <w:rsid w:val="007525F8"/>
    <w:rsid w:val="0076173A"/>
    <w:rsid w:val="007633A5"/>
    <w:rsid w:val="00764206"/>
    <w:rsid w:val="007675D7"/>
    <w:rsid w:val="0076788A"/>
    <w:rsid w:val="00772CA1"/>
    <w:rsid w:val="007756A3"/>
    <w:rsid w:val="007800D1"/>
    <w:rsid w:val="00780527"/>
    <w:rsid w:val="00782604"/>
    <w:rsid w:val="00784DF1"/>
    <w:rsid w:val="00790A04"/>
    <w:rsid w:val="00791461"/>
    <w:rsid w:val="00791589"/>
    <w:rsid w:val="007962A8"/>
    <w:rsid w:val="007A2C7A"/>
    <w:rsid w:val="007B025C"/>
    <w:rsid w:val="007B2BDD"/>
    <w:rsid w:val="007B51E3"/>
    <w:rsid w:val="007B53F6"/>
    <w:rsid w:val="007B5DAA"/>
    <w:rsid w:val="007C35FC"/>
    <w:rsid w:val="007C5D46"/>
    <w:rsid w:val="007D5C8D"/>
    <w:rsid w:val="007E099F"/>
    <w:rsid w:val="007E5206"/>
    <w:rsid w:val="007F1D0F"/>
    <w:rsid w:val="007F69E3"/>
    <w:rsid w:val="007F6C17"/>
    <w:rsid w:val="008011E6"/>
    <w:rsid w:val="00803C42"/>
    <w:rsid w:val="008041AF"/>
    <w:rsid w:val="00805F28"/>
    <w:rsid w:val="00806921"/>
    <w:rsid w:val="00806ED6"/>
    <w:rsid w:val="00806F98"/>
    <w:rsid w:val="00810478"/>
    <w:rsid w:val="00812AB1"/>
    <w:rsid w:val="00812DEB"/>
    <w:rsid w:val="00813215"/>
    <w:rsid w:val="00821A80"/>
    <w:rsid w:val="008242C4"/>
    <w:rsid w:val="00826696"/>
    <w:rsid w:val="00832EDA"/>
    <w:rsid w:val="00833912"/>
    <w:rsid w:val="008344AB"/>
    <w:rsid w:val="00836910"/>
    <w:rsid w:val="00837A4F"/>
    <w:rsid w:val="008411C1"/>
    <w:rsid w:val="008420A3"/>
    <w:rsid w:val="00842762"/>
    <w:rsid w:val="00847E2B"/>
    <w:rsid w:val="0085778E"/>
    <w:rsid w:val="008577D2"/>
    <w:rsid w:val="00860F02"/>
    <w:rsid w:val="00870231"/>
    <w:rsid w:val="008718CC"/>
    <w:rsid w:val="008808FE"/>
    <w:rsid w:val="0088171D"/>
    <w:rsid w:val="00895F1A"/>
    <w:rsid w:val="00896570"/>
    <w:rsid w:val="00896FD3"/>
    <w:rsid w:val="008A0764"/>
    <w:rsid w:val="008A0CD1"/>
    <w:rsid w:val="008B4224"/>
    <w:rsid w:val="008B5CC2"/>
    <w:rsid w:val="008B747B"/>
    <w:rsid w:val="008B74EA"/>
    <w:rsid w:val="008C1DEF"/>
    <w:rsid w:val="008C3CBB"/>
    <w:rsid w:val="008C53C2"/>
    <w:rsid w:val="008D3B0A"/>
    <w:rsid w:val="008E25FB"/>
    <w:rsid w:val="008E3A0B"/>
    <w:rsid w:val="008E3E69"/>
    <w:rsid w:val="008E51BD"/>
    <w:rsid w:val="008E5D11"/>
    <w:rsid w:val="008F248B"/>
    <w:rsid w:val="008F4EF5"/>
    <w:rsid w:val="008F74AF"/>
    <w:rsid w:val="008F7768"/>
    <w:rsid w:val="00900F36"/>
    <w:rsid w:val="009010EB"/>
    <w:rsid w:val="00906B5F"/>
    <w:rsid w:val="00915333"/>
    <w:rsid w:val="009157CD"/>
    <w:rsid w:val="009174FB"/>
    <w:rsid w:val="0092263C"/>
    <w:rsid w:val="009226B7"/>
    <w:rsid w:val="00923042"/>
    <w:rsid w:val="00927665"/>
    <w:rsid w:val="0093167C"/>
    <w:rsid w:val="00933AAA"/>
    <w:rsid w:val="009341D7"/>
    <w:rsid w:val="00937146"/>
    <w:rsid w:val="00942D83"/>
    <w:rsid w:val="0094519D"/>
    <w:rsid w:val="00952448"/>
    <w:rsid w:val="00952BCE"/>
    <w:rsid w:val="0095349F"/>
    <w:rsid w:val="00963AE3"/>
    <w:rsid w:val="00963D00"/>
    <w:rsid w:val="009655DE"/>
    <w:rsid w:val="0096657D"/>
    <w:rsid w:val="00967B86"/>
    <w:rsid w:val="009725EE"/>
    <w:rsid w:val="00977BB5"/>
    <w:rsid w:val="00977BC6"/>
    <w:rsid w:val="009807C4"/>
    <w:rsid w:val="00982970"/>
    <w:rsid w:val="00982B4D"/>
    <w:rsid w:val="009834F0"/>
    <w:rsid w:val="00983776"/>
    <w:rsid w:val="00990DEA"/>
    <w:rsid w:val="00992BC2"/>
    <w:rsid w:val="009946DD"/>
    <w:rsid w:val="009A2CD2"/>
    <w:rsid w:val="009A487E"/>
    <w:rsid w:val="009B1BFB"/>
    <w:rsid w:val="009B523B"/>
    <w:rsid w:val="009C4C99"/>
    <w:rsid w:val="009C54EA"/>
    <w:rsid w:val="009C5EF6"/>
    <w:rsid w:val="009D1376"/>
    <w:rsid w:val="009D2A32"/>
    <w:rsid w:val="009D40F2"/>
    <w:rsid w:val="009E1094"/>
    <w:rsid w:val="009E1236"/>
    <w:rsid w:val="009E3A56"/>
    <w:rsid w:val="009E41FE"/>
    <w:rsid w:val="009E7AD4"/>
    <w:rsid w:val="009F04D7"/>
    <w:rsid w:val="009F1E14"/>
    <w:rsid w:val="009F2DD5"/>
    <w:rsid w:val="009F368C"/>
    <w:rsid w:val="009F4990"/>
    <w:rsid w:val="009F7A78"/>
    <w:rsid w:val="00A12B25"/>
    <w:rsid w:val="00A2680E"/>
    <w:rsid w:val="00A30E27"/>
    <w:rsid w:val="00A32C74"/>
    <w:rsid w:val="00A349F8"/>
    <w:rsid w:val="00A35399"/>
    <w:rsid w:val="00A36D07"/>
    <w:rsid w:val="00A370BE"/>
    <w:rsid w:val="00A4213A"/>
    <w:rsid w:val="00A463D0"/>
    <w:rsid w:val="00A50635"/>
    <w:rsid w:val="00A6351C"/>
    <w:rsid w:val="00A65DF5"/>
    <w:rsid w:val="00A67010"/>
    <w:rsid w:val="00A71337"/>
    <w:rsid w:val="00A73477"/>
    <w:rsid w:val="00A73924"/>
    <w:rsid w:val="00A75816"/>
    <w:rsid w:val="00A75B75"/>
    <w:rsid w:val="00A764A0"/>
    <w:rsid w:val="00A85028"/>
    <w:rsid w:val="00A8616B"/>
    <w:rsid w:val="00A91114"/>
    <w:rsid w:val="00A97FFB"/>
    <w:rsid w:val="00AA2FC1"/>
    <w:rsid w:val="00AA4513"/>
    <w:rsid w:val="00AA4E56"/>
    <w:rsid w:val="00AA5C3B"/>
    <w:rsid w:val="00AB2FCC"/>
    <w:rsid w:val="00AB3140"/>
    <w:rsid w:val="00AB4919"/>
    <w:rsid w:val="00AB6645"/>
    <w:rsid w:val="00AC179B"/>
    <w:rsid w:val="00AC4665"/>
    <w:rsid w:val="00AC621B"/>
    <w:rsid w:val="00AD079C"/>
    <w:rsid w:val="00AD223E"/>
    <w:rsid w:val="00AD30D4"/>
    <w:rsid w:val="00AD6C87"/>
    <w:rsid w:val="00AE00A8"/>
    <w:rsid w:val="00AE039D"/>
    <w:rsid w:val="00AE2C86"/>
    <w:rsid w:val="00AE3CB1"/>
    <w:rsid w:val="00AE5984"/>
    <w:rsid w:val="00AE78AA"/>
    <w:rsid w:val="00AE7ACA"/>
    <w:rsid w:val="00AF0387"/>
    <w:rsid w:val="00AF0B11"/>
    <w:rsid w:val="00AF5BE6"/>
    <w:rsid w:val="00AF5FF0"/>
    <w:rsid w:val="00AF721E"/>
    <w:rsid w:val="00AF7A4A"/>
    <w:rsid w:val="00B04759"/>
    <w:rsid w:val="00B04AEF"/>
    <w:rsid w:val="00B1238C"/>
    <w:rsid w:val="00B135D4"/>
    <w:rsid w:val="00B13738"/>
    <w:rsid w:val="00B176DB"/>
    <w:rsid w:val="00B23055"/>
    <w:rsid w:val="00B25FF4"/>
    <w:rsid w:val="00B30735"/>
    <w:rsid w:val="00B30F9A"/>
    <w:rsid w:val="00B33726"/>
    <w:rsid w:val="00B367FB"/>
    <w:rsid w:val="00B369E7"/>
    <w:rsid w:val="00B414E7"/>
    <w:rsid w:val="00B439A4"/>
    <w:rsid w:val="00B466C6"/>
    <w:rsid w:val="00B510DD"/>
    <w:rsid w:val="00B5182C"/>
    <w:rsid w:val="00B5206A"/>
    <w:rsid w:val="00B540C8"/>
    <w:rsid w:val="00B54809"/>
    <w:rsid w:val="00B570C2"/>
    <w:rsid w:val="00B648E1"/>
    <w:rsid w:val="00B718E6"/>
    <w:rsid w:val="00B737E9"/>
    <w:rsid w:val="00B82E73"/>
    <w:rsid w:val="00B83186"/>
    <w:rsid w:val="00B840A8"/>
    <w:rsid w:val="00B8442E"/>
    <w:rsid w:val="00B94195"/>
    <w:rsid w:val="00B949E3"/>
    <w:rsid w:val="00B9516C"/>
    <w:rsid w:val="00B96C12"/>
    <w:rsid w:val="00BA20E5"/>
    <w:rsid w:val="00BA3C97"/>
    <w:rsid w:val="00BA7729"/>
    <w:rsid w:val="00BB2819"/>
    <w:rsid w:val="00BB28B9"/>
    <w:rsid w:val="00BC79CB"/>
    <w:rsid w:val="00BD0FEC"/>
    <w:rsid w:val="00BD2B15"/>
    <w:rsid w:val="00BD53E1"/>
    <w:rsid w:val="00BD6214"/>
    <w:rsid w:val="00BD67E3"/>
    <w:rsid w:val="00BE0AB2"/>
    <w:rsid w:val="00BE3130"/>
    <w:rsid w:val="00BE44C6"/>
    <w:rsid w:val="00BE61C5"/>
    <w:rsid w:val="00BE786C"/>
    <w:rsid w:val="00BF7003"/>
    <w:rsid w:val="00BF715A"/>
    <w:rsid w:val="00BF74D3"/>
    <w:rsid w:val="00C016DB"/>
    <w:rsid w:val="00C02A53"/>
    <w:rsid w:val="00C0666A"/>
    <w:rsid w:val="00C07A0F"/>
    <w:rsid w:val="00C10C48"/>
    <w:rsid w:val="00C1102D"/>
    <w:rsid w:val="00C13C79"/>
    <w:rsid w:val="00C25A83"/>
    <w:rsid w:val="00C25C82"/>
    <w:rsid w:val="00C2630C"/>
    <w:rsid w:val="00C31F79"/>
    <w:rsid w:val="00C332E0"/>
    <w:rsid w:val="00C36D7F"/>
    <w:rsid w:val="00C41526"/>
    <w:rsid w:val="00C416A8"/>
    <w:rsid w:val="00C45327"/>
    <w:rsid w:val="00C55BD0"/>
    <w:rsid w:val="00C57754"/>
    <w:rsid w:val="00C618CE"/>
    <w:rsid w:val="00C622C3"/>
    <w:rsid w:val="00C66DF3"/>
    <w:rsid w:val="00C72AD7"/>
    <w:rsid w:val="00C75A3F"/>
    <w:rsid w:val="00C75B4E"/>
    <w:rsid w:val="00C7741E"/>
    <w:rsid w:val="00C91550"/>
    <w:rsid w:val="00C91AFC"/>
    <w:rsid w:val="00C95BCF"/>
    <w:rsid w:val="00C96FF6"/>
    <w:rsid w:val="00C97191"/>
    <w:rsid w:val="00CA046D"/>
    <w:rsid w:val="00CA1BC7"/>
    <w:rsid w:val="00CA26E5"/>
    <w:rsid w:val="00CA519A"/>
    <w:rsid w:val="00CA5FA6"/>
    <w:rsid w:val="00CA6669"/>
    <w:rsid w:val="00CB7A42"/>
    <w:rsid w:val="00CC0385"/>
    <w:rsid w:val="00CC1447"/>
    <w:rsid w:val="00CC19C6"/>
    <w:rsid w:val="00CC2551"/>
    <w:rsid w:val="00CC2C0A"/>
    <w:rsid w:val="00CC395A"/>
    <w:rsid w:val="00CD5E28"/>
    <w:rsid w:val="00CD7F88"/>
    <w:rsid w:val="00CE01C7"/>
    <w:rsid w:val="00CE292C"/>
    <w:rsid w:val="00CE4012"/>
    <w:rsid w:val="00CF517C"/>
    <w:rsid w:val="00D00A17"/>
    <w:rsid w:val="00D02D87"/>
    <w:rsid w:val="00D05F86"/>
    <w:rsid w:val="00D0684B"/>
    <w:rsid w:val="00D15ADA"/>
    <w:rsid w:val="00D24FA1"/>
    <w:rsid w:val="00D25A21"/>
    <w:rsid w:val="00D26082"/>
    <w:rsid w:val="00D30C99"/>
    <w:rsid w:val="00D31901"/>
    <w:rsid w:val="00D40D98"/>
    <w:rsid w:val="00D40DDB"/>
    <w:rsid w:val="00D41C96"/>
    <w:rsid w:val="00D43D9B"/>
    <w:rsid w:val="00D465E8"/>
    <w:rsid w:val="00D50A80"/>
    <w:rsid w:val="00D53E62"/>
    <w:rsid w:val="00D6634A"/>
    <w:rsid w:val="00D67A11"/>
    <w:rsid w:val="00D708F0"/>
    <w:rsid w:val="00D70CE0"/>
    <w:rsid w:val="00D71136"/>
    <w:rsid w:val="00D711DD"/>
    <w:rsid w:val="00D72CFA"/>
    <w:rsid w:val="00D7332A"/>
    <w:rsid w:val="00D83CBF"/>
    <w:rsid w:val="00D84813"/>
    <w:rsid w:val="00D853AE"/>
    <w:rsid w:val="00D90BFE"/>
    <w:rsid w:val="00D9181D"/>
    <w:rsid w:val="00D9328F"/>
    <w:rsid w:val="00D9385E"/>
    <w:rsid w:val="00D97922"/>
    <w:rsid w:val="00DA5A1D"/>
    <w:rsid w:val="00DB2A01"/>
    <w:rsid w:val="00DB42D2"/>
    <w:rsid w:val="00DC4ECF"/>
    <w:rsid w:val="00DC6EB5"/>
    <w:rsid w:val="00DD097D"/>
    <w:rsid w:val="00DD10CE"/>
    <w:rsid w:val="00DD4211"/>
    <w:rsid w:val="00DD6CF3"/>
    <w:rsid w:val="00DD77BA"/>
    <w:rsid w:val="00DE0BB9"/>
    <w:rsid w:val="00DE57D2"/>
    <w:rsid w:val="00DF14B0"/>
    <w:rsid w:val="00DF1D98"/>
    <w:rsid w:val="00DF33FB"/>
    <w:rsid w:val="00E03F96"/>
    <w:rsid w:val="00E05FD0"/>
    <w:rsid w:val="00E12FD8"/>
    <w:rsid w:val="00E1454D"/>
    <w:rsid w:val="00E15046"/>
    <w:rsid w:val="00E15071"/>
    <w:rsid w:val="00E21964"/>
    <w:rsid w:val="00E23DD0"/>
    <w:rsid w:val="00E24727"/>
    <w:rsid w:val="00E2551E"/>
    <w:rsid w:val="00E27EBE"/>
    <w:rsid w:val="00E31686"/>
    <w:rsid w:val="00E3488E"/>
    <w:rsid w:val="00E35652"/>
    <w:rsid w:val="00E3642F"/>
    <w:rsid w:val="00E36DEE"/>
    <w:rsid w:val="00E44FF9"/>
    <w:rsid w:val="00E5208E"/>
    <w:rsid w:val="00E54434"/>
    <w:rsid w:val="00E54443"/>
    <w:rsid w:val="00E5446E"/>
    <w:rsid w:val="00E56C4A"/>
    <w:rsid w:val="00E60971"/>
    <w:rsid w:val="00E6238C"/>
    <w:rsid w:val="00E62675"/>
    <w:rsid w:val="00E666FC"/>
    <w:rsid w:val="00E7076F"/>
    <w:rsid w:val="00E72698"/>
    <w:rsid w:val="00E72CFC"/>
    <w:rsid w:val="00E730AE"/>
    <w:rsid w:val="00E75513"/>
    <w:rsid w:val="00E757DC"/>
    <w:rsid w:val="00E75D14"/>
    <w:rsid w:val="00E762F4"/>
    <w:rsid w:val="00E767F3"/>
    <w:rsid w:val="00E80B52"/>
    <w:rsid w:val="00E80FC0"/>
    <w:rsid w:val="00E81237"/>
    <w:rsid w:val="00E83DE2"/>
    <w:rsid w:val="00E86127"/>
    <w:rsid w:val="00E875E2"/>
    <w:rsid w:val="00E92FB8"/>
    <w:rsid w:val="00E94286"/>
    <w:rsid w:val="00E95F8B"/>
    <w:rsid w:val="00E973BE"/>
    <w:rsid w:val="00EA037F"/>
    <w:rsid w:val="00EA0D6D"/>
    <w:rsid w:val="00EA1BE0"/>
    <w:rsid w:val="00EB107B"/>
    <w:rsid w:val="00EB4EAA"/>
    <w:rsid w:val="00EC1A27"/>
    <w:rsid w:val="00EC40CC"/>
    <w:rsid w:val="00EC54B0"/>
    <w:rsid w:val="00EC5B07"/>
    <w:rsid w:val="00EC612D"/>
    <w:rsid w:val="00EC7EBF"/>
    <w:rsid w:val="00ED157A"/>
    <w:rsid w:val="00ED3F51"/>
    <w:rsid w:val="00ED66C6"/>
    <w:rsid w:val="00ED74A8"/>
    <w:rsid w:val="00ED77BB"/>
    <w:rsid w:val="00EE0883"/>
    <w:rsid w:val="00EF3901"/>
    <w:rsid w:val="00EF7451"/>
    <w:rsid w:val="00F009F9"/>
    <w:rsid w:val="00F00DDD"/>
    <w:rsid w:val="00F02387"/>
    <w:rsid w:val="00F0342B"/>
    <w:rsid w:val="00F0372E"/>
    <w:rsid w:val="00F05B1E"/>
    <w:rsid w:val="00F07008"/>
    <w:rsid w:val="00F108EF"/>
    <w:rsid w:val="00F13ACF"/>
    <w:rsid w:val="00F1454D"/>
    <w:rsid w:val="00F148D2"/>
    <w:rsid w:val="00F14C1E"/>
    <w:rsid w:val="00F20D08"/>
    <w:rsid w:val="00F21AE8"/>
    <w:rsid w:val="00F33A6B"/>
    <w:rsid w:val="00F340DC"/>
    <w:rsid w:val="00F40B49"/>
    <w:rsid w:val="00F41329"/>
    <w:rsid w:val="00F41CB8"/>
    <w:rsid w:val="00F43E57"/>
    <w:rsid w:val="00F449C6"/>
    <w:rsid w:val="00F456CC"/>
    <w:rsid w:val="00F4682F"/>
    <w:rsid w:val="00F469DB"/>
    <w:rsid w:val="00F46DE5"/>
    <w:rsid w:val="00F474BF"/>
    <w:rsid w:val="00F501A5"/>
    <w:rsid w:val="00F501B3"/>
    <w:rsid w:val="00F51150"/>
    <w:rsid w:val="00F5194D"/>
    <w:rsid w:val="00F5245A"/>
    <w:rsid w:val="00F57638"/>
    <w:rsid w:val="00F62028"/>
    <w:rsid w:val="00F62272"/>
    <w:rsid w:val="00F62558"/>
    <w:rsid w:val="00F63BE5"/>
    <w:rsid w:val="00F64493"/>
    <w:rsid w:val="00F67016"/>
    <w:rsid w:val="00F67605"/>
    <w:rsid w:val="00F82BC1"/>
    <w:rsid w:val="00F86B5A"/>
    <w:rsid w:val="00F904F1"/>
    <w:rsid w:val="00F97B1E"/>
    <w:rsid w:val="00FA668C"/>
    <w:rsid w:val="00FB0542"/>
    <w:rsid w:val="00FB37B1"/>
    <w:rsid w:val="00FB49D6"/>
    <w:rsid w:val="00FB579C"/>
    <w:rsid w:val="00FB5B08"/>
    <w:rsid w:val="00FB67CB"/>
    <w:rsid w:val="00FC1C72"/>
    <w:rsid w:val="00FC1E81"/>
    <w:rsid w:val="00FC34AF"/>
    <w:rsid w:val="00FC477B"/>
    <w:rsid w:val="00FC5F5B"/>
    <w:rsid w:val="00FC7634"/>
    <w:rsid w:val="00FD1814"/>
    <w:rsid w:val="00FD4EED"/>
    <w:rsid w:val="00FE0971"/>
    <w:rsid w:val="00FE0A53"/>
    <w:rsid w:val="00FE0E2E"/>
    <w:rsid w:val="00FE208E"/>
    <w:rsid w:val="00FE539C"/>
    <w:rsid w:val="00FF3AA5"/>
    <w:rsid w:val="00FF4BE8"/>
    <w:rsid w:val="00FF6B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C21E9"/>
  <w15:chartTrackingRefBased/>
  <w15:docId w15:val="{9188609C-8C57-5F47-935A-3E95565A3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3140"/>
    <w:pPr>
      <w:widowControl w:val="0"/>
      <w:spacing w:before="120" w:after="120" w:line="480" w:lineRule="exact"/>
      <w:ind w:firstLineChars="200" w:firstLine="200"/>
      <w:jc w:val="both"/>
    </w:pPr>
    <w:rPr>
      <w:rFonts w:eastAsia="標楷體"/>
      <w:color w:val="000000" w:themeColor="text1"/>
      <w:sz w:val="28"/>
    </w:rPr>
  </w:style>
  <w:style w:type="paragraph" w:styleId="1">
    <w:name w:val="heading 1"/>
    <w:basedOn w:val="a"/>
    <w:next w:val="a"/>
    <w:link w:val="10"/>
    <w:uiPriority w:val="9"/>
    <w:qFormat/>
    <w:rsid w:val="007F6C17"/>
    <w:pPr>
      <w:keepNext/>
      <w:spacing w:beforeLines="100" w:before="100" w:afterLines="100" w:after="100" w:line="240" w:lineRule="auto"/>
      <w:jc w:val="center"/>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7F6C17"/>
    <w:pPr>
      <w:keepNext/>
      <w:spacing w:before="0" w:afterLines="50" w:after="50" w:line="240" w:lineRule="auto"/>
      <w:ind w:left="200" w:hangingChars="200" w:hanging="200"/>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7F6C17"/>
    <w:pPr>
      <w:keepNext/>
      <w:spacing w:beforeLines="100" w:before="100" w:afterLines="50" w:after="50" w:line="240" w:lineRule="auto"/>
      <w:ind w:left="300" w:hangingChars="300" w:hanging="300"/>
      <w:outlineLvl w:val="2"/>
    </w:pPr>
    <w:rPr>
      <w:rFonts w:asciiTheme="majorHAnsi" w:hAnsiTheme="majorHAnsi"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7928"/>
    <w:pPr>
      <w:ind w:leftChars="200" w:left="480"/>
    </w:pPr>
  </w:style>
  <w:style w:type="character" w:customStyle="1" w:styleId="10">
    <w:name w:val="標題 1 字元"/>
    <w:basedOn w:val="a0"/>
    <w:link w:val="1"/>
    <w:uiPriority w:val="9"/>
    <w:rsid w:val="007F6C17"/>
    <w:rPr>
      <w:rFonts w:asciiTheme="majorHAnsi" w:eastAsia="標楷體" w:hAnsiTheme="majorHAnsi" w:cstheme="majorBidi"/>
      <w:b/>
      <w:bCs/>
      <w:color w:val="000000" w:themeColor="text1"/>
      <w:kern w:val="52"/>
      <w:sz w:val="40"/>
      <w:szCs w:val="52"/>
    </w:rPr>
  </w:style>
  <w:style w:type="paragraph" w:styleId="a4">
    <w:name w:val="caption"/>
    <w:basedOn w:val="a"/>
    <w:next w:val="a"/>
    <w:uiPriority w:val="35"/>
    <w:unhideWhenUsed/>
    <w:qFormat/>
    <w:rsid w:val="0034416E"/>
    <w:pPr>
      <w:framePr w:wrap="around" w:vAnchor="text" w:hAnchor="text" w:y="1"/>
      <w:spacing w:before="0" w:after="0" w:line="240" w:lineRule="auto"/>
      <w:ind w:firstLineChars="0" w:firstLine="0"/>
      <w:jc w:val="center"/>
    </w:pPr>
    <w:rPr>
      <w:b/>
      <w:szCs w:val="20"/>
    </w:rPr>
  </w:style>
  <w:style w:type="character" w:customStyle="1" w:styleId="20">
    <w:name w:val="標題 2 字元"/>
    <w:basedOn w:val="a0"/>
    <w:link w:val="2"/>
    <w:uiPriority w:val="9"/>
    <w:rsid w:val="007F6C17"/>
    <w:rPr>
      <w:rFonts w:asciiTheme="majorHAnsi" w:eastAsia="標楷體" w:hAnsiTheme="majorHAnsi" w:cstheme="majorBidi"/>
      <w:b/>
      <w:bCs/>
      <w:color w:val="000000" w:themeColor="text1"/>
      <w:sz w:val="36"/>
      <w:szCs w:val="48"/>
    </w:rPr>
  </w:style>
  <w:style w:type="character" w:styleId="a5">
    <w:name w:val="Hyperlink"/>
    <w:basedOn w:val="a0"/>
    <w:uiPriority w:val="99"/>
    <w:unhideWhenUsed/>
    <w:rsid w:val="00D711DD"/>
    <w:rPr>
      <w:color w:val="0563C1" w:themeColor="hyperlink"/>
      <w:u w:val="single"/>
    </w:rPr>
  </w:style>
  <w:style w:type="character" w:styleId="a6">
    <w:name w:val="Unresolved Mention"/>
    <w:basedOn w:val="a0"/>
    <w:uiPriority w:val="99"/>
    <w:semiHidden/>
    <w:unhideWhenUsed/>
    <w:rsid w:val="00D711DD"/>
    <w:rPr>
      <w:color w:val="605E5C"/>
      <w:shd w:val="clear" w:color="auto" w:fill="E1DFDD"/>
    </w:rPr>
  </w:style>
  <w:style w:type="paragraph" w:styleId="a7">
    <w:name w:val="header"/>
    <w:basedOn w:val="a"/>
    <w:link w:val="a8"/>
    <w:uiPriority w:val="99"/>
    <w:unhideWhenUsed/>
    <w:rsid w:val="00967B86"/>
    <w:pPr>
      <w:tabs>
        <w:tab w:val="center" w:pos="4153"/>
        <w:tab w:val="right" w:pos="8306"/>
      </w:tabs>
      <w:snapToGrid w:val="0"/>
    </w:pPr>
    <w:rPr>
      <w:sz w:val="20"/>
      <w:szCs w:val="20"/>
    </w:rPr>
  </w:style>
  <w:style w:type="character" w:customStyle="1" w:styleId="a8">
    <w:name w:val="頁首 字元"/>
    <w:basedOn w:val="a0"/>
    <w:link w:val="a7"/>
    <w:uiPriority w:val="99"/>
    <w:rsid w:val="00967B86"/>
    <w:rPr>
      <w:sz w:val="20"/>
      <w:szCs w:val="20"/>
    </w:rPr>
  </w:style>
  <w:style w:type="paragraph" w:styleId="a9">
    <w:name w:val="footer"/>
    <w:basedOn w:val="a"/>
    <w:link w:val="aa"/>
    <w:uiPriority w:val="99"/>
    <w:unhideWhenUsed/>
    <w:rsid w:val="00967B86"/>
    <w:pPr>
      <w:tabs>
        <w:tab w:val="center" w:pos="4153"/>
        <w:tab w:val="right" w:pos="8306"/>
      </w:tabs>
      <w:snapToGrid w:val="0"/>
    </w:pPr>
    <w:rPr>
      <w:sz w:val="20"/>
      <w:szCs w:val="20"/>
    </w:rPr>
  </w:style>
  <w:style w:type="character" w:customStyle="1" w:styleId="aa">
    <w:name w:val="頁尾 字元"/>
    <w:basedOn w:val="a0"/>
    <w:link w:val="a9"/>
    <w:uiPriority w:val="99"/>
    <w:rsid w:val="00967B86"/>
    <w:rPr>
      <w:sz w:val="20"/>
      <w:szCs w:val="20"/>
    </w:rPr>
  </w:style>
  <w:style w:type="paragraph" w:styleId="ab">
    <w:name w:val="Date"/>
    <w:basedOn w:val="a"/>
    <w:next w:val="a"/>
    <w:link w:val="ac"/>
    <w:uiPriority w:val="99"/>
    <w:semiHidden/>
    <w:unhideWhenUsed/>
    <w:rsid w:val="00702BC2"/>
    <w:pPr>
      <w:jc w:val="right"/>
    </w:pPr>
  </w:style>
  <w:style w:type="character" w:customStyle="1" w:styleId="ac">
    <w:name w:val="日期 字元"/>
    <w:basedOn w:val="a0"/>
    <w:link w:val="ab"/>
    <w:uiPriority w:val="99"/>
    <w:semiHidden/>
    <w:rsid w:val="00702BC2"/>
  </w:style>
  <w:style w:type="paragraph" w:styleId="ad">
    <w:name w:val="No Spacing"/>
    <w:link w:val="ae"/>
    <w:uiPriority w:val="1"/>
    <w:rsid w:val="00A32C74"/>
    <w:rPr>
      <w:kern w:val="0"/>
      <w:sz w:val="22"/>
    </w:rPr>
  </w:style>
  <w:style w:type="character" w:customStyle="1" w:styleId="ae">
    <w:name w:val="無間距 字元"/>
    <w:basedOn w:val="a0"/>
    <w:link w:val="ad"/>
    <w:uiPriority w:val="1"/>
    <w:rsid w:val="00A32C74"/>
    <w:rPr>
      <w:kern w:val="0"/>
      <w:sz w:val="22"/>
    </w:rPr>
  </w:style>
  <w:style w:type="paragraph" w:styleId="af">
    <w:name w:val="TOC Heading"/>
    <w:basedOn w:val="1"/>
    <w:next w:val="a"/>
    <w:link w:val="af0"/>
    <w:uiPriority w:val="39"/>
    <w:unhideWhenUsed/>
    <w:qFormat/>
    <w:rsid w:val="00FC1C72"/>
    <w:pPr>
      <w:keepLines/>
      <w:widowControl/>
      <w:outlineLvl w:val="9"/>
    </w:pPr>
    <w:rPr>
      <w:bCs w:val="0"/>
      <w:kern w:val="0"/>
      <w:szCs w:val="32"/>
    </w:rPr>
  </w:style>
  <w:style w:type="paragraph" w:styleId="11">
    <w:name w:val="toc 1"/>
    <w:basedOn w:val="a"/>
    <w:next w:val="a"/>
    <w:autoRedefine/>
    <w:uiPriority w:val="39"/>
    <w:unhideWhenUsed/>
    <w:rsid w:val="001B5803"/>
    <w:pPr>
      <w:tabs>
        <w:tab w:val="left" w:pos="1200"/>
        <w:tab w:val="right" w:leader="dot" w:pos="8302"/>
      </w:tabs>
      <w:ind w:leftChars="1" w:left="140" w:right="280" w:hangingChars="49" w:hanging="137"/>
      <w:jc w:val="left"/>
      <w:pPrChange w:id="0" w:author="黃懷萱" w:date="2022-12-21T02:21:00Z">
        <w:pPr>
          <w:widowControl w:val="0"/>
          <w:tabs>
            <w:tab w:val="left" w:pos="1200"/>
            <w:tab w:val="right" w:leader="dot" w:pos="8302"/>
          </w:tabs>
          <w:spacing w:before="120" w:after="120" w:line="480" w:lineRule="exact"/>
          <w:ind w:left="280" w:right="280" w:firstLineChars="200" w:firstLine="560"/>
        </w:pPr>
      </w:pPrChange>
    </w:pPr>
    <w:rPr>
      <w:rPrChange w:id="0" w:author="黃懷萱" w:date="2022-12-21T02:21:00Z">
        <w:rPr>
          <w:rFonts w:asciiTheme="minorHAnsi" w:eastAsia="標楷體" w:hAnsiTheme="minorHAnsi" w:cstheme="minorBidi"/>
          <w:color w:val="000000" w:themeColor="text1"/>
          <w:kern w:val="2"/>
          <w:sz w:val="28"/>
          <w:szCs w:val="22"/>
          <w:lang w:val="en-US" w:eastAsia="zh-TW" w:bidi="ar-SA"/>
        </w:rPr>
      </w:rPrChange>
    </w:rPr>
  </w:style>
  <w:style w:type="paragraph" w:styleId="21">
    <w:name w:val="toc 2"/>
    <w:basedOn w:val="a"/>
    <w:next w:val="a"/>
    <w:autoRedefine/>
    <w:uiPriority w:val="39"/>
    <w:unhideWhenUsed/>
    <w:rsid w:val="001B5803"/>
    <w:pPr>
      <w:tabs>
        <w:tab w:val="left" w:pos="426"/>
        <w:tab w:val="right" w:leader="dot" w:pos="8302"/>
      </w:tabs>
      <w:ind w:firstLineChars="0" w:firstLine="0"/>
      <w:pPrChange w:id="1" w:author="黃懷萱" w:date="2022-12-21T02:23:00Z">
        <w:pPr>
          <w:widowControl w:val="0"/>
          <w:tabs>
            <w:tab w:val="left" w:pos="1200"/>
            <w:tab w:val="right" w:leader="dot" w:pos="8302"/>
          </w:tabs>
          <w:spacing w:before="120" w:after="120" w:line="480" w:lineRule="exact"/>
          <w:jc w:val="both"/>
        </w:pPr>
      </w:pPrChange>
    </w:pPr>
    <w:rPr>
      <w:rPrChange w:id="1" w:author="黃懷萱" w:date="2022-12-21T02:23:00Z">
        <w:rPr>
          <w:rFonts w:asciiTheme="minorHAnsi" w:eastAsia="標楷體" w:hAnsiTheme="minorHAnsi" w:cstheme="minorBidi"/>
          <w:color w:val="000000" w:themeColor="text1"/>
          <w:kern w:val="2"/>
          <w:sz w:val="28"/>
          <w:szCs w:val="22"/>
          <w:lang w:val="en-US" w:eastAsia="zh-TW" w:bidi="ar-SA"/>
        </w:rPr>
      </w:rPrChange>
    </w:rPr>
  </w:style>
  <w:style w:type="character" w:customStyle="1" w:styleId="30">
    <w:name w:val="標題 3 字元"/>
    <w:basedOn w:val="a0"/>
    <w:link w:val="3"/>
    <w:uiPriority w:val="9"/>
    <w:rsid w:val="007F6C17"/>
    <w:rPr>
      <w:rFonts w:asciiTheme="majorHAnsi" w:eastAsia="標楷體" w:hAnsiTheme="majorHAnsi" w:cstheme="majorBidi"/>
      <w:b/>
      <w:bCs/>
      <w:color w:val="000000" w:themeColor="text1"/>
      <w:sz w:val="32"/>
      <w:szCs w:val="36"/>
    </w:rPr>
  </w:style>
  <w:style w:type="paragraph" w:styleId="31">
    <w:name w:val="toc 3"/>
    <w:basedOn w:val="a"/>
    <w:next w:val="a"/>
    <w:autoRedefine/>
    <w:uiPriority w:val="39"/>
    <w:unhideWhenUsed/>
    <w:rsid w:val="001B5803"/>
    <w:pPr>
      <w:tabs>
        <w:tab w:val="left" w:pos="567"/>
        <w:tab w:val="left" w:pos="1701"/>
        <w:tab w:val="right" w:leader="dot" w:pos="8302"/>
      </w:tabs>
      <w:ind w:left="826" w:hangingChars="295" w:hanging="826"/>
      <w:pPrChange w:id="2" w:author="黃懷萱" w:date="2022-12-21T02:23:00Z">
        <w:pPr>
          <w:widowControl w:val="0"/>
          <w:tabs>
            <w:tab w:val="left" w:pos="1418"/>
            <w:tab w:val="right" w:leader="dot" w:pos="8302"/>
          </w:tabs>
          <w:spacing w:before="120" w:after="120" w:line="480" w:lineRule="exact"/>
          <w:ind w:leftChars="295" w:left="708" w:firstLineChars="200" w:firstLine="1"/>
          <w:jc w:val="both"/>
        </w:pPr>
      </w:pPrChange>
    </w:pPr>
    <w:rPr>
      <w:rPrChange w:id="2" w:author="黃懷萱" w:date="2022-12-21T02:23:00Z">
        <w:rPr>
          <w:rFonts w:asciiTheme="minorHAnsi" w:eastAsia="標楷體" w:hAnsiTheme="minorHAnsi" w:cstheme="minorBidi"/>
          <w:color w:val="000000" w:themeColor="text1"/>
          <w:kern w:val="2"/>
          <w:sz w:val="28"/>
          <w:szCs w:val="22"/>
          <w:lang w:val="en-US" w:eastAsia="zh-TW" w:bidi="ar-SA"/>
        </w:rPr>
      </w:rPrChange>
    </w:rPr>
  </w:style>
  <w:style w:type="table" w:styleId="af1">
    <w:name w:val="Table Grid"/>
    <w:basedOn w:val="a1"/>
    <w:uiPriority w:val="39"/>
    <w:rsid w:val="009D2A32"/>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Intense Emphasis"/>
    <w:basedOn w:val="a0"/>
    <w:uiPriority w:val="21"/>
    <w:rsid w:val="009C5EF6"/>
    <w:rPr>
      <w:rFonts w:eastAsia="標楷體"/>
      <w:i/>
      <w:iCs/>
      <w:color w:val="FF0000"/>
      <w:sz w:val="40"/>
      <w:u w:val="single"/>
    </w:rPr>
  </w:style>
  <w:style w:type="paragraph" w:customStyle="1" w:styleId="af3">
    <w:name w:val="目錄內文"/>
    <w:link w:val="af4"/>
    <w:qFormat/>
    <w:rsid w:val="00AE5984"/>
    <w:pPr>
      <w:spacing w:line="480" w:lineRule="exact"/>
      <w:jc w:val="both"/>
    </w:pPr>
    <w:rPr>
      <w:rFonts w:ascii="標楷體" w:eastAsia="標楷體" w:hAnsi="標楷體" w:cstheme="majorBidi"/>
      <w:bCs/>
      <w:color w:val="000000" w:themeColor="text1"/>
      <w:kern w:val="0"/>
      <w:sz w:val="28"/>
      <w:szCs w:val="72"/>
      <w:lang w:val="zh-TW"/>
    </w:rPr>
  </w:style>
  <w:style w:type="character" w:customStyle="1" w:styleId="af0">
    <w:name w:val="目錄標題 字元"/>
    <w:basedOn w:val="10"/>
    <w:link w:val="af"/>
    <w:uiPriority w:val="39"/>
    <w:rsid w:val="00FC1C72"/>
    <w:rPr>
      <w:rFonts w:asciiTheme="majorHAnsi" w:eastAsia="標楷體" w:hAnsiTheme="majorHAnsi" w:cstheme="majorBidi"/>
      <w:b/>
      <w:bCs w:val="0"/>
      <w:color w:val="000000" w:themeColor="text1"/>
      <w:kern w:val="0"/>
      <w:sz w:val="40"/>
      <w:szCs w:val="32"/>
    </w:rPr>
  </w:style>
  <w:style w:type="character" w:customStyle="1" w:styleId="af4">
    <w:name w:val="目錄內文 字元"/>
    <w:basedOn w:val="af0"/>
    <w:link w:val="af3"/>
    <w:rsid w:val="00AE5984"/>
    <w:rPr>
      <w:rFonts w:ascii="標楷體" w:eastAsia="標楷體" w:hAnsi="標楷體" w:cstheme="majorBidi"/>
      <w:b w:val="0"/>
      <w:bCs/>
      <w:color w:val="000000" w:themeColor="text1"/>
      <w:kern w:val="0"/>
      <w:sz w:val="28"/>
      <w:szCs w:val="72"/>
      <w:lang w:val="zh-TW"/>
    </w:rPr>
  </w:style>
  <w:style w:type="table" w:styleId="12">
    <w:name w:val="Plain Table 1"/>
    <w:basedOn w:val="a1"/>
    <w:uiPriority w:val="41"/>
    <w:rsid w:val="00C622C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5">
    <w:name w:val="annotation text"/>
    <w:basedOn w:val="a"/>
    <w:link w:val="af6"/>
    <w:uiPriority w:val="99"/>
    <w:semiHidden/>
    <w:rsid w:val="00A764A0"/>
    <w:pPr>
      <w:spacing w:before="0" w:after="0" w:line="240" w:lineRule="auto"/>
      <w:ind w:firstLineChars="0" w:firstLine="0"/>
      <w:jc w:val="left"/>
    </w:pPr>
    <w:rPr>
      <w:rFonts w:ascii="Times New Roman" w:eastAsia="新細明體" w:hAnsi="Times New Roman" w:cs="Times New Roman"/>
      <w:color w:val="auto"/>
      <w:sz w:val="24"/>
      <w:szCs w:val="24"/>
    </w:rPr>
  </w:style>
  <w:style w:type="character" w:customStyle="1" w:styleId="af6">
    <w:name w:val="註解文字 字元"/>
    <w:basedOn w:val="a0"/>
    <w:link w:val="af5"/>
    <w:uiPriority w:val="99"/>
    <w:semiHidden/>
    <w:rsid w:val="00A764A0"/>
    <w:rPr>
      <w:rFonts w:ascii="Times New Roman" w:eastAsia="新細明體" w:hAnsi="Times New Roman" w:cs="Times New Roman"/>
      <w:szCs w:val="24"/>
    </w:rPr>
  </w:style>
  <w:style w:type="character" w:styleId="af7">
    <w:name w:val="annotation reference"/>
    <w:basedOn w:val="a0"/>
    <w:uiPriority w:val="99"/>
    <w:semiHidden/>
    <w:unhideWhenUsed/>
    <w:rsid w:val="00A764A0"/>
    <w:rPr>
      <w:sz w:val="18"/>
      <w:szCs w:val="18"/>
    </w:rPr>
  </w:style>
  <w:style w:type="paragraph" w:customStyle="1" w:styleId="Default">
    <w:name w:val="Default"/>
    <w:rsid w:val="00FD4EED"/>
    <w:pPr>
      <w:widowControl w:val="0"/>
      <w:autoSpaceDE w:val="0"/>
      <w:autoSpaceDN w:val="0"/>
      <w:adjustRightInd w:val="0"/>
    </w:pPr>
    <w:rPr>
      <w:rFonts w:ascii="Times New Roman" w:eastAsia="新細明體" w:hAnsi="Times New Roman" w:cs="Times New Roman"/>
      <w:color w:val="000000"/>
      <w:kern w:val="0"/>
      <w:szCs w:val="24"/>
    </w:rPr>
  </w:style>
  <w:style w:type="table" w:customStyle="1" w:styleId="13">
    <w:name w:val="表格格線1"/>
    <w:basedOn w:val="a1"/>
    <w:next w:val="af1"/>
    <w:uiPriority w:val="39"/>
    <w:rsid w:val="00FD4EED"/>
    <w:rPr>
      <w:rFonts w:ascii="Calibri" w:eastAsia="新細明體" w:hAnsi="Calibri" w:cs="Times New Roman"/>
      <w:kern w:val="0"/>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表格內文字"/>
    <w:basedOn w:val="a"/>
    <w:link w:val="af9"/>
    <w:qFormat/>
    <w:rsid w:val="00E31686"/>
    <w:pPr>
      <w:spacing w:beforeLines="50" w:before="50" w:afterLines="50" w:after="50" w:line="280" w:lineRule="exact"/>
      <w:ind w:firstLineChars="0" w:firstLine="0"/>
    </w:pPr>
    <w:rPr>
      <w:rFonts w:ascii="Calibri" w:hAnsi="Calibri" w:cs="Times New Roman"/>
      <w:kern w:val="0"/>
    </w:rPr>
  </w:style>
  <w:style w:type="paragraph" w:customStyle="1" w:styleId="afa">
    <w:name w:val="待辦"/>
    <w:basedOn w:val="a"/>
    <w:link w:val="afb"/>
    <w:qFormat/>
    <w:rsid w:val="00803C42"/>
    <w:pPr>
      <w:spacing w:before="0" w:after="0" w:line="240" w:lineRule="auto"/>
      <w:ind w:firstLineChars="0" w:firstLine="0"/>
      <w:jc w:val="center"/>
    </w:pPr>
    <w:rPr>
      <w:b/>
      <w:i/>
      <w:color w:val="FF0000"/>
      <w:sz w:val="48"/>
      <w:u w:val="single"/>
    </w:rPr>
  </w:style>
  <w:style w:type="character" w:customStyle="1" w:styleId="af9">
    <w:name w:val="表格內文字 字元"/>
    <w:basedOn w:val="a0"/>
    <w:link w:val="af8"/>
    <w:rsid w:val="00E31686"/>
    <w:rPr>
      <w:rFonts w:ascii="Calibri" w:eastAsia="標楷體" w:hAnsi="Calibri" w:cs="Times New Roman"/>
      <w:color w:val="000000" w:themeColor="text1"/>
      <w:kern w:val="0"/>
      <w:sz w:val="28"/>
    </w:rPr>
  </w:style>
  <w:style w:type="table" w:styleId="4-1">
    <w:name w:val="Grid Table 4 Accent 1"/>
    <w:basedOn w:val="a1"/>
    <w:uiPriority w:val="49"/>
    <w:rsid w:val="00AE598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fb">
    <w:name w:val="待辦 字元"/>
    <w:basedOn w:val="a0"/>
    <w:link w:val="afa"/>
    <w:rsid w:val="00803C42"/>
    <w:rPr>
      <w:rFonts w:eastAsia="標楷體"/>
      <w:b/>
      <w:i/>
      <w:color w:val="FF0000"/>
      <w:sz w:val="48"/>
      <w:u w:val="single"/>
    </w:rPr>
  </w:style>
  <w:style w:type="table" w:styleId="5-5">
    <w:name w:val="Grid Table 5 Dark Accent 5"/>
    <w:basedOn w:val="a1"/>
    <w:uiPriority w:val="50"/>
    <w:rsid w:val="00E150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afc">
    <w:name w:val="待編號"/>
    <w:link w:val="afd"/>
    <w:qFormat/>
    <w:rsid w:val="00E27EBE"/>
    <w:pPr>
      <w:spacing w:line="280" w:lineRule="exact"/>
      <w:jc w:val="center"/>
    </w:pPr>
    <w:rPr>
      <w:rFonts w:asciiTheme="majorHAnsi" w:eastAsia="標楷體" w:hAnsiTheme="majorHAnsi" w:cstheme="majorBidi"/>
      <w:b/>
      <w:bCs/>
      <w:color w:val="FFD966" w:themeColor="accent4" w:themeTint="99"/>
      <w:sz w:val="28"/>
      <w:szCs w:val="36"/>
    </w:rPr>
  </w:style>
  <w:style w:type="character" w:customStyle="1" w:styleId="afd">
    <w:name w:val="待編號 字元"/>
    <w:basedOn w:val="30"/>
    <w:link w:val="afc"/>
    <w:rsid w:val="00E27EBE"/>
    <w:rPr>
      <w:rFonts w:asciiTheme="majorHAnsi" w:eastAsia="標楷體" w:hAnsiTheme="majorHAnsi" w:cstheme="majorBidi"/>
      <w:b/>
      <w:bCs/>
      <w:color w:val="FFD966" w:themeColor="accent4" w:themeTint="99"/>
      <w:sz w:val="28"/>
      <w:szCs w:val="36"/>
    </w:rPr>
  </w:style>
  <w:style w:type="paragraph" w:styleId="afe">
    <w:name w:val="Note Heading"/>
    <w:basedOn w:val="a"/>
    <w:next w:val="a"/>
    <w:link w:val="aff"/>
    <w:rsid w:val="004C65B3"/>
    <w:pPr>
      <w:adjustRightInd w:val="0"/>
      <w:spacing w:before="0" w:after="0" w:line="400" w:lineRule="atLeast"/>
      <w:ind w:firstLineChars="0" w:firstLine="0"/>
      <w:jc w:val="center"/>
      <w:textAlignment w:val="baseline"/>
    </w:pPr>
    <w:rPr>
      <w:rFonts w:ascii="標楷體" w:hAnsi="標楷體" w:cs="Times New Roman"/>
      <w:color w:val="auto"/>
      <w:kern w:val="0"/>
      <w:sz w:val="24"/>
      <w:szCs w:val="20"/>
    </w:rPr>
  </w:style>
  <w:style w:type="character" w:customStyle="1" w:styleId="aff">
    <w:name w:val="註釋標題 字元"/>
    <w:basedOn w:val="a0"/>
    <w:link w:val="afe"/>
    <w:rsid w:val="004C65B3"/>
    <w:rPr>
      <w:rFonts w:ascii="標楷體" w:eastAsia="標楷體" w:hAnsi="標楷體" w:cs="Times New Roman"/>
      <w:kern w:val="0"/>
      <w:szCs w:val="20"/>
    </w:rPr>
  </w:style>
  <w:style w:type="paragraph" w:styleId="aff0">
    <w:name w:val="Revision"/>
    <w:hidden/>
    <w:uiPriority w:val="99"/>
    <w:semiHidden/>
    <w:rsid w:val="00681EF9"/>
    <w:rPr>
      <w:rFonts w:eastAsia="標楷體"/>
      <w:color w:val="000000" w:themeColor="text1"/>
      <w:sz w:val="28"/>
    </w:rPr>
  </w:style>
  <w:style w:type="paragraph" w:styleId="aff1">
    <w:name w:val="annotation subject"/>
    <w:basedOn w:val="af5"/>
    <w:next w:val="af5"/>
    <w:link w:val="aff2"/>
    <w:uiPriority w:val="99"/>
    <w:semiHidden/>
    <w:unhideWhenUsed/>
    <w:rsid w:val="00681EF9"/>
    <w:pPr>
      <w:spacing w:before="120" w:after="120" w:line="480" w:lineRule="exact"/>
      <w:ind w:firstLineChars="200" w:firstLine="200"/>
    </w:pPr>
    <w:rPr>
      <w:rFonts w:asciiTheme="minorHAnsi" w:eastAsia="標楷體" w:hAnsiTheme="minorHAnsi" w:cstheme="minorBidi"/>
      <w:b/>
      <w:bCs/>
      <w:color w:val="000000" w:themeColor="text1"/>
      <w:sz w:val="28"/>
      <w:szCs w:val="22"/>
    </w:rPr>
  </w:style>
  <w:style w:type="character" w:customStyle="1" w:styleId="aff2">
    <w:name w:val="註解主旨 字元"/>
    <w:basedOn w:val="af6"/>
    <w:link w:val="aff1"/>
    <w:uiPriority w:val="99"/>
    <w:semiHidden/>
    <w:rsid w:val="00681EF9"/>
    <w:rPr>
      <w:rFonts w:ascii="Times New Roman" w:eastAsia="標楷體" w:hAnsi="Times New Roman" w:cs="Times New Roman"/>
      <w:b/>
      <w:bCs/>
      <w:color w:val="000000" w:themeColor="text1"/>
      <w:sz w:val="28"/>
      <w:szCs w:val="24"/>
    </w:rPr>
  </w:style>
  <w:style w:type="character" w:styleId="aff3">
    <w:name w:val="FollowedHyperlink"/>
    <w:basedOn w:val="a0"/>
    <w:uiPriority w:val="99"/>
    <w:semiHidden/>
    <w:unhideWhenUsed/>
    <w:rsid w:val="00B96C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0283">
      <w:bodyDiv w:val="1"/>
      <w:marLeft w:val="0"/>
      <w:marRight w:val="0"/>
      <w:marTop w:val="0"/>
      <w:marBottom w:val="0"/>
      <w:divBdr>
        <w:top w:val="none" w:sz="0" w:space="0" w:color="auto"/>
        <w:left w:val="none" w:sz="0" w:space="0" w:color="auto"/>
        <w:bottom w:val="none" w:sz="0" w:space="0" w:color="auto"/>
        <w:right w:val="none" w:sz="0" w:space="0" w:color="auto"/>
      </w:divBdr>
    </w:div>
    <w:div w:id="119349952">
      <w:bodyDiv w:val="1"/>
      <w:marLeft w:val="0"/>
      <w:marRight w:val="0"/>
      <w:marTop w:val="0"/>
      <w:marBottom w:val="0"/>
      <w:divBdr>
        <w:top w:val="none" w:sz="0" w:space="0" w:color="auto"/>
        <w:left w:val="none" w:sz="0" w:space="0" w:color="auto"/>
        <w:bottom w:val="none" w:sz="0" w:space="0" w:color="auto"/>
        <w:right w:val="none" w:sz="0" w:space="0" w:color="auto"/>
      </w:divBdr>
    </w:div>
    <w:div w:id="181475459">
      <w:bodyDiv w:val="1"/>
      <w:marLeft w:val="0"/>
      <w:marRight w:val="0"/>
      <w:marTop w:val="0"/>
      <w:marBottom w:val="0"/>
      <w:divBdr>
        <w:top w:val="none" w:sz="0" w:space="0" w:color="auto"/>
        <w:left w:val="none" w:sz="0" w:space="0" w:color="auto"/>
        <w:bottom w:val="none" w:sz="0" w:space="0" w:color="auto"/>
        <w:right w:val="none" w:sz="0" w:space="0" w:color="auto"/>
      </w:divBdr>
    </w:div>
    <w:div w:id="579289362">
      <w:bodyDiv w:val="1"/>
      <w:marLeft w:val="0"/>
      <w:marRight w:val="0"/>
      <w:marTop w:val="0"/>
      <w:marBottom w:val="0"/>
      <w:divBdr>
        <w:top w:val="none" w:sz="0" w:space="0" w:color="auto"/>
        <w:left w:val="none" w:sz="0" w:space="0" w:color="auto"/>
        <w:bottom w:val="none" w:sz="0" w:space="0" w:color="auto"/>
        <w:right w:val="none" w:sz="0" w:space="0" w:color="auto"/>
      </w:divBdr>
    </w:div>
    <w:div w:id="699353194">
      <w:bodyDiv w:val="1"/>
      <w:marLeft w:val="0"/>
      <w:marRight w:val="0"/>
      <w:marTop w:val="0"/>
      <w:marBottom w:val="0"/>
      <w:divBdr>
        <w:top w:val="none" w:sz="0" w:space="0" w:color="auto"/>
        <w:left w:val="none" w:sz="0" w:space="0" w:color="auto"/>
        <w:bottom w:val="none" w:sz="0" w:space="0" w:color="auto"/>
        <w:right w:val="none" w:sz="0" w:space="0" w:color="auto"/>
      </w:divBdr>
    </w:div>
    <w:div w:id="725836715">
      <w:bodyDiv w:val="1"/>
      <w:marLeft w:val="0"/>
      <w:marRight w:val="0"/>
      <w:marTop w:val="0"/>
      <w:marBottom w:val="0"/>
      <w:divBdr>
        <w:top w:val="none" w:sz="0" w:space="0" w:color="auto"/>
        <w:left w:val="none" w:sz="0" w:space="0" w:color="auto"/>
        <w:bottom w:val="none" w:sz="0" w:space="0" w:color="auto"/>
        <w:right w:val="none" w:sz="0" w:space="0" w:color="auto"/>
      </w:divBdr>
    </w:div>
    <w:div w:id="753287207">
      <w:bodyDiv w:val="1"/>
      <w:marLeft w:val="0"/>
      <w:marRight w:val="0"/>
      <w:marTop w:val="0"/>
      <w:marBottom w:val="0"/>
      <w:divBdr>
        <w:top w:val="none" w:sz="0" w:space="0" w:color="auto"/>
        <w:left w:val="none" w:sz="0" w:space="0" w:color="auto"/>
        <w:bottom w:val="none" w:sz="0" w:space="0" w:color="auto"/>
        <w:right w:val="none" w:sz="0" w:space="0" w:color="auto"/>
      </w:divBdr>
    </w:div>
    <w:div w:id="950748510">
      <w:bodyDiv w:val="1"/>
      <w:marLeft w:val="0"/>
      <w:marRight w:val="0"/>
      <w:marTop w:val="0"/>
      <w:marBottom w:val="0"/>
      <w:divBdr>
        <w:top w:val="none" w:sz="0" w:space="0" w:color="auto"/>
        <w:left w:val="none" w:sz="0" w:space="0" w:color="auto"/>
        <w:bottom w:val="none" w:sz="0" w:space="0" w:color="auto"/>
        <w:right w:val="none" w:sz="0" w:space="0" w:color="auto"/>
      </w:divBdr>
    </w:div>
    <w:div w:id="1047725031">
      <w:bodyDiv w:val="1"/>
      <w:marLeft w:val="0"/>
      <w:marRight w:val="0"/>
      <w:marTop w:val="0"/>
      <w:marBottom w:val="0"/>
      <w:divBdr>
        <w:top w:val="none" w:sz="0" w:space="0" w:color="auto"/>
        <w:left w:val="none" w:sz="0" w:space="0" w:color="auto"/>
        <w:bottom w:val="none" w:sz="0" w:space="0" w:color="auto"/>
        <w:right w:val="none" w:sz="0" w:space="0" w:color="auto"/>
      </w:divBdr>
    </w:div>
    <w:div w:id="1070233750">
      <w:bodyDiv w:val="1"/>
      <w:marLeft w:val="0"/>
      <w:marRight w:val="0"/>
      <w:marTop w:val="0"/>
      <w:marBottom w:val="0"/>
      <w:divBdr>
        <w:top w:val="none" w:sz="0" w:space="0" w:color="auto"/>
        <w:left w:val="none" w:sz="0" w:space="0" w:color="auto"/>
        <w:bottom w:val="none" w:sz="0" w:space="0" w:color="auto"/>
        <w:right w:val="none" w:sz="0" w:space="0" w:color="auto"/>
      </w:divBdr>
    </w:div>
    <w:div w:id="1089814846">
      <w:bodyDiv w:val="1"/>
      <w:marLeft w:val="0"/>
      <w:marRight w:val="0"/>
      <w:marTop w:val="0"/>
      <w:marBottom w:val="0"/>
      <w:divBdr>
        <w:top w:val="none" w:sz="0" w:space="0" w:color="auto"/>
        <w:left w:val="none" w:sz="0" w:space="0" w:color="auto"/>
        <w:bottom w:val="none" w:sz="0" w:space="0" w:color="auto"/>
        <w:right w:val="none" w:sz="0" w:space="0" w:color="auto"/>
      </w:divBdr>
    </w:div>
    <w:div w:id="1094784880">
      <w:bodyDiv w:val="1"/>
      <w:marLeft w:val="0"/>
      <w:marRight w:val="0"/>
      <w:marTop w:val="0"/>
      <w:marBottom w:val="0"/>
      <w:divBdr>
        <w:top w:val="none" w:sz="0" w:space="0" w:color="auto"/>
        <w:left w:val="none" w:sz="0" w:space="0" w:color="auto"/>
        <w:bottom w:val="none" w:sz="0" w:space="0" w:color="auto"/>
        <w:right w:val="none" w:sz="0" w:space="0" w:color="auto"/>
      </w:divBdr>
    </w:div>
    <w:div w:id="1275019520">
      <w:bodyDiv w:val="1"/>
      <w:marLeft w:val="0"/>
      <w:marRight w:val="0"/>
      <w:marTop w:val="0"/>
      <w:marBottom w:val="0"/>
      <w:divBdr>
        <w:top w:val="none" w:sz="0" w:space="0" w:color="auto"/>
        <w:left w:val="none" w:sz="0" w:space="0" w:color="auto"/>
        <w:bottom w:val="none" w:sz="0" w:space="0" w:color="auto"/>
        <w:right w:val="none" w:sz="0" w:space="0" w:color="auto"/>
      </w:divBdr>
    </w:div>
    <w:div w:id="1308588743">
      <w:bodyDiv w:val="1"/>
      <w:marLeft w:val="0"/>
      <w:marRight w:val="0"/>
      <w:marTop w:val="0"/>
      <w:marBottom w:val="0"/>
      <w:divBdr>
        <w:top w:val="none" w:sz="0" w:space="0" w:color="auto"/>
        <w:left w:val="none" w:sz="0" w:space="0" w:color="auto"/>
        <w:bottom w:val="none" w:sz="0" w:space="0" w:color="auto"/>
        <w:right w:val="none" w:sz="0" w:space="0" w:color="auto"/>
      </w:divBdr>
    </w:div>
    <w:div w:id="1542328658">
      <w:bodyDiv w:val="1"/>
      <w:marLeft w:val="0"/>
      <w:marRight w:val="0"/>
      <w:marTop w:val="0"/>
      <w:marBottom w:val="0"/>
      <w:divBdr>
        <w:top w:val="none" w:sz="0" w:space="0" w:color="auto"/>
        <w:left w:val="none" w:sz="0" w:space="0" w:color="auto"/>
        <w:bottom w:val="none" w:sz="0" w:space="0" w:color="auto"/>
        <w:right w:val="none" w:sz="0" w:space="0" w:color="auto"/>
      </w:divBdr>
    </w:div>
    <w:div w:id="1611549756">
      <w:bodyDiv w:val="1"/>
      <w:marLeft w:val="0"/>
      <w:marRight w:val="0"/>
      <w:marTop w:val="0"/>
      <w:marBottom w:val="0"/>
      <w:divBdr>
        <w:top w:val="none" w:sz="0" w:space="0" w:color="auto"/>
        <w:left w:val="none" w:sz="0" w:space="0" w:color="auto"/>
        <w:bottom w:val="none" w:sz="0" w:space="0" w:color="auto"/>
        <w:right w:val="none" w:sz="0" w:space="0" w:color="auto"/>
      </w:divBdr>
    </w:div>
    <w:div w:id="1620381534">
      <w:bodyDiv w:val="1"/>
      <w:marLeft w:val="0"/>
      <w:marRight w:val="0"/>
      <w:marTop w:val="0"/>
      <w:marBottom w:val="0"/>
      <w:divBdr>
        <w:top w:val="none" w:sz="0" w:space="0" w:color="auto"/>
        <w:left w:val="none" w:sz="0" w:space="0" w:color="auto"/>
        <w:bottom w:val="none" w:sz="0" w:space="0" w:color="auto"/>
        <w:right w:val="none" w:sz="0" w:space="0" w:color="auto"/>
      </w:divBdr>
    </w:div>
    <w:div w:id="1713532718">
      <w:bodyDiv w:val="1"/>
      <w:marLeft w:val="0"/>
      <w:marRight w:val="0"/>
      <w:marTop w:val="0"/>
      <w:marBottom w:val="0"/>
      <w:divBdr>
        <w:top w:val="none" w:sz="0" w:space="0" w:color="auto"/>
        <w:left w:val="none" w:sz="0" w:space="0" w:color="auto"/>
        <w:bottom w:val="none" w:sz="0" w:space="0" w:color="auto"/>
        <w:right w:val="none" w:sz="0" w:space="0" w:color="auto"/>
      </w:divBdr>
    </w:div>
    <w:div w:id="1832868584">
      <w:bodyDiv w:val="1"/>
      <w:marLeft w:val="0"/>
      <w:marRight w:val="0"/>
      <w:marTop w:val="0"/>
      <w:marBottom w:val="0"/>
      <w:divBdr>
        <w:top w:val="none" w:sz="0" w:space="0" w:color="auto"/>
        <w:left w:val="none" w:sz="0" w:space="0" w:color="auto"/>
        <w:bottom w:val="none" w:sz="0" w:space="0" w:color="auto"/>
        <w:right w:val="none" w:sz="0" w:space="0" w:color="auto"/>
      </w:divBdr>
    </w:div>
    <w:div w:id="1833636802">
      <w:bodyDiv w:val="1"/>
      <w:marLeft w:val="0"/>
      <w:marRight w:val="0"/>
      <w:marTop w:val="0"/>
      <w:marBottom w:val="0"/>
      <w:divBdr>
        <w:top w:val="none" w:sz="0" w:space="0" w:color="auto"/>
        <w:left w:val="none" w:sz="0" w:space="0" w:color="auto"/>
        <w:bottom w:val="none" w:sz="0" w:space="0" w:color="auto"/>
        <w:right w:val="none" w:sz="0" w:space="0" w:color="auto"/>
      </w:divBdr>
    </w:div>
    <w:div w:id="1872301609">
      <w:bodyDiv w:val="1"/>
      <w:marLeft w:val="0"/>
      <w:marRight w:val="0"/>
      <w:marTop w:val="0"/>
      <w:marBottom w:val="0"/>
      <w:divBdr>
        <w:top w:val="none" w:sz="0" w:space="0" w:color="auto"/>
        <w:left w:val="none" w:sz="0" w:space="0" w:color="auto"/>
        <w:bottom w:val="none" w:sz="0" w:space="0" w:color="auto"/>
        <w:right w:val="none" w:sz="0" w:space="0" w:color="auto"/>
      </w:divBdr>
    </w:div>
    <w:div w:id="2012754515">
      <w:bodyDiv w:val="1"/>
      <w:marLeft w:val="0"/>
      <w:marRight w:val="0"/>
      <w:marTop w:val="0"/>
      <w:marBottom w:val="0"/>
      <w:divBdr>
        <w:top w:val="none" w:sz="0" w:space="0" w:color="auto"/>
        <w:left w:val="none" w:sz="0" w:space="0" w:color="auto"/>
        <w:bottom w:val="none" w:sz="0" w:space="0" w:color="auto"/>
        <w:right w:val="none" w:sz="0" w:space="0" w:color="auto"/>
      </w:divBdr>
    </w:div>
    <w:div w:id="208938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6EFC4-C551-4D9C-8A88-A133F65BC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54</Pages>
  <Words>3269</Words>
  <Characters>18638</Characters>
  <Application>Microsoft Office Word</Application>
  <DocSecurity>0</DocSecurity>
  <Lines>155</Lines>
  <Paragraphs>43</Paragraphs>
  <ScaleCrop>false</ScaleCrop>
  <Company/>
  <LinksUpToDate>false</LinksUpToDate>
  <CharactersWithSpaces>21864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黃懷萱</dc:creator>
  <cp:keywords/>
  <dc:description/>
  <cp:lastModifiedBy>黃懷萱</cp:lastModifiedBy>
  <cp:revision>438</cp:revision>
  <cp:lastPrinted>2022-02-16T23:21:00Z</cp:lastPrinted>
  <dcterms:created xsi:type="dcterms:W3CDTF">2022-02-17T06:32:00Z</dcterms:created>
  <dcterms:modified xsi:type="dcterms:W3CDTF">2022-12-20T18:25:00Z</dcterms:modified>
</cp:coreProperties>
</file>