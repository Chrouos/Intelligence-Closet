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361187" w:displacedByCustomXml="next"/>
    <w:bookmarkEnd w:id="0" w:displacedByCustomXml="next"/>
    <w:sdt>
      <w:sdtPr>
        <w:id w:val="1302738394"/>
        <w:docPartObj>
          <w:docPartGallery w:val="Cover Pages"/>
          <w:docPartUnique/>
        </w:docPartObj>
      </w:sdtPr>
      <w:sdtEndPr>
        <w:rPr>
          <w:rFonts w:ascii="Times New Roman" w:hAnsi="Times New Roman" w:cstheme="minorBidi"/>
          <w:b/>
          <w:kern w:val="2"/>
          <w:sz w:val="40"/>
          <w:szCs w:val="40"/>
        </w:rPr>
      </w:sdtEndPr>
      <w:sdtContent>
        <w:p w14:paraId="2E4F8DBE" w14:textId="77777777" w:rsidR="00A32C74" w:rsidRPr="004C65B3" w:rsidRDefault="00A32C74" w:rsidP="004C65B3">
          <w:pPr>
            <w:pStyle w:val="afe"/>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中</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國</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文</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化</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大</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學</w:t>
          </w:r>
        </w:p>
        <w:p w14:paraId="3CFD90F5" w14:textId="77777777" w:rsidR="00A32C74" w:rsidRPr="004C65B3" w:rsidRDefault="00A32C74" w:rsidP="004C65B3">
          <w:pPr>
            <w:pStyle w:val="afe"/>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資</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訊</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工</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程</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學</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系</w:t>
          </w:r>
        </w:p>
        <w:p w14:paraId="66AEE629" w14:textId="77777777" w:rsidR="00A32C74" w:rsidRPr="004C65B3" w:rsidRDefault="00A32C74" w:rsidP="004C65B3">
          <w:pPr>
            <w:pStyle w:val="afe"/>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資</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訊</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系</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統</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專</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題</w:t>
          </w:r>
        </w:p>
        <w:p w14:paraId="00823244" w14:textId="77777777" w:rsidR="004C65B3" w:rsidRPr="004C65B3" w:rsidRDefault="004C65B3" w:rsidP="004C65B3">
          <w:pPr>
            <w:spacing w:before="0" w:after="0" w:line="480" w:lineRule="auto"/>
            <w:ind w:firstLineChars="0" w:firstLine="0"/>
            <w:jc w:val="center"/>
            <w:rPr>
              <w:rFonts w:ascii="Times New Roman" w:hAnsi="Times New Roman"/>
              <w:b/>
              <w:color w:val="auto"/>
              <w:sz w:val="32"/>
              <w:szCs w:val="32"/>
            </w:rPr>
          </w:pPr>
        </w:p>
        <w:p w14:paraId="1DCF1753" w14:textId="77777777" w:rsidR="004C65B3" w:rsidRPr="004C65B3" w:rsidRDefault="004C65B3" w:rsidP="004C65B3">
          <w:pPr>
            <w:spacing w:before="0" w:after="0" w:line="480" w:lineRule="auto"/>
            <w:ind w:firstLineChars="0" w:firstLine="0"/>
            <w:jc w:val="center"/>
            <w:rPr>
              <w:rFonts w:ascii="Times New Roman" w:hAnsi="Times New Roman"/>
              <w:b/>
              <w:color w:val="auto"/>
              <w:sz w:val="32"/>
              <w:szCs w:val="32"/>
            </w:rPr>
          </w:pPr>
        </w:p>
        <w:p w14:paraId="2CBE7C9C" w14:textId="77777777" w:rsidR="004C65B3" w:rsidRPr="004C65B3" w:rsidRDefault="004C65B3" w:rsidP="004C65B3">
          <w:pPr>
            <w:spacing w:before="0" w:after="0" w:line="480" w:lineRule="auto"/>
            <w:ind w:firstLineChars="0" w:firstLine="0"/>
            <w:jc w:val="center"/>
            <w:rPr>
              <w:rFonts w:ascii="Times New Roman" w:hAnsi="Times New Roman"/>
              <w:b/>
              <w:color w:val="auto"/>
              <w:sz w:val="32"/>
              <w:szCs w:val="32"/>
            </w:rPr>
          </w:pPr>
        </w:p>
        <w:p w14:paraId="198D4B55" w14:textId="77777777" w:rsidR="00A32C74" w:rsidRDefault="00A32C74" w:rsidP="004C65B3">
          <w:pPr>
            <w:spacing w:before="0" w:after="0" w:line="480" w:lineRule="auto"/>
            <w:ind w:firstLineChars="0" w:firstLine="0"/>
            <w:jc w:val="center"/>
            <w:rPr>
              <w:rFonts w:ascii="標楷體" w:hAnsi="標楷體"/>
              <w:b/>
              <w:bCs/>
              <w:sz w:val="40"/>
              <w:szCs w:val="40"/>
            </w:rPr>
          </w:pPr>
        </w:p>
        <w:p w14:paraId="5C8FC861" w14:textId="14A57FB6" w:rsidR="00A32C74" w:rsidRPr="004C65B3" w:rsidRDefault="00A32C74" w:rsidP="004C65B3">
          <w:pPr>
            <w:spacing w:before="0" w:after="0" w:line="480" w:lineRule="auto"/>
            <w:ind w:firstLineChars="0" w:firstLine="0"/>
            <w:jc w:val="center"/>
            <w:rPr>
              <w:rFonts w:ascii="Times New Roman" w:hAnsi="Times New Roman" w:cs="Times New Roman"/>
              <w:b/>
              <w:color w:val="auto"/>
              <w:sz w:val="48"/>
              <w:szCs w:val="48"/>
            </w:rPr>
          </w:pPr>
          <w:r w:rsidRPr="004C65B3">
            <w:rPr>
              <w:rFonts w:ascii="Times New Roman" w:hAnsi="Times New Roman" w:cs="Times New Roman" w:hint="eastAsia"/>
              <w:b/>
              <w:color w:val="auto"/>
              <w:sz w:val="48"/>
              <w:szCs w:val="48"/>
            </w:rPr>
            <w:t>智能衣櫃</w:t>
          </w:r>
        </w:p>
        <w:p w14:paraId="13071C8A"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12DE91CF"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7F8C6419"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47E9123C"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536D6B13" w14:textId="12146D76" w:rsidR="00A32C74" w:rsidRPr="004C65B3"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學</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生：</w:t>
          </w:r>
          <w:r w:rsidR="00187C11" w:rsidRPr="004C65B3">
            <w:rPr>
              <w:rFonts w:ascii="Times New Roman" w:hAnsi="Times New Roman" w:hint="eastAsia"/>
              <w:b/>
              <w:color w:val="auto"/>
              <w:sz w:val="40"/>
              <w:szCs w:val="40"/>
            </w:rPr>
            <w:t>黃</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懷</w:t>
          </w:r>
          <w:r w:rsidR="00187C11" w:rsidRPr="004C65B3">
            <w:rPr>
              <w:rFonts w:ascii="Times New Roman" w:hAnsi="Times New Roman" w:hint="eastAsia"/>
              <w:b/>
              <w:color w:val="auto"/>
              <w:sz w:val="40"/>
              <w:szCs w:val="40"/>
            </w:rPr>
            <w:t xml:space="preserve"> </w:t>
          </w:r>
          <w:proofErr w:type="gramStart"/>
          <w:r w:rsidR="00187C11" w:rsidRPr="004C65B3">
            <w:rPr>
              <w:rFonts w:ascii="Times New Roman" w:hAnsi="Times New Roman" w:hint="eastAsia"/>
              <w:b/>
              <w:color w:val="auto"/>
              <w:sz w:val="40"/>
              <w:szCs w:val="40"/>
            </w:rPr>
            <w:t>萱</w:t>
          </w:r>
          <w:proofErr w:type="gramEnd"/>
        </w:p>
        <w:p w14:paraId="27B1AB98" w14:textId="67DFDC54" w:rsidR="00A32C74" w:rsidRPr="004C65B3"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 xml:space="preserve">        </w:t>
          </w:r>
          <w:r w:rsidR="00187C11" w:rsidRPr="004C65B3">
            <w:rPr>
              <w:rFonts w:ascii="Times New Roman" w:hAnsi="Times New Roman"/>
              <w:b/>
              <w:color w:val="auto"/>
              <w:sz w:val="40"/>
              <w:szCs w:val="40"/>
            </w:rPr>
            <w:t xml:space="preserve"> </w:t>
          </w:r>
          <w:r w:rsidR="00187C11" w:rsidRPr="004C65B3">
            <w:rPr>
              <w:rFonts w:ascii="Times New Roman" w:hAnsi="Times New Roman" w:hint="eastAsia"/>
              <w:b/>
              <w:color w:val="auto"/>
              <w:sz w:val="40"/>
              <w:szCs w:val="40"/>
            </w:rPr>
            <w:t>陳</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墨</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兮</w:t>
          </w:r>
        </w:p>
        <w:p w14:paraId="6610AB13" w14:textId="77777777" w:rsidR="00A32C74" w:rsidRPr="004C65B3"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詹</w:t>
          </w:r>
          <w:proofErr w:type="gramEnd"/>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惠</w:t>
          </w: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茹</w:t>
          </w:r>
          <w:proofErr w:type="gramEnd"/>
        </w:p>
        <w:p w14:paraId="4FF39A44" w14:textId="48412EF1" w:rsidR="00A32C74"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指導教授：林</w:t>
          </w: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世</w:t>
          </w:r>
          <w:proofErr w:type="gramEnd"/>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崧</w:t>
          </w:r>
          <w:proofErr w:type="gramEnd"/>
        </w:p>
        <w:p w14:paraId="07B2B616" w14:textId="77777777" w:rsidR="004C65B3" w:rsidRPr="004C65B3" w:rsidRDefault="004C65B3" w:rsidP="004C65B3">
          <w:pPr>
            <w:spacing w:before="0" w:after="0" w:line="480" w:lineRule="auto"/>
            <w:ind w:firstLineChars="0" w:firstLine="0"/>
            <w:jc w:val="center"/>
            <w:rPr>
              <w:rFonts w:ascii="Times New Roman" w:hAnsi="Times New Roman" w:hint="eastAsia"/>
              <w:b/>
              <w:color w:val="auto"/>
              <w:sz w:val="40"/>
              <w:szCs w:val="40"/>
            </w:rPr>
          </w:pPr>
        </w:p>
        <w:p w14:paraId="62040A89" w14:textId="77777777" w:rsidR="00270526"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中</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華</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民</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國</w:t>
          </w:r>
          <w:r w:rsidRPr="004C65B3">
            <w:rPr>
              <w:rFonts w:ascii="Times New Roman" w:hAnsi="Times New Roman" w:hint="eastAsia"/>
              <w:b/>
              <w:color w:val="auto"/>
              <w:sz w:val="40"/>
              <w:szCs w:val="40"/>
            </w:rPr>
            <w:t xml:space="preserve"> </w:t>
          </w:r>
          <w:r w:rsidRPr="004C65B3">
            <w:rPr>
              <w:rFonts w:ascii="Times New Roman" w:hAnsi="Times New Roman"/>
              <w:b/>
              <w:color w:val="auto"/>
              <w:sz w:val="40"/>
              <w:szCs w:val="40"/>
            </w:rPr>
            <w:t>111</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年</w:t>
          </w:r>
          <w:r w:rsidRPr="004C65B3">
            <w:rPr>
              <w:rFonts w:ascii="Times New Roman" w:hAnsi="Times New Roman" w:hint="eastAsia"/>
              <w:b/>
              <w:color w:val="auto"/>
              <w:sz w:val="40"/>
              <w:szCs w:val="40"/>
            </w:rPr>
            <w:t xml:space="preserve"> </w:t>
          </w:r>
          <w:r w:rsidR="00187C11" w:rsidRPr="004C65B3">
            <w:rPr>
              <w:rFonts w:ascii="Times New Roman" w:hAnsi="Times New Roman"/>
              <w:b/>
              <w:color w:val="auto"/>
              <w:sz w:val="40"/>
              <w:szCs w:val="40"/>
            </w:rPr>
            <w:t>12</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月</w:t>
          </w:r>
          <w:r w:rsidR="00187C11" w:rsidRPr="004C65B3">
            <w:rPr>
              <w:rFonts w:ascii="Times New Roman" w:hAnsi="Times New Roman" w:hint="eastAsia"/>
              <w:b/>
              <w:color w:val="auto"/>
              <w:sz w:val="40"/>
              <w:szCs w:val="40"/>
            </w:rPr>
            <w:t xml:space="preserve"> </w:t>
          </w:r>
        </w:p>
        <w:p w14:paraId="3F7B3B07" w14:textId="003DE843" w:rsidR="00A32C74" w:rsidRPr="004C65B3" w:rsidRDefault="00000000" w:rsidP="004C65B3">
          <w:pPr>
            <w:spacing w:before="0" w:after="0" w:line="480" w:lineRule="auto"/>
            <w:ind w:firstLineChars="0" w:firstLine="0"/>
            <w:jc w:val="center"/>
            <w:rPr>
              <w:rFonts w:ascii="Times New Roman" w:hAnsi="Times New Roman"/>
              <w:b/>
              <w:color w:val="auto"/>
              <w:sz w:val="40"/>
              <w:szCs w:val="40"/>
            </w:rPr>
          </w:pPr>
        </w:p>
      </w:sdtContent>
    </w:sdt>
    <w:p w14:paraId="48DDA954" w14:textId="24484C17" w:rsidR="00702BC2" w:rsidRPr="00270526" w:rsidRDefault="00CA1BC7" w:rsidP="00270526">
      <w:pPr>
        <w:pStyle w:val="afe"/>
        <w:adjustRightInd/>
        <w:spacing w:afterLines="50" w:after="180" w:line="480" w:lineRule="exact"/>
        <w:rPr>
          <w:rFonts w:ascii="Times New Roman" w:hAnsi="Times New Roman"/>
          <w:b/>
          <w:kern w:val="16"/>
          <w:sz w:val="36"/>
          <w:szCs w:val="36"/>
        </w:rPr>
      </w:pPr>
      <w:r w:rsidRPr="00270526">
        <w:rPr>
          <w:rFonts w:ascii="Times New Roman" w:hAnsi="Times New Roman" w:hint="eastAsia"/>
          <w:b/>
          <w:kern w:val="16"/>
          <w:sz w:val="36"/>
          <w:szCs w:val="36"/>
        </w:rPr>
        <w:lastRenderedPageBreak/>
        <w:t>智能衣櫃</w:t>
      </w:r>
    </w:p>
    <w:p w14:paraId="049BCC8D" w14:textId="2A747D52" w:rsidR="00CA1BC7" w:rsidRPr="00270526" w:rsidRDefault="00CA1BC7" w:rsidP="00270526">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專題學生：</w:t>
      </w:r>
      <w:r w:rsidR="00270526" w:rsidRPr="00270526">
        <w:rPr>
          <w:rFonts w:ascii="Times New Roman" w:hAnsi="Times New Roman" w:cs="Times New Roman" w:hint="eastAsia"/>
          <w:b/>
          <w:color w:val="auto"/>
          <w:kern w:val="16"/>
          <w:sz w:val="32"/>
          <w:szCs w:val="32"/>
        </w:rPr>
        <w:t>黃懷萱、陳墨兮</w:t>
      </w:r>
      <w:r w:rsidRPr="00270526">
        <w:rPr>
          <w:rFonts w:ascii="Times New Roman" w:hAnsi="Times New Roman" w:cs="Times New Roman" w:hint="eastAsia"/>
          <w:b/>
          <w:color w:val="auto"/>
          <w:kern w:val="16"/>
          <w:sz w:val="32"/>
          <w:szCs w:val="32"/>
        </w:rPr>
        <w:t>、詹惠茹</w:t>
      </w:r>
    </w:p>
    <w:p w14:paraId="5ED472DD" w14:textId="5882A78A" w:rsidR="00CA1BC7" w:rsidRPr="00270526" w:rsidRDefault="00CA1BC7" w:rsidP="00270526">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指導教授：</w:t>
      </w:r>
      <w:r w:rsidR="00CE01C7" w:rsidRPr="00270526">
        <w:rPr>
          <w:rFonts w:ascii="Times New Roman" w:hAnsi="Times New Roman" w:cs="Times New Roman" w:hint="eastAsia"/>
          <w:b/>
          <w:color w:val="auto"/>
          <w:kern w:val="16"/>
          <w:sz w:val="32"/>
          <w:szCs w:val="32"/>
        </w:rPr>
        <w:t>林世崧</w:t>
      </w:r>
      <w:r w:rsidR="00CE01C7" w:rsidRPr="00270526">
        <w:rPr>
          <w:rFonts w:ascii="Times New Roman" w:hAnsi="Times New Roman" w:cs="Times New Roman" w:hint="eastAsia"/>
          <w:b/>
          <w:color w:val="auto"/>
          <w:kern w:val="16"/>
          <w:sz w:val="32"/>
          <w:szCs w:val="32"/>
        </w:rPr>
        <w:t xml:space="preserve"> </w:t>
      </w:r>
      <w:r w:rsidR="00CE01C7" w:rsidRPr="00270526">
        <w:rPr>
          <w:rFonts w:ascii="Times New Roman" w:hAnsi="Times New Roman" w:cs="Times New Roman" w:hint="eastAsia"/>
          <w:b/>
          <w:color w:val="auto"/>
          <w:kern w:val="16"/>
          <w:sz w:val="32"/>
          <w:szCs w:val="32"/>
        </w:rPr>
        <w:t>博士</w:t>
      </w:r>
    </w:p>
    <w:p w14:paraId="27624C86" w14:textId="2687D3BE" w:rsidR="00CE01C7" w:rsidRPr="00270526" w:rsidRDefault="00CE01C7" w:rsidP="00270526">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中國文化大學</w:t>
      </w:r>
      <w:r w:rsidRPr="00270526">
        <w:rPr>
          <w:rFonts w:ascii="Times New Roman" w:hAnsi="Times New Roman" w:cs="Times New Roman" w:hint="eastAsia"/>
          <w:b/>
          <w:color w:val="auto"/>
          <w:kern w:val="16"/>
          <w:sz w:val="32"/>
          <w:szCs w:val="32"/>
        </w:rPr>
        <w:t xml:space="preserve"> </w:t>
      </w:r>
      <w:r w:rsidRPr="00270526">
        <w:rPr>
          <w:rFonts w:ascii="Times New Roman" w:hAnsi="Times New Roman" w:cs="Times New Roman" w:hint="eastAsia"/>
          <w:b/>
          <w:color w:val="auto"/>
          <w:kern w:val="16"/>
          <w:sz w:val="32"/>
          <w:szCs w:val="32"/>
        </w:rPr>
        <w:t>資訊工程學系</w:t>
      </w:r>
    </w:p>
    <w:p w14:paraId="497F8F72" w14:textId="22195F00" w:rsidR="00175E01" w:rsidRPr="00270526" w:rsidRDefault="00175E01" w:rsidP="00270526">
      <w:pPr>
        <w:pStyle w:val="1"/>
        <w:spacing w:beforeLines="0" w:before="0" w:afterLines="0" w:after="0" w:line="360" w:lineRule="auto"/>
        <w:ind w:firstLineChars="0" w:firstLine="0"/>
        <w:rPr>
          <w:rFonts w:ascii="Times New Roman" w:hAnsi="Times New Roman"/>
          <w:color w:val="auto"/>
          <w:sz w:val="32"/>
          <w:szCs w:val="32"/>
        </w:rPr>
      </w:pPr>
      <w:bookmarkStart w:id="1" w:name="_Toc122381647"/>
      <w:r w:rsidRPr="00270526">
        <w:rPr>
          <w:rFonts w:ascii="Times New Roman" w:hAnsi="Times New Roman" w:hint="eastAsia"/>
          <w:color w:val="auto"/>
          <w:sz w:val="32"/>
          <w:szCs w:val="32"/>
        </w:rPr>
        <w:t>摘要</w:t>
      </w:r>
      <w:bookmarkEnd w:id="1"/>
    </w:p>
    <w:p w14:paraId="0434CC89" w14:textId="23A20C4F" w:rsidR="00642935" w:rsidRPr="00D00A17" w:rsidRDefault="00642935" w:rsidP="00D00A17">
      <w:pPr>
        <w:pStyle w:val="afa"/>
        <w:rPr>
          <w:sz w:val="44"/>
          <w:szCs w:val="44"/>
        </w:rPr>
      </w:pPr>
      <w:r w:rsidRPr="00642935">
        <w:rPr>
          <w:rFonts w:hint="eastAsia"/>
          <w:sz w:val="44"/>
          <w:szCs w:val="44"/>
        </w:rPr>
        <w:t>中文摘要</w:t>
      </w:r>
    </w:p>
    <w:p w14:paraId="3982CB18" w14:textId="1ABF025A" w:rsidR="00D00A17" w:rsidRPr="00D00A17" w:rsidRDefault="00D00A17" w:rsidP="00D00A17">
      <w:pPr>
        <w:spacing w:line="360" w:lineRule="auto"/>
        <w:ind w:firstLine="560"/>
        <w:rPr>
          <w:rFonts w:ascii="Times New Roman" w:hAnsi="Times New Roman"/>
          <w:color w:val="auto"/>
          <w:szCs w:val="28"/>
        </w:rPr>
      </w:pPr>
      <w:r w:rsidRPr="00D00A17">
        <w:rPr>
          <w:rFonts w:ascii="Times New Roman" w:hAnsi="Times New Roman" w:hint="eastAsia"/>
          <w:color w:val="auto"/>
          <w:szCs w:val="28"/>
        </w:rPr>
        <w:t>因應現代技術的自動化，同時為了緩解忙碌的早晨，本研究計畫完成一台智能衣櫃。其中技術項目包含衣物辨識，讓使用者放入衣物至檢視口後不用手動輸入項目細節便可存入衣物資訊，完畢後再自動運轉將衣物整理擺放至位置，只需要將衣物放入衣櫃就可以在面板上查看所有的衣物資訊，再者是使用時會自動抓取天氣資訊並自動計算出當時最適合的衣物組合，透過</w:t>
      </w:r>
      <w:r w:rsidRPr="00D00A17">
        <w:rPr>
          <w:rFonts w:ascii="Times New Roman" w:hAnsi="Times New Roman" w:hint="eastAsia"/>
          <w:color w:val="auto"/>
          <w:szCs w:val="28"/>
        </w:rPr>
        <w:t>UI</w:t>
      </w:r>
      <w:r w:rsidRPr="00D00A17">
        <w:rPr>
          <w:rFonts w:ascii="Times New Roman" w:hAnsi="Times New Roman" w:hint="eastAsia"/>
          <w:color w:val="auto"/>
          <w:szCs w:val="28"/>
        </w:rPr>
        <w:t>介面選取心儀的衣物組合，接著會由衣櫃內部的馬達運轉自動推送到使用者面前，不需要翻箱倒櫃的搜尋衣服，利用機器來記錄並完成所有事物。</w:t>
      </w:r>
    </w:p>
    <w:p w14:paraId="707AFE83" w14:textId="06E85D7E" w:rsidR="00D00A17" w:rsidRPr="00D00A17" w:rsidRDefault="00D00A17" w:rsidP="00642935">
      <w:pPr>
        <w:widowControl/>
        <w:spacing w:before="0" w:after="0" w:line="240" w:lineRule="auto"/>
        <w:ind w:firstLineChars="0" w:firstLine="0"/>
        <w:jc w:val="left"/>
        <w:rPr>
          <w:rFonts w:ascii="Times New Roman" w:hAnsi="Times New Roman" w:hint="eastAsia"/>
          <w:szCs w:val="28"/>
        </w:rPr>
      </w:pPr>
      <w:r>
        <w:rPr>
          <w:rFonts w:ascii="Times New Roman" w:hAnsi="Times New Roman"/>
          <w:szCs w:val="28"/>
        </w:rPr>
        <w:br w:type="page"/>
      </w:r>
    </w:p>
    <w:p w14:paraId="2A797740" w14:textId="3576C976" w:rsidR="0034619C" w:rsidRPr="00147941" w:rsidRDefault="002B7474" w:rsidP="00147941">
      <w:pPr>
        <w:spacing w:before="0" w:afterLines="50" w:after="180" w:line="240" w:lineRule="auto"/>
        <w:ind w:firstLineChars="0" w:firstLine="0"/>
        <w:jc w:val="center"/>
        <w:rPr>
          <w:rFonts w:ascii="Times New Roman" w:hAnsi="Times New Roman" w:cs="Times New Roman"/>
          <w:b/>
          <w:color w:val="auto"/>
          <w:kern w:val="16"/>
          <w:sz w:val="36"/>
          <w:szCs w:val="36"/>
        </w:rPr>
      </w:pPr>
      <w:r w:rsidRPr="00147941">
        <w:rPr>
          <w:rFonts w:ascii="Times New Roman" w:hAnsi="Times New Roman" w:cs="Times New Roman" w:hint="eastAsia"/>
          <w:b/>
          <w:color w:val="auto"/>
          <w:kern w:val="16"/>
          <w:sz w:val="36"/>
          <w:szCs w:val="36"/>
        </w:rPr>
        <w:lastRenderedPageBreak/>
        <w:t>I</w:t>
      </w:r>
      <w:r w:rsidRPr="00147941">
        <w:rPr>
          <w:rFonts w:ascii="Times New Roman" w:hAnsi="Times New Roman" w:cs="Times New Roman"/>
          <w:b/>
          <w:color w:val="auto"/>
          <w:kern w:val="16"/>
          <w:sz w:val="36"/>
          <w:szCs w:val="36"/>
        </w:rPr>
        <w:t>ntelligence-Closet</w:t>
      </w:r>
      <w:r w:rsidR="00E83DE2" w:rsidRPr="00147941">
        <w:rPr>
          <w:rFonts w:ascii="Times New Roman" w:hAnsi="Times New Roman" w:cs="Times New Roman"/>
          <w:b/>
          <w:color w:val="auto"/>
          <w:kern w:val="16"/>
          <w:sz w:val="36"/>
          <w:szCs w:val="36"/>
        </w:rPr>
        <w:t xml:space="preserve"> </w:t>
      </w:r>
    </w:p>
    <w:p w14:paraId="3F2BEC7A" w14:textId="7E730A05" w:rsidR="00147941" w:rsidRPr="00147941" w:rsidRDefault="00147941" w:rsidP="00147941">
      <w:pPr>
        <w:spacing w:before="0" w:after="0" w:line="240" w:lineRule="auto"/>
        <w:ind w:firstLineChars="0" w:firstLine="0"/>
        <w:jc w:val="center"/>
        <w:rPr>
          <w:rFonts w:ascii="Times New Roman" w:hAnsi="Times New Roman" w:cs="Times New Roman" w:hint="eastAsia"/>
          <w:b/>
          <w:color w:val="auto"/>
          <w:kern w:val="16"/>
          <w:szCs w:val="28"/>
        </w:rPr>
      </w:pPr>
      <w:r w:rsidRPr="00147941">
        <w:rPr>
          <w:rFonts w:ascii="Times New Roman" w:hAnsi="Times New Roman" w:cs="Times New Roman"/>
          <w:b/>
          <w:color w:val="auto"/>
          <w:kern w:val="16"/>
          <w:szCs w:val="28"/>
        </w:rPr>
        <w:t xml:space="preserve">Student: Huang </w:t>
      </w:r>
      <w:proofErr w:type="spellStart"/>
      <w:r w:rsidRPr="00147941">
        <w:rPr>
          <w:rFonts w:ascii="Times New Roman" w:hAnsi="Times New Roman" w:cs="Times New Roman"/>
          <w:b/>
          <w:color w:val="auto"/>
          <w:kern w:val="16"/>
          <w:szCs w:val="28"/>
        </w:rPr>
        <w:t>Huai-Hsuan</w:t>
      </w:r>
      <w:proofErr w:type="spellEnd"/>
      <w:r w:rsidRPr="00147941">
        <w:rPr>
          <w:rFonts w:ascii="Times New Roman" w:hAnsi="Times New Roman" w:cs="Times New Roman"/>
          <w:b/>
          <w:color w:val="auto"/>
          <w:kern w:val="16"/>
          <w:szCs w:val="28"/>
        </w:rPr>
        <w:t>, Chen Mo-</w:t>
      </w:r>
      <w:proofErr w:type="spellStart"/>
      <w:r w:rsidRPr="00147941">
        <w:rPr>
          <w:rFonts w:ascii="Times New Roman" w:hAnsi="Times New Roman" w:cs="Times New Roman"/>
          <w:b/>
          <w:color w:val="auto"/>
          <w:kern w:val="16"/>
          <w:szCs w:val="28"/>
        </w:rPr>
        <w:t>Hsi</w:t>
      </w:r>
      <w:proofErr w:type="spellEnd"/>
      <w:r w:rsidRPr="00147941">
        <w:rPr>
          <w:rFonts w:ascii="Times New Roman" w:hAnsi="Times New Roman" w:cs="Times New Roman"/>
          <w:b/>
          <w:color w:val="auto"/>
          <w:kern w:val="16"/>
          <w:szCs w:val="28"/>
        </w:rPr>
        <w:t>, an</w:t>
      </w:r>
      <w:r>
        <w:rPr>
          <w:rFonts w:ascii="Times New Roman" w:hAnsi="Times New Roman" w:cs="Times New Roman"/>
          <w:b/>
          <w:color w:val="auto"/>
          <w:kern w:val="16"/>
          <w:szCs w:val="28"/>
        </w:rPr>
        <w:t xml:space="preserve">d </w:t>
      </w:r>
      <w:proofErr w:type="spellStart"/>
      <w:r w:rsidRPr="00147941">
        <w:rPr>
          <w:rFonts w:ascii="Times New Roman" w:hAnsi="Times New Roman" w:cs="Times New Roman" w:hint="eastAsia"/>
          <w:b/>
          <w:color w:val="FF0000"/>
          <w:kern w:val="16"/>
          <w:szCs w:val="28"/>
        </w:rPr>
        <w:t>x</w:t>
      </w:r>
      <w:r w:rsidRPr="00147941">
        <w:rPr>
          <w:rFonts w:ascii="Times New Roman" w:hAnsi="Times New Roman" w:cs="Times New Roman"/>
          <w:b/>
          <w:color w:val="FF0000"/>
          <w:kern w:val="16"/>
          <w:szCs w:val="28"/>
        </w:rPr>
        <w:t>xxxx</w:t>
      </w:r>
      <w:proofErr w:type="spellEnd"/>
    </w:p>
    <w:p w14:paraId="131BC8E2" w14:textId="1FF6ECD0" w:rsidR="00147941" w:rsidRPr="00147941" w:rsidRDefault="00147941"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 xml:space="preserve">Advisor: Prof. </w:t>
      </w:r>
      <w:r w:rsidRPr="00147941">
        <w:rPr>
          <w:rFonts w:ascii="Times New Roman" w:hAnsi="Times New Roman" w:cs="Times New Roman"/>
          <w:b/>
          <w:color w:val="FF0000"/>
          <w:kern w:val="16"/>
          <w:szCs w:val="28"/>
        </w:rPr>
        <w:t>Lin-xxx</w:t>
      </w:r>
    </w:p>
    <w:p w14:paraId="5FC6CD93" w14:textId="1EB9B79E" w:rsidR="0034619C" w:rsidRPr="00147941" w:rsidRDefault="002B7474"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Department of Computer Science and Information Engineering</w:t>
      </w:r>
    </w:p>
    <w:p w14:paraId="55C5E012" w14:textId="4D09B9A0" w:rsidR="00E83DE2" w:rsidRPr="00147941" w:rsidRDefault="00E83DE2"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hint="eastAsia"/>
          <w:b/>
          <w:color w:val="auto"/>
          <w:kern w:val="16"/>
          <w:szCs w:val="28"/>
        </w:rPr>
        <w:t>C</w:t>
      </w:r>
      <w:r w:rsidRPr="00147941">
        <w:rPr>
          <w:rFonts w:ascii="Times New Roman" w:hAnsi="Times New Roman" w:cs="Times New Roman"/>
          <w:b/>
          <w:color w:val="auto"/>
          <w:kern w:val="16"/>
          <w:szCs w:val="28"/>
        </w:rPr>
        <w:t>hinese Culture University</w:t>
      </w:r>
      <w:r w:rsidRPr="00147941">
        <w:rPr>
          <w:rFonts w:ascii="Times New Roman" w:hAnsi="Times New Roman" w:cs="Times New Roman" w:hint="eastAsia"/>
          <w:b/>
          <w:color w:val="auto"/>
          <w:kern w:val="16"/>
          <w:szCs w:val="28"/>
        </w:rPr>
        <w:t xml:space="preserve"> </w:t>
      </w:r>
    </w:p>
    <w:p w14:paraId="68C96DF2" w14:textId="28DF047F" w:rsidR="0034619C" w:rsidRPr="00147941" w:rsidRDefault="00E83DE2" w:rsidP="00147941">
      <w:pPr>
        <w:pStyle w:val="1"/>
        <w:spacing w:beforeLines="0" w:before="0" w:afterLines="0" w:after="0"/>
        <w:ind w:firstLineChars="0" w:firstLine="0"/>
        <w:rPr>
          <w:rFonts w:ascii="Times New Roman" w:hAnsi="Times New Roman" w:cs="Times New Roman"/>
          <w:caps/>
          <w:color w:val="auto"/>
          <w:sz w:val="32"/>
          <w:szCs w:val="32"/>
        </w:rPr>
      </w:pPr>
      <w:bookmarkStart w:id="2" w:name="_Toc122381648"/>
      <w:r w:rsidRPr="00147941">
        <w:rPr>
          <w:rFonts w:ascii="Times New Roman" w:hAnsi="Times New Roman" w:cs="Times New Roman"/>
          <w:caps/>
          <w:color w:val="auto"/>
          <w:sz w:val="32"/>
          <w:szCs w:val="32"/>
        </w:rPr>
        <w:t>ABSTRACT</w:t>
      </w:r>
      <w:bookmarkEnd w:id="2"/>
    </w:p>
    <w:p w14:paraId="5EADD06B" w14:textId="4EFD29FD" w:rsidR="009C5EF6" w:rsidRPr="00642935" w:rsidRDefault="009C5EF6" w:rsidP="001A69EB">
      <w:pPr>
        <w:ind w:leftChars="-1" w:left="-3" w:right="280" w:firstLineChars="1" w:firstLine="4"/>
        <w:jc w:val="center"/>
        <w:rPr>
          <w:rStyle w:val="af2"/>
          <w:b/>
          <w:bCs/>
        </w:rPr>
      </w:pPr>
      <w:r w:rsidRPr="00642935">
        <w:rPr>
          <w:rStyle w:val="af2"/>
          <w:rFonts w:hint="eastAsia"/>
          <w:b/>
          <w:bCs/>
        </w:rPr>
        <w:t>英文摘要</w:t>
      </w:r>
    </w:p>
    <w:p w14:paraId="447731CB" w14:textId="5E4BB071" w:rsidR="0034619C" w:rsidRPr="0034619C" w:rsidRDefault="0034619C" w:rsidP="001A69EB">
      <w:pPr>
        <w:widowControl/>
        <w:spacing w:before="0" w:line="240" w:lineRule="auto"/>
        <w:ind w:leftChars="-1" w:left="-3" w:right="280" w:firstLineChars="1" w:firstLine="3"/>
        <w:jc w:val="left"/>
        <w:rPr>
          <w:rFonts w:ascii="標楷體" w:hAnsi="標楷體" w:cs="Arial"/>
          <w:szCs w:val="28"/>
        </w:rPr>
      </w:pPr>
      <w:r>
        <w:rPr>
          <w:rFonts w:ascii="標楷體" w:hAnsi="標楷體" w:cs="Arial"/>
          <w:szCs w:val="28"/>
        </w:rPr>
        <w:br w:type="page"/>
      </w:r>
    </w:p>
    <w:sdt>
      <w:sdtPr>
        <w:rPr>
          <w:rFonts w:asciiTheme="minorHAnsi" w:eastAsiaTheme="minorEastAsia" w:hAnsiTheme="minorHAnsi" w:cstheme="minorBidi"/>
          <w:color w:val="auto"/>
          <w:kern w:val="2"/>
          <w:sz w:val="24"/>
          <w:szCs w:val="22"/>
        </w:rPr>
        <w:id w:val="1858530927"/>
        <w:docPartObj>
          <w:docPartGallery w:val="Table of Contents"/>
          <w:docPartUnique/>
        </w:docPartObj>
      </w:sdtPr>
      <w:sdtEndPr>
        <w:rPr>
          <w:rFonts w:ascii="標楷體" w:eastAsia="標楷體" w:hAnsi="標楷體" w:cstheme="majorBidi"/>
          <w:b/>
          <w:color w:val="000000" w:themeColor="text1"/>
          <w:kern w:val="0"/>
          <w:sz w:val="28"/>
          <w:szCs w:val="72"/>
        </w:rPr>
      </w:sdtEndPr>
      <w:sdtContent>
        <w:p w14:paraId="3602DC00" w14:textId="445300EB" w:rsidR="00900F36" w:rsidRPr="00FC1C72" w:rsidRDefault="00900F36" w:rsidP="001A69EB">
          <w:pPr>
            <w:pStyle w:val="af3"/>
            <w:ind w:leftChars="-1" w:left="-3" w:firstLineChars="1" w:firstLine="2"/>
            <w:jc w:val="center"/>
            <w:rPr>
              <w:rStyle w:val="af0"/>
              <w:b w:val="0"/>
              <w:bCs w:val="0"/>
            </w:rPr>
          </w:pPr>
          <w:r w:rsidRPr="00FC1C72">
            <w:rPr>
              <w:rStyle w:val="af0"/>
              <w:rFonts w:hint="eastAsia"/>
              <w:b w:val="0"/>
              <w:bCs w:val="0"/>
            </w:rPr>
            <w:t>目</w:t>
          </w:r>
          <w:r w:rsidRPr="00FC1C72">
            <w:rPr>
              <w:rStyle w:val="af0"/>
              <w:rFonts w:hint="eastAsia"/>
              <w:b w:val="0"/>
              <w:bCs w:val="0"/>
            </w:rPr>
            <w:t xml:space="preserve"> </w:t>
          </w:r>
          <w:r w:rsidRPr="00FC1C72">
            <w:rPr>
              <w:rStyle w:val="af0"/>
              <w:rFonts w:hint="eastAsia"/>
              <w:b w:val="0"/>
              <w:bCs w:val="0"/>
            </w:rPr>
            <w:t>錄</w:t>
          </w:r>
        </w:p>
        <w:p w14:paraId="6ADDD12A" w14:textId="0D077A58" w:rsidR="00CC395A" w:rsidRDefault="00900F36" w:rsidP="000727C2">
          <w:pPr>
            <w:pStyle w:val="11"/>
            <w:ind w:leftChars="1" w:left="140" w:hangingChars="49" w:hanging="137"/>
            <w:rPr>
              <w:rFonts w:eastAsiaTheme="minorEastAsia"/>
              <w:noProof/>
              <w:color w:val="auto"/>
              <w:sz w:val="24"/>
            </w:rPr>
          </w:pPr>
          <w:r w:rsidRPr="008577D2">
            <w:fldChar w:fldCharType="begin"/>
          </w:r>
          <w:r w:rsidRPr="008577D2">
            <w:instrText xml:space="preserve"> TOC \o "1-3" \h \z \u </w:instrText>
          </w:r>
          <w:r w:rsidRPr="008577D2">
            <w:fldChar w:fldCharType="separate"/>
          </w:r>
          <w:hyperlink w:anchor="_Toc122381647" w:history="1">
            <w:r w:rsidR="00CC395A" w:rsidRPr="00EA082E">
              <w:rPr>
                <w:rStyle w:val="a5"/>
                <w:rFonts w:ascii="標楷體" w:hAnsi="標楷體" w:hint="eastAsia"/>
                <w:noProof/>
              </w:rPr>
              <w:t>摘要</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_Toc122381647 \h </w:instrText>
            </w:r>
            <w:r w:rsidR="00CC395A">
              <w:rPr>
                <w:noProof/>
                <w:webHidden/>
              </w:rPr>
            </w:r>
            <w:r w:rsidR="00CC395A">
              <w:rPr>
                <w:noProof/>
                <w:webHidden/>
              </w:rPr>
              <w:fldChar w:fldCharType="separate"/>
            </w:r>
            <w:r w:rsidR="00CC395A">
              <w:rPr>
                <w:noProof/>
                <w:webHidden/>
              </w:rPr>
              <w:t>I</w:t>
            </w:r>
            <w:r w:rsidR="00CC395A">
              <w:rPr>
                <w:noProof/>
                <w:webHidden/>
              </w:rPr>
              <w:fldChar w:fldCharType="end"/>
            </w:r>
          </w:hyperlink>
        </w:p>
        <w:p w14:paraId="5AAE2AE6" w14:textId="72ED4C5F" w:rsidR="00CC395A" w:rsidRDefault="00000000" w:rsidP="000727C2">
          <w:pPr>
            <w:pStyle w:val="11"/>
            <w:ind w:leftChars="1" w:left="140" w:hangingChars="49" w:hanging="137"/>
            <w:rPr>
              <w:rFonts w:eastAsiaTheme="minorEastAsia"/>
              <w:noProof/>
              <w:color w:val="auto"/>
              <w:sz w:val="24"/>
            </w:rPr>
          </w:pPr>
          <w:hyperlink w:anchor="_Toc122381648" w:history="1">
            <w:r w:rsidR="00CC395A" w:rsidRPr="00EA082E">
              <w:rPr>
                <w:rStyle w:val="a5"/>
                <w:rFonts w:ascii="標楷體" w:hAnsi="標楷體"/>
                <w:noProof/>
              </w:rPr>
              <w:t>ABSTRACT</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_Toc122381648 \h </w:instrText>
            </w:r>
            <w:r w:rsidR="00CC395A">
              <w:rPr>
                <w:noProof/>
                <w:webHidden/>
              </w:rPr>
            </w:r>
            <w:r w:rsidR="00CC395A">
              <w:rPr>
                <w:noProof/>
                <w:webHidden/>
              </w:rPr>
              <w:fldChar w:fldCharType="separate"/>
            </w:r>
            <w:r w:rsidR="00CC395A">
              <w:rPr>
                <w:noProof/>
                <w:webHidden/>
              </w:rPr>
              <w:t>II</w:t>
            </w:r>
            <w:r w:rsidR="00CC395A">
              <w:rPr>
                <w:noProof/>
                <w:webHidden/>
              </w:rPr>
              <w:fldChar w:fldCharType="end"/>
            </w:r>
          </w:hyperlink>
        </w:p>
        <w:p w14:paraId="66B09B7C" w14:textId="4000D3D7" w:rsidR="00CC395A" w:rsidRDefault="00000000" w:rsidP="000727C2">
          <w:pPr>
            <w:pStyle w:val="11"/>
            <w:ind w:leftChars="1" w:left="140" w:hangingChars="49" w:hanging="137"/>
            <w:rPr>
              <w:rFonts w:eastAsiaTheme="minorEastAsia"/>
              <w:noProof/>
              <w:color w:val="auto"/>
              <w:sz w:val="24"/>
            </w:rPr>
          </w:pPr>
          <w:hyperlink w:anchor="_Toc122381649" w:history="1">
            <w:r w:rsidR="00CC395A" w:rsidRPr="00EA082E">
              <w:rPr>
                <w:rStyle w:val="a5"/>
                <w:rFonts w:ascii="標楷體" w:hAnsi="標楷體" w:hint="eastAsia"/>
                <w:noProof/>
              </w:rPr>
              <w:t>表</w:t>
            </w:r>
            <w:r w:rsidR="00CC395A" w:rsidRPr="00EA082E">
              <w:rPr>
                <w:rStyle w:val="a5"/>
                <w:rFonts w:ascii="標楷體" w:hAnsi="標楷體"/>
                <w:noProof/>
              </w:rPr>
              <w:t xml:space="preserve">  </w:t>
            </w:r>
            <w:r w:rsidR="00CC395A" w:rsidRPr="00EA082E">
              <w:rPr>
                <w:rStyle w:val="a5"/>
                <w:rFonts w:ascii="標楷體" w:hAnsi="標楷體" w:hint="eastAsia"/>
                <w:noProof/>
              </w:rPr>
              <w:t>目</w:t>
            </w:r>
            <w:r w:rsidR="00CC395A" w:rsidRPr="00EA082E">
              <w:rPr>
                <w:rStyle w:val="a5"/>
                <w:rFonts w:ascii="標楷體" w:hAnsi="標楷體"/>
                <w:noProof/>
              </w:rPr>
              <w:t xml:space="preserve">  </w:t>
            </w:r>
            <w:r w:rsidR="00CC395A" w:rsidRPr="00EA082E">
              <w:rPr>
                <w:rStyle w:val="a5"/>
                <w:rFonts w:ascii="標楷體" w:hAnsi="標楷體" w:hint="eastAsia"/>
                <w:noProof/>
              </w:rPr>
              <w:t>錄</w:t>
            </w:r>
            <w:r w:rsidR="00CC395A">
              <w:rPr>
                <w:noProof/>
                <w:webHidden/>
              </w:rPr>
              <w:tab/>
            </w:r>
            <w:r w:rsidR="00CC395A">
              <w:rPr>
                <w:noProof/>
                <w:webHidden/>
              </w:rPr>
              <w:fldChar w:fldCharType="begin"/>
            </w:r>
            <w:r w:rsidR="00CC395A">
              <w:rPr>
                <w:noProof/>
                <w:webHidden/>
              </w:rPr>
              <w:instrText xml:space="preserve"> PAGEREF _Toc122381649 \h </w:instrText>
            </w:r>
            <w:r w:rsidR="00CC395A">
              <w:rPr>
                <w:noProof/>
                <w:webHidden/>
              </w:rPr>
            </w:r>
            <w:r w:rsidR="00CC395A">
              <w:rPr>
                <w:noProof/>
                <w:webHidden/>
              </w:rPr>
              <w:fldChar w:fldCharType="separate"/>
            </w:r>
            <w:r w:rsidR="00CC395A">
              <w:rPr>
                <w:noProof/>
                <w:webHidden/>
              </w:rPr>
              <w:t>VI</w:t>
            </w:r>
            <w:r w:rsidR="00CC395A">
              <w:rPr>
                <w:noProof/>
                <w:webHidden/>
              </w:rPr>
              <w:fldChar w:fldCharType="end"/>
            </w:r>
          </w:hyperlink>
        </w:p>
        <w:p w14:paraId="2049CD66" w14:textId="6025A857" w:rsidR="00CC395A" w:rsidRDefault="00000000" w:rsidP="000727C2">
          <w:pPr>
            <w:pStyle w:val="11"/>
            <w:ind w:leftChars="1" w:left="140" w:hangingChars="49" w:hanging="137"/>
            <w:rPr>
              <w:rFonts w:eastAsiaTheme="minorEastAsia"/>
              <w:noProof/>
              <w:color w:val="auto"/>
              <w:sz w:val="24"/>
            </w:rPr>
          </w:pPr>
          <w:hyperlink w:anchor="_Toc122381650" w:history="1">
            <w:r w:rsidR="00CC395A" w:rsidRPr="00EA082E">
              <w:rPr>
                <w:rStyle w:val="a5"/>
                <w:rFonts w:ascii="標楷體" w:hAnsi="標楷體" w:hint="eastAsia"/>
                <w:noProof/>
              </w:rPr>
              <w:t>圖</w:t>
            </w:r>
            <w:r w:rsidR="00CC395A" w:rsidRPr="00EA082E">
              <w:rPr>
                <w:rStyle w:val="a5"/>
                <w:rFonts w:ascii="標楷體" w:hAnsi="標楷體"/>
                <w:noProof/>
              </w:rPr>
              <w:t xml:space="preserve">  </w:t>
            </w:r>
            <w:r w:rsidR="00CC395A" w:rsidRPr="00EA082E">
              <w:rPr>
                <w:rStyle w:val="a5"/>
                <w:rFonts w:ascii="標楷體" w:hAnsi="標楷體" w:hint="eastAsia"/>
                <w:noProof/>
              </w:rPr>
              <w:t>目</w:t>
            </w:r>
            <w:r w:rsidR="00CC395A" w:rsidRPr="00EA082E">
              <w:rPr>
                <w:rStyle w:val="a5"/>
                <w:rFonts w:ascii="標楷體" w:hAnsi="標楷體"/>
                <w:noProof/>
              </w:rPr>
              <w:t xml:space="preserve">  </w:t>
            </w:r>
            <w:r w:rsidR="00CC395A" w:rsidRPr="00EA082E">
              <w:rPr>
                <w:rStyle w:val="a5"/>
                <w:rFonts w:ascii="標楷體" w:hAnsi="標楷體" w:hint="eastAsia"/>
                <w:noProof/>
              </w:rPr>
              <w:t>錄</w:t>
            </w:r>
            <w:r w:rsidR="00CC395A">
              <w:rPr>
                <w:noProof/>
                <w:webHidden/>
              </w:rPr>
              <w:tab/>
            </w:r>
            <w:r w:rsidR="00CC395A">
              <w:rPr>
                <w:noProof/>
                <w:webHidden/>
              </w:rPr>
              <w:fldChar w:fldCharType="begin"/>
            </w:r>
            <w:r w:rsidR="00CC395A">
              <w:rPr>
                <w:noProof/>
                <w:webHidden/>
              </w:rPr>
              <w:instrText xml:space="preserve"> PAGEREF _Toc122381650 \h </w:instrText>
            </w:r>
            <w:r w:rsidR="00CC395A">
              <w:rPr>
                <w:noProof/>
                <w:webHidden/>
              </w:rPr>
            </w:r>
            <w:r w:rsidR="00CC395A">
              <w:rPr>
                <w:noProof/>
                <w:webHidden/>
              </w:rPr>
              <w:fldChar w:fldCharType="separate"/>
            </w:r>
            <w:r w:rsidR="00CC395A">
              <w:rPr>
                <w:noProof/>
                <w:webHidden/>
              </w:rPr>
              <w:t>VII</w:t>
            </w:r>
            <w:r w:rsidR="00CC395A">
              <w:rPr>
                <w:noProof/>
                <w:webHidden/>
              </w:rPr>
              <w:fldChar w:fldCharType="end"/>
            </w:r>
          </w:hyperlink>
        </w:p>
        <w:p w14:paraId="4A59845E" w14:textId="48531103" w:rsidR="00CC395A" w:rsidRDefault="00000000" w:rsidP="000727C2">
          <w:pPr>
            <w:pStyle w:val="11"/>
            <w:tabs>
              <w:tab w:val="left" w:pos="2060"/>
            </w:tabs>
            <w:ind w:leftChars="1" w:left="140" w:hangingChars="49" w:hanging="137"/>
            <w:rPr>
              <w:rFonts w:eastAsiaTheme="minorEastAsia"/>
              <w:noProof/>
              <w:color w:val="auto"/>
              <w:sz w:val="24"/>
            </w:rPr>
          </w:pPr>
          <w:hyperlink w:anchor="_Toc122381651" w:history="1">
            <w:r w:rsidR="00CC395A" w:rsidRPr="00EA082E">
              <w:rPr>
                <w:rStyle w:val="a5"/>
                <w:rFonts w:ascii="Times New Roman" w:hAnsi="Times New Roman" w:cs="Times New Roman" w:hint="eastAsia"/>
                <w:noProof/>
              </w:rPr>
              <w:t>第</w:t>
            </w:r>
            <w:r w:rsidR="00CC395A" w:rsidRPr="00EA082E">
              <w:rPr>
                <w:rStyle w:val="a5"/>
                <w:rFonts w:ascii="Times New Roman" w:hAnsi="Times New Roman" w:cs="Times New Roman" w:hint="eastAsia"/>
                <w:noProof/>
              </w:rPr>
              <w:t xml:space="preserve"> 1 </w:t>
            </w:r>
            <w:r w:rsidR="00CC395A" w:rsidRPr="00EA082E">
              <w:rPr>
                <w:rStyle w:val="a5"/>
                <w:rFonts w:ascii="Times New Roman" w:hAnsi="Times New Roman" w:cs="Times New Roman" w:hint="eastAsia"/>
                <w:noProof/>
              </w:rPr>
              <w:t>章</w:t>
            </w:r>
            <w:r w:rsidR="00CC395A">
              <w:rPr>
                <w:rFonts w:eastAsiaTheme="minorEastAsia"/>
                <w:noProof/>
                <w:color w:val="auto"/>
                <w:sz w:val="24"/>
              </w:rPr>
              <w:tab/>
            </w:r>
            <w:r w:rsidR="00CC395A" w:rsidRPr="00EA082E">
              <w:rPr>
                <w:rStyle w:val="a5"/>
                <w:rFonts w:ascii="標楷體" w:hAnsi="標楷體" w:hint="eastAsia"/>
                <w:noProof/>
              </w:rPr>
              <w:t>研究動機與目標</w:t>
            </w:r>
            <w:r w:rsidR="00CC395A">
              <w:rPr>
                <w:noProof/>
                <w:webHidden/>
              </w:rPr>
              <w:tab/>
            </w:r>
            <w:r w:rsidR="00CC395A">
              <w:rPr>
                <w:noProof/>
                <w:webHidden/>
              </w:rPr>
              <w:fldChar w:fldCharType="begin"/>
            </w:r>
            <w:r w:rsidR="00CC395A">
              <w:rPr>
                <w:noProof/>
                <w:webHidden/>
              </w:rPr>
              <w:instrText xml:space="preserve"> PAGEREF _Toc122381651 \h </w:instrText>
            </w:r>
            <w:r w:rsidR="00CC395A">
              <w:rPr>
                <w:noProof/>
                <w:webHidden/>
              </w:rPr>
            </w:r>
            <w:r w:rsidR="00CC395A">
              <w:rPr>
                <w:noProof/>
                <w:webHidden/>
              </w:rPr>
              <w:fldChar w:fldCharType="separate"/>
            </w:r>
            <w:r w:rsidR="00CC395A">
              <w:rPr>
                <w:noProof/>
                <w:webHidden/>
              </w:rPr>
              <w:t>1</w:t>
            </w:r>
            <w:r w:rsidR="00CC395A">
              <w:rPr>
                <w:noProof/>
                <w:webHidden/>
              </w:rPr>
              <w:fldChar w:fldCharType="end"/>
            </w:r>
          </w:hyperlink>
        </w:p>
        <w:p w14:paraId="6737DA78" w14:textId="3666F7B8" w:rsidR="00CC395A" w:rsidRDefault="00000000" w:rsidP="000727C2">
          <w:pPr>
            <w:pStyle w:val="21"/>
            <w:ind w:leftChars="1" w:left="140" w:hangingChars="49" w:hanging="137"/>
            <w:rPr>
              <w:rFonts w:eastAsiaTheme="minorEastAsia"/>
              <w:noProof/>
              <w:color w:val="auto"/>
              <w:sz w:val="24"/>
            </w:rPr>
          </w:pPr>
          <w:hyperlink w:anchor="_Toc122381652" w:history="1">
            <w:r w:rsidR="00CC395A" w:rsidRPr="00EA082E">
              <w:rPr>
                <w:rStyle w:val="a5"/>
                <w:noProof/>
              </w:rPr>
              <w:t>1.1</w:t>
            </w:r>
            <w:r w:rsidR="00CC395A" w:rsidRPr="00EA082E">
              <w:rPr>
                <w:rStyle w:val="a5"/>
                <w:rFonts w:hint="eastAsia"/>
                <w:noProof/>
              </w:rPr>
              <w:t>、研究動機</w:t>
            </w:r>
            <w:r w:rsidR="00CC395A">
              <w:rPr>
                <w:noProof/>
                <w:webHidden/>
              </w:rPr>
              <w:tab/>
            </w:r>
            <w:r w:rsidR="00CC395A">
              <w:rPr>
                <w:noProof/>
                <w:webHidden/>
              </w:rPr>
              <w:fldChar w:fldCharType="begin"/>
            </w:r>
            <w:r w:rsidR="00CC395A">
              <w:rPr>
                <w:noProof/>
                <w:webHidden/>
              </w:rPr>
              <w:instrText xml:space="preserve"> PAGEREF _Toc122381652 \h </w:instrText>
            </w:r>
            <w:r w:rsidR="00CC395A">
              <w:rPr>
                <w:noProof/>
                <w:webHidden/>
              </w:rPr>
            </w:r>
            <w:r w:rsidR="00CC395A">
              <w:rPr>
                <w:noProof/>
                <w:webHidden/>
              </w:rPr>
              <w:fldChar w:fldCharType="separate"/>
            </w:r>
            <w:r w:rsidR="00CC395A">
              <w:rPr>
                <w:noProof/>
                <w:webHidden/>
              </w:rPr>
              <w:t>1</w:t>
            </w:r>
            <w:r w:rsidR="00CC395A">
              <w:rPr>
                <w:noProof/>
                <w:webHidden/>
              </w:rPr>
              <w:fldChar w:fldCharType="end"/>
            </w:r>
          </w:hyperlink>
        </w:p>
        <w:p w14:paraId="64C52301" w14:textId="7D5D180F" w:rsidR="00CC395A" w:rsidRDefault="00000000" w:rsidP="000727C2">
          <w:pPr>
            <w:pStyle w:val="21"/>
            <w:ind w:leftChars="1" w:left="140" w:hangingChars="49" w:hanging="137"/>
            <w:rPr>
              <w:rFonts w:eastAsiaTheme="minorEastAsia"/>
              <w:noProof/>
              <w:color w:val="auto"/>
              <w:sz w:val="24"/>
            </w:rPr>
          </w:pPr>
          <w:hyperlink w:anchor="_Toc122381653" w:history="1">
            <w:r w:rsidR="00CC395A" w:rsidRPr="00EA082E">
              <w:rPr>
                <w:rStyle w:val="a5"/>
                <w:noProof/>
              </w:rPr>
              <w:t>1.2</w:t>
            </w:r>
            <w:r w:rsidR="00CC395A" w:rsidRPr="00EA082E">
              <w:rPr>
                <w:rStyle w:val="a5"/>
                <w:rFonts w:hint="eastAsia"/>
                <w:noProof/>
              </w:rPr>
              <w:t>、研究目標</w:t>
            </w:r>
            <w:r w:rsidR="00CC395A">
              <w:rPr>
                <w:noProof/>
                <w:webHidden/>
              </w:rPr>
              <w:tab/>
            </w:r>
            <w:r w:rsidR="00CC395A">
              <w:rPr>
                <w:noProof/>
                <w:webHidden/>
              </w:rPr>
              <w:fldChar w:fldCharType="begin"/>
            </w:r>
            <w:r w:rsidR="00CC395A">
              <w:rPr>
                <w:noProof/>
                <w:webHidden/>
              </w:rPr>
              <w:instrText xml:space="preserve"> PAGEREF _Toc122381653 \h </w:instrText>
            </w:r>
            <w:r w:rsidR="00CC395A">
              <w:rPr>
                <w:noProof/>
                <w:webHidden/>
              </w:rPr>
            </w:r>
            <w:r w:rsidR="00CC395A">
              <w:rPr>
                <w:noProof/>
                <w:webHidden/>
              </w:rPr>
              <w:fldChar w:fldCharType="separate"/>
            </w:r>
            <w:r w:rsidR="00CC395A">
              <w:rPr>
                <w:noProof/>
                <w:webHidden/>
              </w:rPr>
              <w:t>1</w:t>
            </w:r>
            <w:r w:rsidR="00CC395A">
              <w:rPr>
                <w:noProof/>
                <w:webHidden/>
              </w:rPr>
              <w:fldChar w:fldCharType="end"/>
            </w:r>
          </w:hyperlink>
        </w:p>
        <w:p w14:paraId="79DCCF67" w14:textId="67DD53DF" w:rsidR="00CC395A" w:rsidRDefault="00000000" w:rsidP="000727C2">
          <w:pPr>
            <w:pStyle w:val="11"/>
            <w:tabs>
              <w:tab w:val="left" w:pos="2060"/>
            </w:tabs>
            <w:ind w:leftChars="1" w:left="140" w:hangingChars="49" w:hanging="137"/>
            <w:rPr>
              <w:rFonts w:eastAsiaTheme="minorEastAsia"/>
              <w:noProof/>
              <w:color w:val="auto"/>
              <w:sz w:val="24"/>
            </w:rPr>
          </w:pPr>
          <w:hyperlink w:anchor="_Toc122381654" w:history="1">
            <w:r w:rsidR="00CC395A" w:rsidRPr="00EA082E">
              <w:rPr>
                <w:rStyle w:val="a5"/>
                <w:rFonts w:ascii="Times New Roman" w:hAnsi="Times New Roman" w:cs="Times New Roman" w:hint="eastAsia"/>
                <w:noProof/>
              </w:rPr>
              <w:t>第</w:t>
            </w:r>
            <w:r w:rsidR="00CC395A" w:rsidRPr="00EA082E">
              <w:rPr>
                <w:rStyle w:val="a5"/>
                <w:rFonts w:ascii="Times New Roman" w:hAnsi="Times New Roman" w:cs="Times New Roman" w:hint="eastAsia"/>
                <w:noProof/>
              </w:rPr>
              <w:t xml:space="preserve"> 2 </w:t>
            </w:r>
            <w:r w:rsidR="00CC395A" w:rsidRPr="00EA082E">
              <w:rPr>
                <w:rStyle w:val="a5"/>
                <w:rFonts w:ascii="Times New Roman" w:hAnsi="Times New Roman" w:cs="Times New Roman" w:hint="eastAsia"/>
                <w:noProof/>
              </w:rPr>
              <w:t>章</w:t>
            </w:r>
            <w:r w:rsidR="00CC395A">
              <w:rPr>
                <w:rFonts w:eastAsiaTheme="minorEastAsia"/>
                <w:noProof/>
                <w:color w:val="auto"/>
                <w:sz w:val="24"/>
              </w:rPr>
              <w:tab/>
            </w:r>
            <w:r w:rsidR="00CC395A" w:rsidRPr="00EA082E">
              <w:rPr>
                <w:rStyle w:val="a5"/>
                <w:rFonts w:ascii="標楷體" w:hAnsi="標楷體" w:hint="eastAsia"/>
                <w:noProof/>
              </w:rPr>
              <w:t>架構設計與研究項目</w:t>
            </w:r>
            <w:r w:rsidR="00CC395A">
              <w:rPr>
                <w:noProof/>
                <w:webHidden/>
              </w:rPr>
              <w:tab/>
            </w:r>
            <w:r w:rsidR="00CC395A">
              <w:rPr>
                <w:noProof/>
                <w:webHidden/>
              </w:rPr>
              <w:fldChar w:fldCharType="begin"/>
            </w:r>
            <w:r w:rsidR="00CC395A">
              <w:rPr>
                <w:noProof/>
                <w:webHidden/>
              </w:rPr>
              <w:instrText xml:space="preserve"> PAGEREF _Toc122381654 \h </w:instrText>
            </w:r>
            <w:r w:rsidR="00CC395A">
              <w:rPr>
                <w:noProof/>
                <w:webHidden/>
              </w:rPr>
            </w:r>
            <w:r w:rsidR="00CC395A">
              <w:rPr>
                <w:noProof/>
                <w:webHidden/>
              </w:rPr>
              <w:fldChar w:fldCharType="separate"/>
            </w:r>
            <w:r w:rsidR="00CC395A">
              <w:rPr>
                <w:noProof/>
                <w:webHidden/>
              </w:rPr>
              <w:t>4</w:t>
            </w:r>
            <w:r w:rsidR="00CC395A">
              <w:rPr>
                <w:noProof/>
                <w:webHidden/>
              </w:rPr>
              <w:fldChar w:fldCharType="end"/>
            </w:r>
          </w:hyperlink>
        </w:p>
        <w:p w14:paraId="270D8DCB" w14:textId="49BC2986" w:rsidR="00CC395A" w:rsidRDefault="00000000" w:rsidP="000727C2">
          <w:pPr>
            <w:pStyle w:val="21"/>
            <w:ind w:leftChars="1" w:left="140" w:hangingChars="49" w:hanging="137"/>
            <w:rPr>
              <w:rFonts w:eastAsiaTheme="minorEastAsia"/>
              <w:noProof/>
              <w:color w:val="auto"/>
              <w:sz w:val="24"/>
            </w:rPr>
          </w:pPr>
          <w:hyperlink w:anchor="_Toc122381655" w:history="1">
            <w:r w:rsidR="00CC395A" w:rsidRPr="00EA082E">
              <w:rPr>
                <w:rStyle w:val="a5"/>
                <w:noProof/>
              </w:rPr>
              <w:t>2.1</w:t>
            </w:r>
            <w:r w:rsidR="00CC395A" w:rsidRPr="00EA082E">
              <w:rPr>
                <w:rStyle w:val="a5"/>
                <w:rFonts w:hint="eastAsia"/>
                <w:noProof/>
              </w:rPr>
              <w:t>、系統架構</w:t>
            </w:r>
            <w:r w:rsidR="00CC395A">
              <w:rPr>
                <w:noProof/>
                <w:webHidden/>
              </w:rPr>
              <w:tab/>
            </w:r>
            <w:r w:rsidR="00CC395A">
              <w:rPr>
                <w:noProof/>
                <w:webHidden/>
              </w:rPr>
              <w:fldChar w:fldCharType="begin"/>
            </w:r>
            <w:r w:rsidR="00CC395A">
              <w:rPr>
                <w:noProof/>
                <w:webHidden/>
              </w:rPr>
              <w:instrText xml:space="preserve"> PAGEREF _Toc122381655 \h </w:instrText>
            </w:r>
            <w:r w:rsidR="00CC395A">
              <w:rPr>
                <w:noProof/>
                <w:webHidden/>
              </w:rPr>
            </w:r>
            <w:r w:rsidR="00CC395A">
              <w:rPr>
                <w:noProof/>
                <w:webHidden/>
              </w:rPr>
              <w:fldChar w:fldCharType="separate"/>
            </w:r>
            <w:r w:rsidR="00CC395A">
              <w:rPr>
                <w:noProof/>
                <w:webHidden/>
              </w:rPr>
              <w:t>4</w:t>
            </w:r>
            <w:r w:rsidR="00CC395A">
              <w:rPr>
                <w:noProof/>
                <w:webHidden/>
              </w:rPr>
              <w:fldChar w:fldCharType="end"/>
            </w:r>
          </w:hyperlink>
        </w:p>
        <w:p w14:paraId="4E056376" w14:textId="59BBA2AF" w:rsidR="00CC395A" w:rsidRDefault="00000000" w:rsidP="000727C2">
          <w:pPr>
            <w:pStyle w:val="21"/>
            <w:ind w:leftChars="1" w:left="140" w:hangingChars="49" w:hanging="137"/>
            <w:rPr>
              <w:rFonts w:eastAsiaTheme="minorEastAsia"/>
              <w:noProof/>
              <w:color w:val="auto"/>
              <w:sz w:val="24"/>
            </w:rPr>
          </w:pPr>
          <w:hyperlink w:anchor="_Toc122381656" w:history="1">
            <w:r w:rsidR="00CC395A" w:rsidRPr="00EA082E">
              <w:rPr>
                <w:rStyle w:val="a5"/>
                <w:noProof/>
              </w:rPr>
              <w:t>2.2</w:t>
            </w:r>
            <w:r w:rsidR="00CC395A" w:rsidRPr="00EA082E">
              <w:rPr>
                <w:rStyle w:val="a5"/>
                <w:rFonts w:hint="eastAsia"/>
                <w:noProof/>
              </w:rPr>
              <w:t>、軟體設計</w:t>
            </w:r>
            <w:r w:rsidR="00CC395A">
              <w:rPr>
                <w:noProof/>
                <w:webHidden/>
              </w:rPr>
              <w:tab/>
            </w:r>
            <w:r w:rsidR="00CC395A">
              <w:rPr>
                <w:noProof/>
                <w:webHidden/>
              </w:rPr>
              <w:fldChar w:fldCharType="begin"/>
            </w:r>
            <w:r w:rsidR="00CC395A">
              <w:rPr>
                <w:noProof/>
                <w:webHidden/>
              </w:rPr>
              <w:instrText xml:space="preserve"> PAGEREF _Toc122381656 \h </w:instrText>
            </w:r>
            <w:r w:rsidR="00CC395A">
              <w:rPr>
                <w:noProof/>
                <w:webHidden/>
              </w:rPr>
            </w:r>
            <w:r w:rsidR="00CC395A">
              <w:rPr>
                <w:noProof/>
                <w:webHidden/>
              </w:rPr>
              <w:fldChar w:fldCharType="separate"/>
            </w:r>
            <w:r w:rsidR="00CC395A">
              <w:rPr>
                <w:noProof/>
                <w:webHidden/>
              </w:rPr>
              <w:t>4</w:t>
            </w:r>
            <w:r w:rsidR="00CC395A">
              <w:rPr>
                <w:noProof/>
                <w:webHidden/>
              </w:rPr>
              <w:fldChar w:fldCharType="end"/>
            </w:r>
          </w:hyperlink>
        </w:p>
        <w:p w14:paraId="3FC580FB" w14:textId="1EF1A0F0" w:rsidR="00CC395A" w:rsidRDefault="00000000" w:rsidP="000727C2">
          <w:pPr>
            <w:pStyle w:val="31"/>
            <w:ind w:leftChars="1" w:left="140" w:hangingChars="49" w:hanging="137"/>
            <w:rPr>
              <w:rFonts w:eastAsiaTheme="minorEastAsia"/>
              <w:noProof/>
              <w:color w:val="auto"/>
              <w:sz w:val="24"/>
            </w:rPr>
          </w:pPr>
          <w:hyperlink w:anchor="_Toc122381657" w:history="1">
            <w:r w:rsidR="00CC395A" w:rsidRPr="00EA082E">
              <w:rPr>
                <w:rStyle w:val="a5"/>
                <w:noProof/>
              </w:rPr>
              <w:t>2.2.1</w:t>
            </w:r>
            <w:r w:rsidR="00CC395A" w:rsidRPr="00EA082E">
              <w:rPr>
                <w:rStyle w:val="a5"/>
                <w:rFonts w:hint="eastAsia"/>
                <w:noProof/>
              </w:rPr>
              <w:t>、衣物辨識與資料庫</w:t>
            </w:r>
            <w:r w:rsidR="00CC395A">
              <w:rPr>
                <w:noProof/>
                <w:webHidden/>
              </w:rPr>
              <w:tab/>
            </w:r>
            <w:r w:rsidR="00CC395A">
              <w:rPr>
                <w:noProof/>
                <w:webHidden/>
              </w:rPr>
              <w:fldChar w:fldCharType="begin"/>
            </w:r>
            <w:r w:rsidR="00CC395A">
              <w:rPr>
                <w:noProof/>
                <w:webHidden/>
              </w:rPr>
              <w:instrText xml:space="preserve"> PAGEREF _Toc122381657 \h </w:instrText>
            </w:r>
            <w:r w:rsidR="00CC395A">
              <w:rPr>
                <w:noProof/>
                <w:webHidden/>
              </w:rPr>
            </w:r>
            <w:r w:rsidR="00CC395A">
              <w:rPr>
                <w:noProof/>
                <w:webHidden/>
              </w:rPr>
              <w:fldChar w:fldCharType="separate"/>
            </w:r>
            <w:r w:rsidR="00CC395A">
              <w:rPr>
                <w:noProof/>
                <w:webHidden/>
              </w:rPr>
              <w:t>4</w:t>
            </w:r>
            <w:r w:rsidR="00CC395A">
              <w:rPr>
                <w:noProof/>
                <w:webHidden/>
              </w:rPr>
              <w:fldChar w:fldCharType="end"/>
            </w:r>
          </w:hyperlink>
        </w:p>
        <w:p w14:paraId="16F1F23B" w14:textId="30115A76" w:rsidR="00CC395A" w:rsidRDefault="00000000" w:rsidP="000727C2">
          <w:pPr>
            <w:pStyle w:val="31"/>
            <w:ind w:leftChars="1" w:left="140" w:hangingChars="49" w:hanging="137"/>
            <w:rPr>
              <w:rFonts w:eastAsiaTheme="minorEastAsia"/>
              <w:noProof/>
              <w:color w:val="auto"/>
              <w:sz w:val="24"/>
            </w:rPr>
          </w:pPr>
          <w:hyperlink w:anchor="_Toc122381658" w:history="1">
            <w:r w:rsidR="00CC395A" w:rsidRPr="00EA082E">
              <w:rPr>
                <w:rStyle w:val="a5"/>
                <w:noProof/>
              </w:rPr>
              <w:t>2.2.2</w:t>
            </w:r>
            <w:r w:rsidR="00CC395A" w:rsidRPr="00EA082E">
              <w:rPr>
                <w:rStyle w:val="a5"/>
                <w:rFonts w:hint="eastAsia"/>
                <w:noProof/>
              </w:rPr>
              <w:t>、天氣資料</w:t>
            </w:r>
            <w:r w:rsidR="00CC395A">
              <w:rPr>
                <w:noProof/>
                <w:webHidden/>
              </w:rPr>
              <w:tab/>
            </w:r>
            <w:r w:rsidR="00CC395A">
              <w:rPr>
                <w:noProof/>
                <w:webHidden/>
              </w:rPr>
              <w:fldChar w:fldCharType="begin"/>
            </w:r>
            <w:r w:rsidR="00CC395A">
              <w:rPr>
                <w:noProof/>
                <w:webHidden/>
              </w:rPr>
              <w:instrText xml:space="preserve"> PAGEREF _Toc122381658 \h </w:instrText>
            </w:r>
            <w:r w:rsidR="00CC395A">
              <w:rPr>
                <w:noProof/>
                <w:webHidden/>
              </w:rPr>
            </w:r>
            <w:r w:rsidR="00CC395A">
              <w:rPr>
                <w:noProof/>
                <w:webHidden/>
              </w:rPr>
              <w:fldChar w:fldCharType="separate"/>
            </w:r>
            <w:r w:rsidR="00CC395A">
              <w:rPr>
                <w:noProof/>
                <w:webHidden/>
              </w:rPr>
              <w:t>5</w:t>
            </w:r>
            <w:r w:rsidR="00CC395A">
              <w:rPr>
                <w:noProof/>
                <w:webHidden/>
              </w:rPr>
              <w:fldChar w:fldCharType="end"/>
            </w:r>
          </w:hyperlink>
        </w:p>
        <w:p w14:paraId="5AE67B21" w14:textId="46D9E569" w:rsidR="00CC395A" w:rsidRDefault="00000000" w:rsidP="000727C2">
          <w:pPr>
            <w:pStyle w:val="31"/>
            <w:ind w:leftChars="1" w:left="140" w:hangingChars="49" w:hanging="137"/>
            <w:rPr>
              <w:rFonts w:eastAsiaTheme="minorEastAsia"/>
              <w:noProof/>
              <w:color w:val="auto"/>
              <w:sz w:val="24"/>
            </w:rPr>
          </w:pPr>
          <w:hyperlink w:anchor="_Toc122381659" w:history="1">
            <w:r w:rsidR="00CC395A" w:rsidRPr="00EA082E">
              <w:rPr>
                <w:rStyle w:val="a5"/>
                <w:noProof/>
              </w:rPr>
              <w:t>2.2.3</w:t>
            </w:r>
            <w:r w:rsidR="00CC395A" w:rsidRPr="00EA082E">
              <w:rPr>
                <w:rStyle w:val="a5"/>
                <w:rFonts w:hint="eastAsia"/>
                <w:noProof/>
              </w:rPr>
              <w:t>、衣物推薦演算法</w:t>
            </w:r>
            <w:r w:rsidR="00CC395A">
              <w:rPr>
                <w:noProof/>
                <w:webHidden/>
              </w:rPr>
              <w:tab/>
            </w:r>
            <w:r w:rsidR="00CC395A">
              <w:rPr>
                <w:noProof/>
                <w:webHidden/>
              </w:rPr>
              <w:fldChar w:fldCharType="begin"/>
            </w:r>
            <w:r w:rsidR="00CC395A">
              <w:rPr>
                <w:noProof/>
                <w:webHidden/>
              </w:rPr>
              <w:instrText xml:space="preserve"> PAGEREF _Toc122381659 \h </w:instrText>
            </w:r>
            <w:r w:rsidR="00CC395A">
              <w:rPr>
                <w:noProof/>
                <w:webHidden/>
              </w:rPr>
            </w:r>
            <w:r w:rsidR="00CC395A">
              <w:rPr>
                <w:noProof/>
                <w:webHidden/>
              </w:rPr>
              <w:fldChar w:fldCharType="separate"/>
            </w:r>
            <w:r w:rsidR="00CC395A">
              <w:rPr>
                <w:noProof/>
                <w:webHidden/>
              </w:rPr>
              <w:t>5</w:t>
            </w:r>
            <w:r w:rsidR="00CC395A">
              <w:rPr>
                <w:noProof/>
                <w:webHidden/>
              </w:rPr>
              <w:fldChar w:fldCharType="end"/>
            </w:r>
          </w:hyperlink>
        </w:p>
        <w:p w14:paraId="570E7595" w14:textId="24ABD4CA" w:rsidR="00CC395A" w:rsidRDefault="00000000" w:rsidP="000727C2">
          <w:pPr>
            <w:pStyle w:val="21"/>
            <w:ind w:leftChars="1" w:left="140" w:hangingChars="49" w:hanging="137"/>
            <w:rPr>
              <w:rFonts w:eastAsiaTheme="minorEastAsia"/>
              <w:noProof/>
              <w:color w:val="auto"/>
              <w:sz w:val="24"/>
            </w:rPr>
          </w:pPr>
          <w:hyperlink w:anchor="_Toc122381660" w:history="1">
            <w:r w:rsidR="00CC395A" w:rsidRPr="00EA082E">
              <w:rPr>
                <w:rStyle w:val="a5"/>
                <w:noProof/>
              </w:rPr>
              <w:t>2.3</w:t>
            </w:r>
            <w:r w:rsidR="00CC395A" w:rsidRPr="00EA082E">
              <w:rPr>
                <w:rStyle w:val="a5"/>
                <w:rFonts w:hint="eastAsia"/>
                <w:noProof/>
              </w:rPr>
              <w:t>、硬體設計</w:t>
            </w:r>
            <w:r w:rsidR="00CC395A">
              <w:rPr>
                <w:noProof/>
                <w:webHidden/>
              </w:rPr>
              <w:tab/>
            </w:r>
            <w:r w:rsidR="00CC395A">
              <w:rPr>
                <w:noProof/>
                <w:webHidden/>
              </w:rPr>
              <w:fldChar w:fldCharType="begin"/>
            </w:r>
            <w:r w:rsidR="00CC395A">
              <w:rPr>
                <w:noProof/>
                <w:webHidden/>
              </w:rPr>
              <w:instrText xml:space="preserve"> PAGEREF _Toc122381660 \h </w:instrText>
            </w:r>
            <w:r w:rsidR="00CC395A">
              <w:rPr>
                <w:noProof/>
                <w:webHidden/>
              </w:rPr>
            </w:r>
            <w:r w:rsidR="00CC395A">
              <w:rPr>
                <w:noProof/>
                <w:webHidden/>
              </w:rPr>
              <w:fldChar w:fldCharType="separate"/>
            </w:r>
            <w:r w:rsidR="00CC395A">
              <w:rPr>
                <w:noProof/>
                <w:webHidden/>
              </w:rPr>
              <w:t>5</w:t>
            </w:r>
            <w:r w:rsidR="00CC395A">
              <w:rPr>
                <w:noProof/>
                <w:webHidden/>
              </w:rPr>
              <w:fldChar w:fldCharType="end"/>
            </w:r>
          </w:hyperlink>
        </w:p>
        <w:p w14:paraId="60C1B1BD" w14:textId="18B5BCF6" w:rsidR="00CC395A" w:rsidRDefault="00000000" w:rsidP="000727C2">
          <w:pPr>
            <w:pStyle w:val="11"/>
            <w:tabs>
              <w:tab w:val="left" w:pos="2060"/>
            </w:tabs>
            <w:ind w:leftChars="1" w:left="140" w:hangingChars="49" w:hanging="137"/>
            <w:rPr>
              <w:rFonts w:eastAsiaTheme="minorEastAsia"/>
              <w:noProof/>
              <w:color w:val="auto"/>
              <w:sz w:val="24"/>
            </w:rPr>
          </w:pPr>
          <w:hyperlink w:anchor="_Toc122381661" w:history="1">
            <w:r w:rsidR="00CC395A" w:rsidRPr="00EA082E">
              <w:rPr>
                <w:rStyle w:val="a5"/>
                <w:rFonts w:ascii="Times New Roman" w:hAnsi="Times New Roman" w:cs="Times New Roman" w:hint="eastAsia"/>
                <w:noProof/>
              </w:rPr>
              <w:t>第</w:t>
            </w:r>
            <w:r w:rsidR="00CC395A" w:rsidRPr="00EA082E">
              <w:rPr>
                <w:rStyle w:val="a5"/>
                <w:rFonts w:ascii="Times New Roman" w:hAnsi="Times New Roman" w:cs="Times New Roman" w:hint="eastAsia"/>
                <w:noProof/>
              </w:rPr>
              <w:t xml:space="preserve"> 3 </w:t>
            </w:r>
            <w:r w:rsidR="00CC395A" w:rsidRPr="00EA082E">
              <w:rPr>
                <w:rStyle w:val="a5"/>
                <w:rFonts w:ascii="Times New Roman" w:hAnsi="Times New Roman" w:cs="Times New Roman" w:hint="eastAsia"/>
                <w:noProof/>
              </w:rPr>
              <w:t>章</w:t>
            </w:r>
            <w:r w:rsidR="00CC395A">
              <w:rPr>
                <w:rFonts w:eastAsiaTheme="minorEastAsia"/>
                <w:noProof/>
                <w:color w:val="auto"/>
                <w:sz w:val="24"/>
              </w:rPr>
              <w:tab/>
            </w:r>
            <w:r w:rsidR="00CC395A" w:rsidRPr="00EA082E">
              <w:rPr>
                <w:rStyle w:val="a5"/>
                <w:rFonts w:ascii="標楷體" w:hAnsi="標楷體" w:hint="eastAsia"/>
                <w:noProof/>
              </w:rPr>
              <w:t>需求研究與文獻探討</w:t>
            </w:r>
            <w:r w:rsidR="00CC395A">
              <w:rPr>
                <w:noProof/>
                <w:webHidden/>
              </w:rPr>
              <w:tab/>
            </w:r>
            <w:r w:rsidR="00CC395A">
              <w:rPr>
                <w:noProof/>
                <w:webHidden/>
              </w:rPr>
              <w:fldChar w:fldCharType="begin"/>
            </w:r>
            <w:r w:rsidR="00CC395A">
              <w:rPr>
                <w:noProof/>
                <w:webHidden/>
              </w:rPr>
              <w:instrText xml:space="preserve"> PAGEREF _Toc122381661 \h </w:instrText>
            </w:r>
            <w:r w:rsidR="00CC395A">
              <w:rPr>
                <w:noProof/>
                <w:webHidden/>
              </w:rPr>
            </w:r>
            <w:r w:rsidR="00CC395A">
              <w:rPr>
                <w:noProof/>
                <w:webHidden/>
              </w:rPr>
              <w:fldChar w:fldCharType="separate"/>
            </w:r>
            <w:r w:rsidR="00CC395A">
              <w:rPr>
                <w:noProof/>
                <w:webHidden/>
              </w:rPr>
              <w:t>6</w:t>
            </w:r>
            <w:r w:rsidR="00CC395A">
              <w:rPr>
                <w:noProof/>
                <w:webHidden/>
              </w:rPr>
              <w:fldChar w:fldCharType="end"/>
            </w:r>
          </w:hyperlink>
        </w:p>
        <w:p w14:paraId="01CC8CFC" w14:textId="65015D96" w:rsidR="00CC395A" w:rsidRDefault="00000000" w:rsidP="000727C2">
          <w:pPr>
            <w:pStyle w:val="21"/>
            <w:ind w:leftChars="1" w:left="140" w:hangingChars="49" w:hanging="137"/>
            <w:rPr>
              <w:rFonts w:eastAsiaTheme="minorEastAsia"/>
              <w:noProof/>
              <w:color w:val="auto"/>
              <w:sz w:val="24"/>
            </w:rPr>
          </w:pPr>
          <w:hyperlink w:anchor="_Toc122381662" w:history="1">
            <w:r w:rsidR="00CC395A" w:rsidRPr="00EA082E">
              <w:rPr>
                <w:rStyle w:val="a5"/>
                <w:noProof/>
              </w:rPr>
              <w:t>3.1</w:t>
            </w:r>
            <w:r w:rsidR="00CC395A" w:rsidRPr="00EA082E">
              <w:rPr>
                <w:rStyle w:val="a5"/>
                <w:rFonts w:hint="eastAsia"/>
                <w:noProof/>
              </w:rPr>
              <w:t>、衣物辨識</w:t>
            </w:r>
            <w:r w:rsidR="00CC395A">
              <w:rPr>
                <w:noProof/>
                <w:webHidden/>
              </w:rPr>
              <w:tab/>
            </w:r>
            <w:r w:rsidR="00CC395A">
              <w:rPr>
                <w:noProof/>
                <w:webHidden/>
              </w:rPr>
              <w:fldChar w:fldCharType="begin"/>
            </w:r>
            <w:r w:rsidR="00CC395A">
              <w:rPr>
                <w:noProof/>
                <w:webHidden/>
              </w:rPr>
              <w:instrText xml:space="preserve"> PAGEREF _Toc122381662 \h </w:instrText>
            </w:r>
            <w:r w:rsidR="00CC395A">
              <w:rPr>
                <w:noProof/>
                <w:webHidden/>
              </w:rPr>
            </w:r>
            <w:r w:rsidR="00CC395A">
              <w:rPr>
                <w:noProof/>
                <w:webHidden/>
              </w:rPr>
              <w:fldChar w:fldCharType="separate"/>
            </w:r>
            <w:r w:rsidR="00CC395A">
              <w:rPr>
                <w:noProof/>
                <w:webHidden/>
              </w:rPr>
              <w:t>6</w:t>
            </w:r>
            <w:r w:rsidR="00CC395A">
              <w:rPr>
                <w:noProof/>
                <w:webHidden/>
              </w:rPr>
              <w:fldChar w:fldCharType="end"/>
            </w:r>
          </w:hyperlink>
        </w:p>
        <w:p w14:paraId="1F49538D" w14:textId="315A6821" w:rsidR="00CC395A" w:rsidRDefault="00000000" w:rsidP="000727C2">
          <w:pPr>
            <w:pStyle w:val="21"/>
            <w:ind w:leftChars="1" w:left="140" w:hangingChars="49" w:hanging="137"/>
            <w:rPr>
              <w:rFonts w:eastAsiaTheme="minorEastAsia"/>
              <w:noProof/>
              <w:color w:val="auto"/>
              <w:sz w:val="24"/>
            </w:rPr>
          </w:pPr>
          <w:hyperlink w:anchor="_Toc122381663" w:history="1">
            <w:r w:rsidR="00CC395A" w:rsidRPr="00EA082E">
              <w:rPr>
                <w:rStyle w:val="a5"/>
                <w:noProof/>
              </w:rPr>
              <w:t>3.2</w:t>
            </w:r>
            <w:r w:rsidR="00CC395A" w:rsidRPr="00EA082E">
              <w:rPr>
                <w:rStyle w:val="a5"/>
                <w:rFonts w:hint="eastAsia"/>
                <w:noProof/>
              </w:rPr>
              <w:t>、天氣資料</w:t>
            </w:r>
            <w:r w:rsidR="00CC395A">
              <w:rPr>
                <w:noProof/>
                <w:webHidden/>
              </w:rPr>
              <w:tab/>
            </w:r>
            <w:r w:rsidR="00CC395A">
              <w:rPr>
                <w:noProof/>
                <w:webHidden/>
              </w:rPr>
              <w:fldChar w:fldCharType="begin"/>
            </w:r>
            <w:r w:rsidR="00CC395A">
              <w:rPr>
                <w:noProof/>
                <w:webHidden/>
              </w:rPr>
              <w:instrText xml:space="preserve"> PAGEREF _Toc122381663 \h </w:instrText>
            </w:r>
            <w:r w:rsidR="00CC395A">
              <w:rPr>
                <w:noProof/>
                <w:webHidden/>
              </w:rPr>
            </w:r>
            <w:r w:rsidR="00CC395A">
              <w:rPr>
                <w:noProof/>
                <w:webHidden/>
              </w:rPr>
              <w:fldChar w:fldCharType="separate"/>
            </w:r>
            <w:r w:rsidR="00CC395A">
              <w:rPr>
                <w:noProof/>
                <w:webHidden/>
              </w:rPr>
              <w:t>8</w:t>
            </w:r>
            <w:r w:rsidR="00CC395A">
              <w:rPr>
                <w:noProof/>
                <w:webHidden/>
              </w:rPr>
              <w:fldChar w:fldCharType="end"/>
            </w:r>
          </w:hyperlink>
        </w:p>
        <w:p w14:paraId="5B16FDF2" w14:textId="0A465EFB" w:rsidR="00CC395A" w:rsidRDefault="00000000" w:rsidP="000727C2">
          <w:pPr>
            <w:pStyle w:val="21"/>
            <w:ind w:leftChars="1" w:left="140" w:hangingChars="49" w:hanging="137"/>
            <w:rPr>
              <w:rFonts w:eastAsiaTheme="minorEastAsia"/>
              <w:noProof/>
              <w:color w:val="auto"/>
              <w:sz w:val="24"/>
            </w:rPr>
          </w:pPr>
          <w:hyperlink w:anchor="_Toc122381664" w:history="1">
            <w:r w:rsidR="00CC395A" w:rsidRPr="00EA082E">
              <w:rPr>
                <w:rStyle w:val="a5"/>
                <w:noProof/>
              </w:rPr>
              <w:t>3.3</w:t>
            </w:r>
            <w:r w:rsidR="00CC395A" w:rsidRPr="00EA082E">
              <w:rPr>
                <w:rStyle w:val="a5"/>
                <w:rFonts w:hint="eastAsia"/>
                <w:noProof/>
              </w:rPr>
              <w:t>、衣物推薦演算法</w:t>
            </w:r>
            <w:r w:rsidR="00CC395A">
              <w:rPr>
                <w:noProof/>
                <w:webHidden/>
              </w:rPr>
              <w:tab/>
            </w:r>
            <w:r w:rsidR="00CC395A">
              <w:rPr>
                <w:noProof/>
                <w:webHidden/>
              </w:rPr>
              <w:fldChar w:fldCharType="begin"/>
            </w:r>
            <w:r w:rsidR="00CC395A">
              <w:rPr>
                <w:noProof/>
                <w:webHidden/>
              </w:rPr>
              <w:instrText xml:space="preserve"> PAGEREF _Toc122381664 \h </w:instrText>
            </w:r>
            <w:r w:rsidR="00CC395A">
              <w:rPr>
                <w:noProof/>
                <w:webHidden/>
              </w:rPr>
            </w:r>
            <w:r w:rsidR="00CC395A">
              <w:rPr>
                <w:noProof/>
                <w:webHidden/>
              </w:rPr>
              <w:fldChar w:fldCharType="separate"/>
            </w:r>
            <w:r w:rsidR="00CC395A">
              <w:rPr>
                <w:noProof/>
                <w:webHidden/>
              </w:rPr>
              <w:t>10</w:t>
            </w:r>
            <w:r w:rsidR="00CC395A">
              <w:rPr>
                <w:noProof/>
                <w:webHidden/>
              </w:rPr>
              <w:fldChar w:fldCharType="end"/>
            </w:r>
          </w:hyperlink>
        </w:p>
        <w:p w14:paraId="1C1926D3" w14:textId="3E527DAF" w:rsidR="00CC395A" w:rsidRDefault="00000000" w:rsidP="000727C2">
          <w:pPr>
            <w:pStyle w:val="21"/>
            <w:ind w:leftChars="1" w:left="140" w:hangingChars="49" w:hanging="137"/>
            <w:rPr>
              <w:rFonts w:eastAsiaTheme="minorEastAsia"/>
              <w:noProof/>
              <w:color w:val="auto"/>
              <w:sz w:val="24"/>
            </w:rPr>
          </w:pPr>
          <w:hyperlink w:anchor="_Toc122381665" w:history="1">
            <w:r w:rsidR="00CC395A" w:rsidRPr="00EA082E">
              <w:rPr>
                <w:rStyle w:val="a5"/>
                <w:noProof/>
              </w:rPr>
              <w:t>3.4</w:t>
            </w:r>
            <w:r w:rsidR="00CC395A" w:rsidRPr="00EA082E">
              <w:rPr>
                <w:rStyle w:val="a5"/>
                <w:rFonts w:hint="eastAsia"/>
                <w:noProof/>
              </w:rPr>
              <w:t>、資料庫架設</w:t>
            </w:r>
            <w:r w:rsidR="00CC395A">
              <w:rPr>
                <w:noProof/>
                <w:webHidden/>
              </w:rPr>
              <w:tab/>
            </w:r>
            <w:r w:rsidR="00CC395A">
              <w:rPr>
                <w:noProof/>
                <w:webHidden/>
              </w:rPr>
              <w:fldChar w:fldCharType="begin"/>
            </w:r>
            <w:r w:rsidR="00CC395A">
              <w:rPr>
                <w:noProof/>
                <w:webHidden/>
              </w:rPr>
              <w:instrText xml:space="preserve"> PAGEREF _Toc122381665 \h </w:instrText>
            </w:r>
            <w:r w:rsidR="00CC395A">
              <w:rPr>
                <w:noProof/>
                <w:webHidden/>
              </w:rPr>
            </w:r>
            <w:r w:rsidR="00CC395A">
              <w:rPr>
                <w:noProof/>
                <w:webHidden/>
              </w:rPr>
              <w:fldChar w:fldCharType="separate"/>
            </w:r>
            <w:r w:rsidR="00CC395A">
              <w:rPr>
                <w:noProof/>
                <w:webHidden/>
              </w:rPr>
              <w:t>11</w:t>
            </w:r>
            <w:r w:rsidR="00CC395A">
              <w:rPr>
                <w:noProof/>
                <w:webHidden/>
              </w:rPr>
              <w:fldChar w:fldCharType="end"/>
            </w:r>
          </w:hyperlink>
        </w:p>
        <w:p w14:paraId="0BF33470" w14:textId="4195D6BE" w:rsidR="00CC395A" w:rsidRDefault="00000000" w:rsidP="000727C2">
          <w:pPr>
            <w:pStyle w:val="21"/>
            <w:ind w:leftChars="1" w:left="140" w:hangingChars="49" w:hanging="137"/>
            <w:rPr>
              <w:rFonts w:eastAsiaTheme="minorEastAsia"/>
              <w:noProof/>
              <w:color w:val="auto"/>
              <w:sz w:val="24"/>
            </w:rPr>
          </w:pPr>
          <w:hyperlink w:anchor="_Toc122381666" w:history="1">
            <w:r w:rsidR="00CC395A" w:rsidRPr="00EA082E">
              <w:rPr>
                <w:rStyle w:val="a5"/>
                <w:noProof/>
              </w:rPr>
              <w:t>3.5</w:t>
            </w:r>
            <w:r w:rsidR="00CC395A" w:rsidRPr="00EA082E">
              <w:rPr>
                <w:rStyle w:val="a5"/>
                <w:rFonts w:hint="eastAsia"/>
                <w:noProof/>
              </w:rPr>
              <w:t>、使用者介面需求</w:t>
            </w:r>
            <w:r w:rsidR="00CC395A">
              <w:rPr>
                <w:noProof/>
                <w:webHidden/>
              </w:rPr>
              <w:tab/>
            </w:r>
            <w:r w:rsidR="00CC395A">
              <w:rPr>
                <w:noProof/>
                <w:webHidden/>
              </w:rPr>
              <w:fldChar w:fldCharType="begin"/>
            </w:r>
            <w:r w:rsidR="00CC395A">
              <w:rPr>
                <w:noProof/>
                <w:webHidden/>
              </w:rPr>
              <w:instrText xml:space="preserve"> PAGEREF _Toc122381666 \h </w:instrText>
            </w:r>
            <w:r w:rsidR="00CC395A">
              <w:rPr>
                <w:noProof/>
                <w:webHidden/>
              </w:rPr>
            </w:r>
            <w:r w:rsidR="00CC395A">
              <w:rPr>
                <w:noProof/>
                <w:webHidden/>
              </w:rPr>
              <w:fldChar w:fldCharType="separate"/>
            </w:r>
            <w:r w:rsidR="00CC395A">
              <w:rPr>
                <w:noProof/>
                <w:webHidden/>
              </w:rPr>
              <w:t>13</w:t>
            </w:r>
            <w:r w:rsidR="00CC395A">
              <w:rPr>
                <w:noProof/>
                <w:webHidden/>
              </w:rPr>
              <w:fldChar w:fldCharType="end"/>
            </w:r>
          </w:hyperlink>
        </w:p>
        <w:p w14:paraId="0C2F609E" w14:textId="08931081" w:rsidR="00CC395A" w:rsidRDefault="00000000" w:rsidP="000727C2">
          <w:pPr>
            <w:pStyle w:val="21"/>
            <w:ind w:leftChars="1" w:left="140" w:hangingChars="49" w:hanging="137"/>
            <w:rPr>
              <w:rFonts w:eastAsiaTheme="minorEastAsia"/>
              <w:noProof/>
              <w:color w:val="auto"/>
              <w:sz w:val="24"/>
            </w:rPr>
          </w:pPr>
          <w:hyperlink w:anchor="_Toc122381667" w:history="1">
            <w:r w:rsidR="00CC395A" w:rsidRPr="00EA082E">
              <w:rPr>
                <w:rStyle w:val="a5"/>
                <w:noProof/>
              </w:rPr>
              <w:t>3.6</w:t>
            </w:r>
            <w:r w:rsidR="00CC395A" w:rsidRPr="00EA082E">
              <w:rPr>
                <w:rStyle w:val="a5"/>
                <w:rFonts w:hint="eastAsia"/>
                <w:noProof/>
              </w:rPr>
              <w:t>、硬體需求</w:t>
            </w:r>
            <w:r w:rsidR="00CC395A">
              <w:rPr>
                <w:noProof/>
                <w:webHidden/>
              </w:rPr>
              <w:tab/>
            </w:r>
            <w:r w:rsidR="00CC395A">
              <w:rPr>
                <w:noProof/>
                <w:webHidden/>
              </w:rPr>
              <w:fldChar w:fldCharType="begin"/>
            </w:r>
            <w:r w:rsidR="00CC395A">
              <w:rPr>
                <w:noProof/>
                <w:webHidden/>
              </w:rPr>
              <w:instrText xml:space="preserve"> PAGEREF _Toc122381667 \h </w:instrText>
            </w:r>
            <w:r w:rsidR="00CC395A">
              <w:rPr>
                <w:noProof/>
                <w:webHidden/>
              </w:rPr>
            </w:r>
            <w:r w:rsidR="00CC395A">
              <w:rPr>
                <w:noProof/>
                <w:webHidden/>
              </w:rPr>
              <w:fldChar w:fldCharType="separate"/>
            </w:r>
            <w:r w:rsidR="00CC395A">
              <w:rPr>
                <w:noProof/>
                <w:webHidden/>
              </w:rPr>
              <w:t>15</w:t>
            </w:r>
            <w:r w:rsidR="00CC395A">
              <w:rPr>
                <w:noProof/>
                <w:webHidden/>
              </w:rPr>
              <w:fldChar w:fldCharType="end"/>
            </w:r>
          </w:hyperlink>
        </w:p>
        <w:p w14:paraId="109A3C28" w14:textId="3C38E0AF" w:rsidR="00CC395A" w:rsidRDefault="00000000" w:rsidP="000727C2">
          <w:pPr>
            <w:pStyle w:val="21"/>
            <w:ind w:leftChars="1" w:left="140" w:hangingChars="49" w:hanging="137"/>
            <w:rPr>
              <w:rFonts w:eastAsiaTheme="minorEastAsia"/>
              <w:noProof/>
              <w:color w:val="auto"/>
              <w:sz w:val="24"/>
            </w:rPr>
          </w:pPr>
          <w:hyperlink w:anchor="_Toc122381668" w:history="1">
            <w:r w:rsidR="00CC395A" w:rsidRPr="00EA082E">
              <w:rPr>
                <w:rStyle w:val="a5"/>
                <w:noProof/>
              </w:rPr>
              <w:t>3.7</w:t>
            </w:r>
            <w:r w:rsidR="00CC395A" w:rsidRPr="00EA082E">
              <w:rPr>
                <w:rStyle w:val="a5"/>
                <w:rFonts w:hint="eastAsia"/>
                <w:noProof/>
              </w:rPr>
              <w:t>、使用需求</w:t>
            </w:r>
            <w:r w:rsidR="00CC395A">
              <w:rPr>
                <w:noProof/>
                <w:webHidden/>
              </w:rPr>
              <w:tab/>
            </w:r>
            <w:r w:rsidR="00CC395A">
              <w:rPr>
                <w:noProof/>
                <w:webHidden/>
              </w:rPr>
              <w:fldChar w:fldCharType="begin"/>
            </w:r>
            <w:r w:rsidR="00CC395A">
              <w:rPr>
                <w:noProof/>
                <w:webHidden/>
              </w:rPr>
              <w:instrText xml:space="preserve"> PAGEREF _Toc122381668 \h </w:instrText>
            </w:r>
            <w:r w:rsidR="00CC395A">
              <w:rPr>
                <w:noProof/>
                <w:webHidden/>
              </w:rPr>
            </w:r>
            <w:r w:rsidR="00CC395A">
              <w:rPr>
                <w:noProof/>
                <w:webHidden/>
              </w:rPr>
              <w:fldChar w:fldCharType="separate"/>
            </w:r>
            <w:r w:rsidR="00CC395A">
              <w:rPr>
                <w:noProof/>
                <w:webHidden/>
              </w:rPr>
              <w:t>16</w:t>
            </w:r>
            <w:r w:rsidR="00CC395A">
              <w:rPr>
                <w:noProof/>
                <w:webHidden/>
              </w:rPr>
              <w:fldChar w:fldCharType="end"/>
            </w:r>
          </w:hyperlink>
        </w:p>
        <w:p w14:paraId="08028B33" w14:textId="1497C084" w:rsidR="00CC395A" w:rsidRDefault="00000000" w:rsidP="000727C2">
          <w:pPr>
            <w:pStyle w:val="31"/>
            <w:ind w:leftChars="1" w:left="140" w:hangingChars="49" w:hanging="137"/>
            <w:rPr>
              <w:rFonts w:eastAsiaTheme="minorEastAsia"/>
              <w:noProof/>
              <w:color w:val="auto"/>
              <w:sz w:val="24"/>
            </w:rPr>
          </w:pPr>
          <w:hyperlink w:anchor="_Toc122381669" w:history="1">
            <w:r w:rsidR="00CC395A" w:rsidRPr="00EA082E">
              <w:rPr>
                <w:rStyle w:val="a5"/>
                <w:noProof/>
              </w:rPr>
              <w:t>3.6.1</w:t>
            </w:r>
            <w:r w:rsidR="00CC395A" w:rsidRPr="00EA082E">
              <w:rPr>
                <w:rStyle w:val="a5"/>
                <w:rFonts w:hint="eastAsia"/>
                <w:noProof/>
              </w:rPr>
              <w:t>、前端</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_Toc122381669 \h </w:instrText>
            </w:r>
            <w:r w:rsidR="00CC395A">
              <w:rPr>
                <w:noProof/>
                <w:webHidden/>
              </w:rPr>
            </w:r>
            <w:r w:rsidR="00CC395A">
              <w:rPr>
                <w:noProof/>
                <w:webHidden/>
              </w:rPr>
              <w:fldChar w:fldCharType="separate"/>
            </w:r>
            <w:r w:rsidR="00CC395A">
              <w:rPr>
                <w:noProof/>
                <w:webHidden/>
              </w:rPr>
              <w:t>16</w:t>
            </w:r>
            <w:r w:rsidR="00CC395A">
              <w:rPr>
                <w:noProof/>
                <w:webHidden/>
              </w:rPr>
              <w:fldChar w:fldCharType="end"/>
            </w:r>
          </w:hyperlink>
        </w:p>
        <w:p w14:paraId="64A2CDA3" w14:textId="1CC13FED" w:rsidR="00CC395A" w:rsidRDefault="00000000" w:rsidP="000727C2">
          <w:pPr>
            <w:pStyle w:val="31"/>
            <w:ind w:leftChars="1" w:left="140" w:hangingChars="49" w:hanging="137"/>
            <w:rPr>
              <w:rFonts w:eastAsiaTheme="minorEastAsia"/>
              <w:noProof/>
              <w:color w:val="auto"/>
              <w:sz w:val="24"/>
            </w:rPr>
          </w:pPr>
          <w:hyperlink w:anchor="_Toc122381670" w:history="1">
            <w:r w:rsidR="00CC395A" w:rsidRPr="00EA082E">
              <w:rPr>
                <w:rStyle w:val="a5"/>
                <w:noProof/>
              </w:rPr>
              <w:t>3.6.2</w:t>
            </w:r>
            <w:r w:rsidR="00CC395A" w:rsidRPr="00EA082E">
              <w:rPr>
                <w:rStyle w:val="a5"/>
                <w:rFonts w:hint="eastAsia"/>
                <w:noProof/>
              </w:rPr>
              <w:t>、後端</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_Toc122381670 \h </w:instrText>
            </w:r>
            <w:r w:rsidR="00CC395A">
              <w:rPr>
                <w:noProof/>
                <w:webHidden/>
              </w:rPr>
            </w:r>
            <w:r w:rsidR="00CC395A">
              <w:rPr>
                <w:noProof/>
                <w:webHidden/>
              </w:rPr>
              <w:fldChar w:fldCharType="separate"/>
            </w:r>
            <w:r w:rsidR="00CC395A">
              <w:rPr>
                <w:noProof/>
                <w:webHidden/>
              </w:rPr>
              <w:t>17</w:t>
            </w:r>
            <w:r w:rsidR="00CC395A">
              <w:rPr>
                <w:noProof/>
                <w:webHidden/>
              </w:rPr>
              <w:fldChar w:fldCharType="end"/>
            </w:r>
          </w:hyperlink>
        </w:p>
        <w:p w14:paraId="54B7C333" w14:textId="758DD53E" w:rsidR="00CC395A" w:rsidRDefault="00000000" w:rsidP="000727C2">
          <w:pPr>
            <w:pStyle w:val="21"/>
            <w:ind w:leftChars="1" w:left="140" w:hangingChars="49" w:hanging="137"/>
            <w:rPr>
              <w:rFonts w:eastAsiaTheme="minorEastAsia"/>
              <w:noProof/>
              <w:color w:val="auto"/>
              <w:sz w:val="24"/>
            </w:rPr>
          </w:pPr>
          <w:hyperlink w:anchor="_Toc122381671" w:history="1">
            <w:r w:rsidR="00CC395A" w:rsidRPr="00EA082E">
              <w:rPr>
                <w:rStyle w:val="a5"/>
                <w:noProof/>
              </w:rPr>
              <w:t>3.8</w:t>
            </w:r>
            <w:r w:rsidR="00CC395A" w:rsidRPr="00EA082E">
              <w:rPr>
                <w:rStyle w:val="a5"/>
                <w:rFonts w:hint="eastAsia"/>
                <w:noProof/>
              </w:rPr>
              <w:t>、需求關聯</w:t>
            </w:r>
            <w:r w:rsidR="00CC395A">
              <w:rPr>
                <w:noProof/>
                <w:webHidden/>
              </w:rPr>
              <w:tab/>
            </w:r>
            <w:r w:rsidR="00CC395A">
              <w:rPr>
                <w:noProof/>
                <w:webHidden/>
              </w:rPr>
              <w:fldChar w:fldCharType="begin"/>
            </w:r>
            <w:r w:rsidR="00CC395A">
              <w:rPr>
                <w:noProof/>
                <w:webHidden/>
              </w:rPr>
              <w:instrText xml:space="preserve"> PAGEREF _Toc122381671 \h </w:instrText>
            </w:r>
            <w:r w:rsidR="00CC395A">
              <w:rPr>
                <w:noProof/>
                <w:webHidden/>
              </w:rPr>
            </w:r>
            <w:r w:rsidR="00CC395A">
              <w:rPr>
                <w:noProof/>
                <w:webHidden/>
              </w:rPr>
              <w:fldChar w:fldCharType="separate"/>
            </w:r>
            <w:r w:rsidR="00CC395A">
              <w:rPr>
                <w:noProof/>
                <w:webHidden/>
              </w:rPr>
              <w:t>18</w:t>
            </w:r>
            <w:r w:rsidR="00CC395A">
              <w:rPr>
                <w:noProof/>
                <w:webHidden/>
              </w:rPr>
              <w:fldChar w:fldCharType="end"/>
            </w:r>
          </w:hyperlink>
        </w:p>
        <w:p w14:paraId="28C86554" w14:textId="79CE0E64" w:rsidR="00CC395A" w:rsidRDefault="00000000" w:rsidP="000727C2">
          <w:pPr>
            <w:pStyle w:val="11"/>
            <w:ind w:leftChars="1" w:left="140" w:hangingChars="49" w:hanging="137"/>
            <w:rPr>
              <w:rFonts w:eastAsiaTheme="minorEastAsia"/>
              <w:noProof/>
              <w:color w:val="auto"/>
              <w:sz w:val="24"/>
            </w:rPr>
          </w:pPr>
          <w:hyperlink w:anchor="_Toc122381672" w:history="1">
            <w:r w:rsidR="00CC395A" w:rsidRPr="00EA082E">
              <w:rPr>
                <w:rStyle w:val="a5"/>
                <w:rFonts w:hint="eastAsia"/>
                <w:noProof/>
              </w:rPr>
              <w:t>第</w:t>
            </w:r>
            <w:r w:rsidR="00CC395A" w:rsidRPr="00EA082E">
              <w:rPr>
                <w:rStyle w:val="a5"/>
                <w:noProof/>
              </w:rPr>
              <w:t>4</w:t>
            </w:r>
            <w:r w:rsidR="00CC395A" w:rsidRPr="00EA082E">
              <w:rPr>
                <w:rStyle w:val="a5"/>
                <w:rFonts w:hint="eastAsia"/>
                <w:noProof/>
              </w:rPr>
              <w:t>章、實際執行方案</w:t>
            </w:r>
            <w:r w:rsidR="00CC395A">
              <w:rPr>
                <w:noProof/>
                <w:webHidden/>
              </w:rPr>
              <w:tab/>
            </w:r>
            <w:r w:rsidR="00CC395A">
              <w:rPr>
                <w:noProof/>
                <w:webHidden/>
              </w:rPr>
              <w:fldChar w:fldCharType="begin"/>
            </w:r>
            <w:r w:rsidR="00CC395A">
              <w:rPr>
                <w:noProof/>
                <w:webHidden/>
              </w:rPr>
              <w:instrText xml:space="preserve"> PAGEREF _Toc122381672 \h </w:instrText>
            </w:r>
            <w:r w:rsidR="00CC395A">
              <w:rPr>
                <w:noProof/>
                <w:webHidden/>
              </w:rPr>
            </w:r>
            <w:r w:rsidR="00CC395A">
              <w:rPr>
                <w:noProof/>
                <w:webHidden/>
              </w:rPr>
              <w:fldChar w:fldCharType="separate"/>
            </w:r>
            <w:r w:rsidR="00CC395A">
              <w:rPr>
                <w:noProof/>
                <w:webHidden/>
              </w:rPr>
              <w:t>21</w:t>
            </w:r>
            <w:r w:rsidR="00CC395A">
              <w:rPr>
                <w:noProof/>
                <w:webHidden/>
              </w:rPr>
              <w:fldChar w:fldCharType="end"/>
            </w:r>
          </w:hyperlink>
        </w:p>
        <w:p w14:paraId="2AE40D47" w14:textId="3CBE34E0" w:rsidR="00CC395A" w:rsidRDefault="00000000" w:rsidP="000727C2">
          <w:pPr>
            <w:pStyle w:val="21"/>
            <w:ind w:leftChars="1" w:left="140" w:hangingChars="49" w:hanging="137"/>
            <w:rPr>
              <w:rFonts w:eastAsiaTheme="minorEastAsia"/>
              <w:noProof/>
              <w:color w:val="auto"/>
              <w:sz w:val="24"/>
            </w:rPr>
          </w:pPr>
          <w:hyperlink w:anchor="_Toc122381673" w:history="1">
            <w:r w:rsidR="00CC395A" w:rsidRPr="00EA082E">
              <w:rPr>
                <w:rStyle w:val="a5"/>
                <w:noProof/>
              </w:rPr>
              <w:t>4.1</w:t>
            </w:r>
            <w:r w:rsidR="00CC395A" w:rsidRPr="00EA082E">
              <w:rPr>
                <w:rStyle w:val="a5"/>
                <w:rFonts w:hint="eastAsia"/>
                <w:noProof/>
              </w:rPr>
              <w:t>、軟體</w:t>
            </w:r>
            <w:r w:rsidR="00F501A5" w:rsidRPr="00F501A5">
              <w:rPr>
                <w:rStyle w:val="a5"/>
                <w:noProof/>
                <w:webHidden/>
              </w:rPr>
              <w:tab/>
            </w:r>
            <w:r w:rsidR="00CC395A">
              <w:rPr>
                <w:noProof/>
                <w:webHidden/>
              </w:rPr>
              <w:tab/>
            </w:r>
            <w:r w:rsidR="00CC395A">
              <w:rPr>
                <w:noProof/>
                <w:webHidden/>
              </w:rPr>
              <w:fldChar w:fldCharType="begin"/>
            </w:r>
            <w:r w:rsidR="00CC395A">
              <w:rPr>
                <w:noProof/>
                <w:webHidden/>
              </w:rPr>
              <w:instrText xml:space="preserve"> PAGEREF _Toc122381673 \h </w:instrText>
            </w:r>
            <w:r w:rsidR="00CC395A">
              <w:rPr>
                <w:noProof/>
                <w:webHidden/>
              </w:rPr>
            </w:r>
            <w:r w:rsidR="00CC395A">
              <w:rPr>
                <w:noProof/>
                <w:webHidden/>
              </w:rPr>
              <w:fldChar w:fldCharType="separate"/>
            </w:r>
            <w:r w:rsidR="00CC395A">
              <w:rPr>
                <w:noProof/>
                <w:webHidden/>
              </w:rPr>
              <w:t>21</w:t>
            </w:r>
            <w:r w:rsidR="00CC395A">
              <w:rPr>
                <w:noProof/>
                <w:webHidden/>
              </w:rPr>
              <w:fldChar w:fldCharType="end"/>
            </w:r>
          </w:hyperlink>
        </w:p>
        <w:p w14:paraId="09DE1465" w14:textId="37ECAAFF" w:rsidR="00CC395A" w:rsidRDefault="00000000" w:rsidP="000727C2">
          <w:pPr>
            <w:pStyle w:val="31"/>
            <w:ind w:leftChars="1" w:left="140" w:hangingChars="49" w:hanging="137"/>
            <w:rPr>
              <w:rFonts w:eastAsiaTheme="minorEastAsia"/>
              <w:noProof/>
              <w:color w:val="auto"/>
              <w:sz w:val="24"/>
            </w:rPr>
          </w:pPr>
          <w:hyperlink w:anchor="_Toc122381674" w:history="1">
            <w:r w:rsidR="00CC395A" w:rsidRPr="00EA082E">
              <w:rPr>
                <w:rStyle w:val="a5"/>
                <w:noProof/>
              </w:rPr>
              <w:t>4.1.1</w:t>
            </w:r>
            <w:r w:rsidR="00CC395A" w:rsidRPr="00EA082E">
              <w:rPr>
                <w:rStyle w:val="a5"/>
                <w:rFonts w:hint="eastAsia"/>
                <w:noProof/>
              </w:rPr>
              <w:t>、衣物辨識</w:t>
            </w:r>
            <w:r w:rsidR="00CC395A">
              <w:rPr>
                <w:noProof/>
                <w:webHidden/>
              </w:rPr>
              <w:tab/>
            </w:r>
            <w:r w:rsidR="00CC395A">
              <w:rPr>
                <w:noProof/>
                <w:webHidden/>
              </w:rPr>
              <w:fldChar w:fldCharType="begin"/>
            </w:r>
            <w:r w:rsidR="00CC395A">
              <w:rPr>
                <w:noProof/>
                <w:webHidden/>
              </w:rPr>
              <w:instrText xml:space="preserve"> PAGEREF _Toc122381674 \h </w:instrText>
            </w:r>
            <w:r w:rsidR="00CC395A">
              <w:rPr>
                <w:noProof/>
                <w:webHidden/>
              </w:rPr>
            </w:r>
            <w:r w:rsidR="00CC395A">
              <w:rPr>
                <w:noProof/>
                <w:webHidden/>
              </w:rPr>
              <w:fldChar w:fldCharType="separate"/>
            </w:r>
            <w:r w:rsidR="00CC395A">
              <w:rPr>
                <w:noProof/>
                <w:webHidden/>
              </w:rPr>
              <w:t>21</w:t>
            </w:r>
            <w:r w:rsidR="00CC395A">
              <w:rPr>
                <w:noProof/>
                <w:webHidden/>
              </w:rPr>
              <w:fldChar w:fldCharType="end"/>
            </w:r>
          </w:hyperlink>
        </w:p>
        <w:p w14:paraId="27C111A1" w14:textId="1DFD6A01" w:rsidR="00CC395A" w:rsidRDefault="00000000" w:rsidP="000727C2">
          <w:pPr>
            <w:pStyle w:val="31"/>
            <w:ind w:leftChars="1" w:left="140" w:hangingChars="49" w:hanging="137"/>
            <w:rPr>
              <w:rFonts w:eastAsiaTheme="minorEastAsia"/>
              <w:noProof/>
              <w:color w:val="auto"/>
              <w:sz w:val="24"/>
            </w:rPr>
          </w:pPr>
          <w:hyperlink w:anchor="_Toc122381675" w:history="1">
            <w:r w:rsidR="00CC395A" w:rsidRPr="00EA082E">
              <w:rPr>
                <w:rStyle w:val="a5"/>
                <w:noProof/>
              </w:rPr>
              <w:t>4.1.2</w:t>
            </w:r>
            <w:r w:rsidR="00CC395A" w:rsidRPr="00EA082E">
              <w:rPr>
                <w:rStyle w:val="a5"/>
                <w:rFonts w:hint="eastAsia"/>
                <w:noProof/>
              </w:rPr>
              <w:t>、天氣資料</w:t>
            </w:r>
            <w:r w:rsidR="00CC395A">
              <w:rPr>
                <w:noProof/>
                <w:webHidden/>
              </w:rPr>
              <w:tab/>
            </w:r>
            <w:r w:rsidR="00CC395A">
              <w:rPr>
                <w:noProof/>
                <w:webHidden/>
              </w:rPr>
              <w:fldChar w:fldCharType="begin"/>
            </w:r>
            <w:r w:rsidR="00CC395A">
              <w:rPr>
                <w:noProof/>
                <w:webHidden/>
              </w:rPr>
              <w:instrText xml:space="preserve"> PAGEREF _Toc122381675 \h </w:instrText>
            </w:r>
            <w:r w:rsidR="00CC395A">
              <w:rPr>
                <w:noProof/>
                <w:webHidden/>
              </w:rPr>
            </w:r>
            <w:r w:rsidR="00CC395A">
              <w:rPr>
                <w:noProof/>
                <w:webHidden/>
              </w:rPr>
              <w:fldChar w:fldCharType="separate"/>
            </w:r>
            <w:r w:rsidR="00CC395A">
              <w:rPr>
                <w:noProof/>
                <w:webHidden/>
              </w:rPr>
              <w:t>22</w:t>
            </w:r>
            <w:r w:rsidR="00CC395A">
              <w:rPr>
                <w:noProof/>
                <w:webHidden/>
              </w:rPr>
              <w:fldChar w:fldCharType="end"/>
            </w:r>
          </w:hyperlink>
        </w:p>
        <w:p w14:paraId="34CE0409" w14:textId="4A28855D" w:rsidR="00CC395A" w:rsidRDefault="00000000" w:rsidP="000727C2">
          <w:pPr>
            <w:pStyle w:val="31"/>
            <w:ind w:leftChars="1" w:left="140" w:hangingChars="49" w:hanging="137"/>
            <w:rPr>
              <w:rFonts w:eastAsiaTheme="minorEastAsia"/>
              <w:noProof/>
              <w:color w:val="auto"/>
              <w:sz w:val="24"/>
            </w:rPr>
          </w:pPr>
          <w:hyperlink w:anchor="_Toc122381676" w:history="1">
            <w:r w:rsidR="00CC395A" w:rsidRPr="00EA082E">
              <w:rPr>
                <w:rStyle w:val="a5"/>
                <w:noProof/>
              </w:rPr>
              <w:t>4.1.3</w:t>
            </w:r>
            <w:r w:rsidR="00CC395A" w:rsidRPr="00EA082E">
              <w:rPr>
                <w:rStyle w:val="a5"/>
                <w:rFonts w:hint="eastAsia"/>
                <w:noProof/>
              </w:rPr>
              <w:t>、衣物推薦演算法</w:t>
            </w:r>
            <w:r w:rsidR="00CC395A">
              <w:rPr>
                <w:noProof/>
                <w:webHidden/>
              </w:rPr>
              <w:tab/>
            </w:r>
            <w:r w:rsidR="00CC395A">
              <w:rPr>
                <w:noProof/>
                <w:webHidden/>
              </w:rPr>
              <w:fldChar w:fldCharType="begin"/>
            </w:r>
            <w:r w:rsidR="00CC395A">
              <w:rPr>
                <w:noProof/>
                <w:webHidden/>
              </w:rPr>
              <w:instrText xml:space="preserve"> PAGEREF _Toc122381676 \h </w:instrText>
            </w:r>
            <w:r w:rsidR="00CC395A">
              <w:rPr>
                <w:noProof/>
                <w:webHidden/>
              </w:rPr>
            </w:r>
            <w:r w:rsidR="00CC395A">
              <w:rPr>
                <w:noProof/>
                <w:webHidden/>
              </w:rPr>
              <w:fldChar w:fldCharType="separate"/>
            </w:r>
            <w:r w:rsidR="00CC395A">
              <w:rPr>
                <w:noProof/>
                <w:webHidden/>
              </w:rPr>
              <w:t>24</w:t>
            </w:r>
            <w:r w:rsidR="00CC395A">
              <w:rPr>
                <w:noProof/>
                <w:webHidden/>
              </w:rPr>
              <w:fldChar w:fldCharType="end"/>
            </w:r>
          </w:hyperlink>
        </w:p>
        <w:p w14:paraId="5E7DB019" w14:textId="24B28FD1" w:rsidR="00CC395A" w:rsidRDefault="00000000" w:rsidP="000727C2">
          <w:pPr>
            <w:pStyle w:val="31"/>
            <w:ind w:leftChars="1" w:left="140" w:hangingChars="49" w:hanging="137"/>
            <w:rPr>
              <w:rFonts w:eastAsiaTheme="minorEastAsia"/>
              <w:noProof/>
              <w:color w:val="auto"/>
              <w:sz w:val="24"/>
            </w:rPr>
          </w:pPr>
          <w:hyperlink w:anchor="_Toc122381677" w:history="1">
            <w:r w:rsidR="00CC395A" w:rsidRPr="00EA082E">
              <w:rPr>
                <w:rStyle w:val="a5"/>
                <w:noProof/>
              </w:rPr>
              <w:t>4.1.4</w:t>
            </w:r>
            <w:r w:rsidR="00CC395A" w:rsidRPr="00EA082E">
              <w:rPr>
                <w:rStyle w:val="a5"/>
                <w:rFonts w:hint="eastAsia"/>
                <w:noProof/>
              </w:rPr>
              <w:t>、資料庫架設</w:t>
            </w:r>
            <w:r w:rsidR="00CC395A">
              <w:rPr>
                <w:noProof/>
                <w:webHidden/>
              </w:rPr>
              <w:tab/>
            </w:r>
            <w:r w:rsidR="00CC395A">
              <w:rPr>
                <w:noProof/>
                <w:webHidden/>
              </w:rPr>
              <w:fldChar w:fldCharType="begin"/>
            </w:r>
            <w:r w:rsidR="00CC395A">
              <w:rPr>
                <w:noProof/>
                <w:webHidden/>
              </w:rPr>
              <w:instrText xml:space="preserve"> PAGEREF _Toc122381677 \h </w:instrText>
            </w:r>
            <w:r w:rsidR="00CC395A">
              <w:rPr>
                <w:noProof/>
                <w:webHidden/>
              </w:rPr>
            </w:r>
            <w:r w:rsidR="00CC395A">
              <w:rPr>
                <w:noProof/>
                <w:webHidden/>
              </w:rPr>
              <w:fldChar w:fldCharType="separate"/>
            </w:r>
            <w:r w:rsidR="00CC395A">
              <w:rPr>
                <w:noProof/>
                <w:webHidden/>
              </w:rPr>
              <w:t>25</w:t>
            </w:r>
            <w:r w:rsidR="00CC395A">
              <w:rPr>
                <w:noProof/>
                <w:webHidden/>
              </w:rPr>
              <w:fldChar w:fldCharType="end"/>
            </w:r>
          </w:hyperlink>
        </w:p>
        <w:p w14:paraId="16D99F54" w14:textId="5D556C5A" w:rsidR="00CC395A" w:rsidRDefault="00000000" w:rsidP="000727C2">
          <w:pPr>
            <w:pStyle w:val="31"/>
            <w:ind w:leftChars="1" w:left="140" w:hangingChars="49" w:hanging="137"/>
            <w:rPr>
              <w:rFonts w:eastAsiaTheme="minorEastAsia"/>
              <w:noProof/>
              <w:color w:val="auto"/>
              <w:sz w:val="24"/>
            </w:rPr>
          </w:pPr>
          <w:hyperlink w:anchor="_Toc122381678" w:history="1">
            <w:r w:rsidR="00CC395A" w:rsidRPr="00EA082E">
              <w:rPr>
                <w:rStyle w:val="a5"/>
                <w:noProof/>
              </w:rPr>
              <w:t>4.1.5</w:t>
            </w:r>
            <w:r w:rsidR="00CC395A" w:rsidRPr="00EA082E">
              <w:rPr>
                <w:rStyle w:val="a5"/>
                <w:rFonts w:hint="eastAsia"/>
                <w:noProof/>
              </w:rPr>
              <w:t>、人機介面設計</w:t>
            </w:r>
            <w:r w:rsidR="00CC395A">
              <w:rPr>
                <w:noProof/>
                <w:webHidden/>
              </w:rPr>
              <w:tab/>
            </w:r>
            <w:r w:rsidR="00CC395A">
              <w:rPr>
                <w:noProof/>
                <w:webHidden/>
              </w:rPr>
              <w:fldChar w:fldCharType="begin"/>
            </w:r>
            <w:r w:rsidR="00CC395A">
              <w:rPr>
                <w:noProof/>
                <w:webHidden/>
              </w:rPr>
              <w:instrText xml:space="preserve"> PAGEREF _Toc122381678 \h </w:instrText>
            </w:r>
            <w:r w:rsidR="00CC395A">
              <w:rPr>
                <w:noProof/>
                <w:webHidden/>
              </w:rPr>
            </w:r>
            <w:r w:rsidR="00CC395A">
              <w:rPr>
                <w:noProof/>
                <w:webHidden/>
              </w:rPr>
              <w:fldChar w:fldCharType="separate"/>
            </w:r>
            <w:r w:rsidR="00CC395A">
              <w:rPr>
                <w:noProof/>
                <w:webHidden/>
              </w:rPr>
              <w:t>27</w:t>
            </w:r>
            <w:r w:rsidR="00CC395A">
              <w:rPr>
                <w:noProof/>
                <w:webHidden/>
              </w:rPr>
              <w:fldChar w:fldCharType="end"/>
            </w:r>
          </w:hyperlink>
        </w:p>
        <w:p w14:paraId="35C210BD" w14:textId="55C7F3CD" w:rsidR="00CC395A" w:rsidRDefault="00000000" w:rsidP="000727C2">
          <w:pPr>
            <w:pStyle w:val="31"/>
            <w:ind w:leftChars="1" w:left="140" w:hangingChars="49" w:hanging="137"/>
            <w:rPr>
              <w:rFonts w:eastAsiaTheme="minorEastAsia"/>
              <w:noProof/>
              <w:color w:val="auto"/>
              <w:sz w:val="24"/>
            </w:rPr>
          </w:pPr>
          <w:hyperlink w:anchor="_Toc122381679" w:history="1">
            <w:r w:rsidR="00CC395A" w:rsidRPr="00EA082E">
              <w:rPr>
                <w:rStyle w:val="a5"/>
                <w:noProof/>
              </w:rPr>
              <w:t>4.1.6</w:t>
            </w:r>
            <w:r w:rsidR="00CC395A" w:rsidRPr="00EA082E">
              <w:rPr>
                <w:rStyle w:val="a5"/>
                <w:rFonts w:hint="eastAsia"/>
                <w:noProof/>
              </w:rPr>
              <w:t>、軟體架構優化</w:t>
            </w:r>
            <w:r w:rsidR="00CC395A">
              <w:rPr>
                <w:noProof/>
                <w:webHidden/>
              </w:rPr>
              <w:tab/>
            </w:r>
            <w:r w:rsidR="00CC395A">
              <w:rPr>
                <w:noProof/>
                <w:webHidden/>
              </w:rPr>
              <w:fldChar w:fldCharType="begin"/>
            </w:r>
            <w:r w:rsidR="00CC395A">
              <w:rPr>
                <w:noProof/>
                <w:webHidden/>
              </w:rPr>
              <w:instrText xml:space="preserve"> PAGEREF _Toc122381679 \h </w:instrText>
            </w:r>
            <w:r w:rsidR="00CC395A">
              <w:rPr>
                <w:noProof/>
                <w:webHidden/>
              </w:rPr>
            </w:r>
            <w:r w:rsidR="00CC395A">
              <w:rPr>
                <w:noProof/>
                <w:webHidden/>
              </w:rPr>
              <w:fldChar w:fldCharType="separate"/>
            </w:r>
            <w:r w:rsidR="00CC395A">
              <w:rPr>
                <w:noProof/>
                <w:webHidden/>
              </w:rPr>
              <w:t>33</w:t>
            </w:r>
            <w:r w:rsidR="00CC395A">
              <w:rPr>
                <w:noProof/>
                <w:webHidden/>
              </w:rPr>
              <w:fldChar w:fldCharType="end"/>
            </w:r>
          </w:hyperlink>
        </w:p>
        <w:p w14:paraId="7108F77A" w14:textId="67FF3DAE" w:rsidR="00CC395A" w:rsidRDefault="00000000" w:rsidP="000727C2">
          <w:pPr>
            <w:pStyle w:val="21"/>
            <w:ind w:leftChars="1" w:left="140" w:hangingChars="49" w:hanging="137"/>
            <w:rPr>
              <w:rFonts w:eastAsiaTheme="minorEastAsia"/>
              <w:noProof/>
              <w:color w:val="auto"/>
              <w:sz w:val="24"/>
            </w:rPr>
          </w:pPr>
          <w:hyperlink w:anchor="_Toc122381680" w:history="1">
            <w:r w:rsidR="00CC395A" w:rsidRPr="00EA082E">
              <w:rPr>
                <w:rStyle w:val="a5"/>
                <w:noProof/>
              </w:rPr>
              <w:t>4.2</w:t>
            </w:r>
            <w:r w:rsidR="00CC395A" w:rsidRPr="00EA082E">
              <w:rPr>
                <w:rStyle w:val="a5"/>
                <w:rFonts w:hint="eastAsia"/>
                <w:noProof/>
              </w:rPr>
              <w:t>、硬體</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_Toc122381680 \h </w:instrText>
            </w:r>
            <w:r w:rsidR="00CC395A">
              <w:rPr>
                <w:noProof/>
                <w:webHidden/>
              </w:rPr>
            </w:r>
            <w:r w:rsidR="00CC395A">
              <w:rPr>
                <w:noProof/>
                <w:webHidden/>
              </w:rPr>
              <w:fldChar w:fldCharType="separate"/>
            </w:r>
            <w:r w:rsidR="00CC395A">
              <w:rPr>
                <w:noProof/>
                <w:webHidden/>
              </w:rPr>
              <w:t>35</w:t>
            </w:r>
            <w:r w:rsidR="00CC395A">
              <w:rPr>
                <w:noProof/>
                <w:webHidden/>
              </w:rPr>
              <w:fldChar w:fldCharType="end"/>
            </w:r>
          </w:hyperlink>
        </w:p>
        <w:p w14:paraId="000AF4D7" w14:textId="421F9BF5" w:rsidR="00CC395A" w:rsidRDefault="00000000" w:rsidP="000727C2">
          <w:pPr>
            <w:pStyle w:val="31"/>
            <w:ind w:leftChars="1" w:left="140" w:hangingChars="49" w:hanging="137"/>
            <w:rPr>
              <w:rFonts w:eastAsiaTheme="minorEastAsia"/>
              <w:noProof/>
              <w:color w:val="auto"/>
              <w:sz w:val="24"/>
            </w:rPr>
          </w:pPr>
          <w:hyperlink w:anchor="_Toc122381681" w:history="1">
            <w:r w:rsidR="00CC395A" w:rsidRPr="00EA082E">
              <w:rPr>
                <w:rStyle w:val="a5"/>
                <w:noProof/>
              </w:rPr>
              <w:t>4.2.1</w:t>
            </w:r>
            <w:r w:rsidR="00CC395A" w:rsidRPr="00EA082E">
              <w:rPr>
                <w:rStyle w:val="a5"/>
                <w:rFonts w:hint="eastAsia"/>
                <w:noProof/>
              </w:rPr>
              <w:t>、事前設計</w:t>
            </w:r>
            <w:r w:rsidR="00CC395A">
              <w:rPr>
                <w:noProof/>
                <w:webHidden/>
              </w:rPr>
              <w:tab/>
            </w:r>
            <w:r w:rsidR="00CC395A">
              <w:rPr>
                <w:noProof/>
                <w:webHidden/>
              </w:rPr>
              <w:fldChar w:fldCharType="begin"/>
            </w:r>
            <w:r w:rsidR="00CC395A">
              <w:rPr>
                <w:noProof/>
                <w:webHidden/>
              </w:rPr>
              <w:instrText xml:space="preserve"> PAGEREF _Toc122381681 \h </w:instrText>
            </w:r>
            <w:r w:rsidR="00CC395A">
              <w:rPr>
                <w:noProof/>
                <w:webHidden/>
              </w:rPr>
            </w:r>
            <w:r w:rsidR="00CC395A">
              <w:rPr>
                <w:noProof/>
                <w:webHidden/>
              </w:rPr>
              <w:fldChar w:fldCharType="separate"/>
            </w:r>
            <w:r w:rsidR="00CC395A">
              <w:rPr>
                <w:noProof/>
                <w:webHidden/>
              </w:rPr>
              <w:t>35</w:t>
            </w:r>
            <w:r w:rsidR="00CC395A">
              <w:rPr>
                <w:noProof/>
                <w:webHidden/>
              </w:rPr>
              <w:fldChar w:fldCharType="end"/>
            </w:r>
          </w:hyperlink>
        </w:p>
        <w:p w14:paraId="3F5F96C6" w14:textId="7AC0A037" w:rsidR="00CC395A" w:rsidRDefault="00000000" w:rsidP="000727C2">
          <w:pPr>
            <w:pStyle w:val="31"/>
            <w:ind w:leftChars="1" w:left="140" w:hangingChars="49" w:hanging="137"/>
            <w:rPr>
              <w:rFonts w:eastAsiaTheme="minorEastAsia"/>
              <w:noProof/>
              <w:color w:val="auto"/>
              <w:sz w:val="24"/>
            </w:rPr>
          </w:pPr>
          <w:hyperlink w:anchor="_Toc122381682" w:history="1">
            <w:r w:rsidR="00CC395A" w:rsidRPr="00EA082E">
              <w:rPr>
                <w:rStyle w:val="a5"/>
                <w:noProof/>
              </w:rPr>
              <w:t>4.2.2</w:t>
            </w:r>
            <w:r w:rsidR="00CC395A" w:rsidRPr="00EA082E">
              <w:rPr>
                <w:rStyle w:val="a5"/>
                <w:rFonts w:hint="eastAsia"/>
                <w:noProof/>
              </w:rPr>
              <w:t>、實際製作</w:t>
            </w:r>
            <w:r w:rsidR="00CC395A">
              <w:rPr>
                <w:noProof/>
                <w:webHidden/>
              </w:rPr>
              <w:tab/>
            </w:r>
            <w:r w:rsidR="00CC395A">
              <w:rPr>
                <w:noProof/>
                <w:webHidden/>
              </w:rPr>
              <w:fldChar w:fldCharType="begin"/>
            </w:r>
            <w:r w:rsidR="00CC395A">
              <w:rPr>
                <w:noProof/>
                <w:webHidden/>
              </w:rPr>
              <w:instrText xml:space="preserve"> PAGEREF _Toc122381682 \h </w:instrText>
            </w:r>
            <w:r w:rsidR="00CC395A">
              <w:rPr>
                <w:noProof/>
                <w:webHidden/>
              </w:rPr>
            </w:r>
            <w:r w:rsidR="00CC395A">
              <w:rPr>
                <w:noProof/>
                <w:webHidden/>
              </w:rPr>
              <w:fldChar w:fldCharType="separate"/>
            </w:r>
            <w:r w:rsidR="00CC395A">
              <w:rPr>
                <w:noProof/>
                <w:webHidden/>
              </w:rPr>
              <w:t>35</w:t>
            </w:r>
            <w:r w:rsidR="00CC395A">
              <w:rPr>
                <w:noProof/>
                <w:webHidden/>
              </w:rPr>
              <w:fldChar w:fldCharType="end"/>
            </w:r>
          </w:hyperlink>
        </w:p>
        <w:p w14:paraId="51280C63" w14:textId="45EE20EA" w:rsidR="00CC395A" w:rsidRDefault="00000000" w:rsidP="000727C2">
          <w:pPr>
            <w:pStyle w:val="31"/>
            <w:ind w:leftChars="1" w:left="140" w:hangingChars="49" w:hanging="137"/>
            <w:rPr>
              <w:rFonts w:eastAsiaTheme="minorEastAsia"/>
              <w:noProof/>
              <w:color w:val="auto"/>
              <w:sz w:val="24"/>
            </w:rPr>
          </w:pPr>
          <w:hyperlink w:anchor="_Toc122381683" w:history="1">
            <w:r w:rsidR="00CC395A" w:rsidRPr="00EA082E">
              <w:rPr>
                <w:rStyle w:val="a5"/>
                <w:noProof/>
              </w:rPr>
              <w:t>4.2.3</w:t>
            </w:r>
            <w:r w:rsidR="00CC395A" w:rsidRPr="00EA082E">
              <w:rPr>
                <w:rStyle w:val="a5"/>
                <w:rFonts w:hint="eastAsia"/>
                <w:noProof/>
              </w:rPr>
              <w:t>、修正</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_Toc122381683 \h </w:instrText>
            </w:r>
            <w:r w:rsidR="00CC395A">
              <w:rPr>
                <w:noProof/>
                <w:webHidden/>
              </w:rPr>
            </w:r>
            <w:r w:rsidR="00CC395A">
              <w:rPr>
                <w:noProof/>
                <w:webHidden/>
              </w:rPr>
              <w:fldChar w:fldCharType="separate"/>
            </w:r>
            <w:r w:rsidR="00CC395A">
              <w:rPr>
                <w:noProof/>
                <w:webHidden/>
              </w:rPr>
              <w:t>35</w:t>
            </w:r>
            <w:r w:rsidR="00CC395A">
              <w:rPr>
                <w:noProof/>
                <w:webHidden/>
              </w:rPr>
              <w:fldChar w:fldCharType="end"/>
            </w:r>
          </w:hyperlink>
        </w:p>
        <w:p w14:paraId="08700D02" w14:textId="6569C16F" w:rsidR="00CC395A" w:rsidRDefault="00000000" w:rsidP="000727C2">
          <w:pPr>
            <w:pStyle w:val="21"/>
            <w:ind w:leftChars="1" w:left="140" w:hangingChars="49" w:hanging="137"/>
            <w:rPr>
              <w:rFonts w:eastAsiaTheme="minorEastAsia"/>
              <w:noProof/>
              <w:color w:val="auto"/>
              <w:sz w:val="24"/>
            </w:rPr>
          </w:pPr>
          <w:hyperlink w:anchor="_Toc122381684" w:history="1">
            <w:r w:rsidR="00CC395A" w:rsidRPr="00EA082E">
              <w:rPr>
                <w:rStyle w:val="a5"/>
                <w:noProof/>
              </w:rPr>
              <w:t>4.3</w:t>
            </w:r>
            <w:r w:rsidR="00CC395A" w:rsidRPr="00EA082E">
              <w:rPr>
                <w:rStyle w:val="a5"/>
                <w:rFonts w:hint="eastAsia"/>
                <w:noProof/>
              </w:rPr>
              <w:t>、軟硬體連接</w:t>
            </w:r>
            <w:r w:rsidR="00CC395A">
              <w:rPr>
                <w:noProof/>
                <w:webHidden/>
              </w:rPr>
              <w:tab/>
            </w:r>
            <w:r w:rsidR="00CC395A">
              <w:rPr>
                <w:noProof/>
                <w:webHidden/>
              </w:rPr>
              <w:fldChar w:fldCharType="begin"/>
            </w:r>
            <w:r w:rsidR="00CC395A">
              <w:rPr>
                <w:noProof/>
                <w:webHidden/>
              </w:rPr>
              <w:instrText xml:space="preserve"> PAGEREF _Toc122381684 \h </w:instrText>
            </w:r>
            <w:r w:rsidR="00CC395A">
              <w:rPr>
                <w:noProof/>
                <w:webHidden/>
              </w:rPr>
            </w:r>
            <w:r w:rsidR="00CC395A">
              <w:rPr>
                <w:noProof/>
                <w:webHidden/>
              </w:rPr>
              <w:fldChar w:fldCharType="separate"/>
            </w:r>
            <w:r w:rsidR="00CC395A">
              <w:rPr>
                <w:noProof/>
                <w:webHidden/>
              </w:rPr>
              <w:t>35</w:t>
            </w:r>
            <w:r w:rsidR="00CC395A">
              <w:rPr>
                <w:noProof/>
                <w:webHidden/>
              </w:rPr>
              <w:fldChar w:fldCharType="end"/>
            </w:r>
          </w:hyperlink>
        </w:p>
        <w:p w14:paraId="4DAFAD70" w14:textId="7EBCCC2A" w:rsidR="00CC395A" w:rsidRDefault="00000000" w:rsidP="000727C2">
          <w:pPr>
            <w:pStyle w:val="21"/>
            <w:ind w:leftChars="1" w:left="140" w:hangingChars="49" w:hanging="137"/>
            <w:rPr>
              <w:rFonts w:eastAsiaTheme="minorEastAsia"/>
              <w:noProof/>
              <w:color w:val="auto"/>
              <w:sz w:val="24"/>
            </w:rPr>
          </w:pPr>
          <w:hyperlink w:anchor="_Toc122381685" w:history="1">
            <w:r w:rsidR="00CC395A" w:rsidRPr="00EA082E">
              <w:rPr>
                <w:rStyle w:val="a5"/>
                <w:noProof/>
              </w:rPr>
              <w:t>4.4</w:t>
            </w:r>
            <w:r w:rsidR="00CC395A" w:rsidRPr="00EA082E">
              <w:rPr>
                <w:rStyle w:val="a5"/>
                <w:rFonts w:hint="eastAsia"/>
                <w:noProof/>
              </w:rPr>
              <w:t>、流程設計</w:t>
            </w:r>
            <w:r w:rsidR="00CC395A">
              <w:rPr>
                <w:noProof/>
                <w:webHidden/>
              </w:rPr>
              <w:tab/>
            </w:r>
            <w:r w:rsidR="00CC395A">
              <w:rPr>
                <w:noProof/>
                <w:webHidden/>
              </w:rPr>
              <w:fldChar w:fldCharType="begin"/>
            </w:r>
            <w:r w:rsidR="00CC395A">
              <w:rPr>
                <w:noProof/>
                <w:webHidden/>
              </w:rPr>
              <w:instrText xml:space="preserve"> PAGEREF _Toc122381685 \h </w:instrText>
            </w:r>
            <w:r w:rsidR="00CC395A">
              <w:rPr>
                <w:noProof/>
                <w:webHidden/>
              </w:rPr>
            </w:r>
            <w:r w:rsidR="00CC395A">
              <w:rPr>
                <w:noProof/>
                <w:webHidden/>
              </w:rPr>
              <w:fldChar w:fldCharType="separate"/>
            </w:r>
            <w:r w:rsidR="00CC395A">
              <w:rPr>
                <w:noProof/>
                <w:webHidden/>
              </w:rPr>
              <w:t>35</w:t>
            </w:r>
            <w:r w:rsidR="00CC395A">
              <w:rPr>
                <w:noProof/>
                <w:webHidden/>
              </w:rPr>
              <w:fldChar w:fldCharType="end"/>
            </w:r>
          </w:hyperlink>
        </w:p>
        <w:p w14:paraId="679D85DD" w14:textId="14DCEA0A" w:rsidR="00CC395A" w:rsidRDefault="00000000" w:rsidP="000727C2">
          <w:pPr>
            <w:pStyle w:val="11"/>
            <w:ind w:leftChars="1" w:left="140" w:hangingChars="49" w:hanging="137"/>
            <w:rPr>
              <w:rFonts w:eastAsiaTheme="minorEastAsia"/>
              <w:noProof/>
              <w:color w:val="auto"/>
              <w:sz w:val="24"/>
            </w:rPr>
          </w:pPr>
          <w:hyperlink w:anchor="_Toc122381686" w:history="1">
            <w:r w:rsidR="00CC395A" w:rsidRPr="00EA082E">
              <w:rPr>
                <w:rStyle w:val="a5"/>
                <w:rFonts w:hint="eastAsia"/>
                <w:noProof/>
              </w:rPr>
              <w:t>第</w:t>
            </w:r>
            <w:r w:rsidR="00CC395A" w:rsidRPr="00EA082E">
              <w:rPr>
                <w:rStyle w:val="a5"/>
                <w:noProof/>
              </w:rPr>
              <w:t>5</w:t>
            </w:r>
            <w:r w:rsidR="00CC395A" w:rsidRPr="00EA082E">
              <w:rPr>
                <w:rStyle w:val="a5"/>
                <w:rFonts w:hint="eastAsia"/>
                <w:noProof/>
              </w:rPr>
              <w:t>章、研究成果</w:t>
            </w:r>
            <w:r w:rsidR="00CC395A">
              <w:rPr>
                <w:noProof/>
                <w:webHidden/>
              </w:rPr>
              <w:tab/>
            </w:r>
            <w:r w:rsidR="00CC395A">
              <w:rPr>
                <w:noProof/>
                <w:webHidden/>
              </w:rPr>
              <w:fldChar w:fldCharType="begin"/>
            </w:r>
            <w:r w:rsidR="00CC395A">
              <w:rPr>
                <w:noProof/>
                <w:webHidden/>
              </w:rPr>
              <w:instrText xml:space="preserve"> PAGEREF _Toc122381686 \h </w:instrText>
            </w:r>
            <w:r w:rsidR="00CC395A">
              <w:rPr>
                <w:noProof/>
                <w:webHidden/>
              </w:rPr>
            </w:r>
            <w:r w:rsidR="00CC395A">
              <w:rPr>
                <w:noProof/>
                <w:webHidden/>
              </w:rPr>
              <w:fldChar w:fldCharType="separate"/>
            </w:r>
            <w:r w:rsidR="00CC395A">
              <w:rPr>
                <w:noProof/>
                <w:webHidden/>
              </w:rPr>
              <w:t>36</w:t>
            </w:r>
            <w:r w:rsidR="00CC395A">
              <w:rPr>
                <w:noProof/>
                <w:webHidden/>
              </w:rPr>
              <w:fldChar w:fldCharType="end"/>
            </w:r>
          </w:hyperlink>
        </w:p>
        <w:p w14:paraId="212569DF" w14:textId="0146A864" w:rsidR="00CC395A" w:rsidRDefault="00000000" w:rsidP="000727C2">
          <w:pPr>
            <w:pStyle w:val="11"/>
            <w:ind w:leftChars="1" w:left="140" w:hangingChars="49" w:hanging="137"/>
            <w:rPr>
              <w:rFonts w:eastAsiaTheme="minorEastAsia"/>
              <w:noProof/>
              <w:color w:val="auto"/>
              <w:sz w:val="24"/>
            </w:rPr>
          </w:pPr>
          <w:hyperlink w:anchor="_Toc122381687" w:history="1">
            <w:r w:rsidR="00CC395A" w:rsidRPr="00EA082E">
              <w:rPr>
                <w:rStyle w:val="a5"/>
                <w:rFonts w:hint="eastAsia"/>
                <w:noProof/>
              </w:rPr>
              <w:t>第</w:t>
            </w:r>
            <w:r w:rsidR="00CC395A" w:rsidRPr="00EA082E">
              <w:rPr>
                <w:rStyle w:val="a5"/>
                <w:noProof/>
              </w:rPr>
              <w:t>6</w:t>
            </w:r>
            <w:r w:rsidR="00CC395A" w:rsidRPr="00EA082E">
              <w:rPr>
                <w:rStyle w:val="a5"/>
                <w:rFonts w:hint="eastAsia"/>
                <w:noProof/>
              </w:rPr>
              <w:t>章、應用範圍與市場分析</w:t>
            </w:r>
            <w:r w:rsidR="00CC395A">
              <w:rPr>
                <w:noProof/>
                <w:webHidden/>
              </w:rPr>
              <w:tab/>
            </w:r>
            <w:r w:rsidR="00CC395A">
              <w:rPr>
                <w:noProof/>
                <w:webHidden/>
              </w:rPr>
              <w:fldChar w:fldCharType="begin"/>
            </w:r>
            <w:r w:rsidR="00CC395A">
              <w:rPr>
                <w:noProof/>
                <w:webHidden/>
              </w:rPr>
              <w:instrText xml:space="preserve"> PAGEREF _Toc122381687 \h </w:instrText>
            </w:r>
            <w:r w:rsidR="00CC395A">
              <w:rPr>
                <w:noProof/>
                <w:webHidden/>
              </w:rPr>
            </w:r>
            <w:r w:rsidR="00CC395A">
              <w:rPr>
                <w:noProof/>
                <w:webHidden/>
              </w:rPr>
              <w:fldChar w:fldCharType="separate"/>
            </w:r>
            <w:r w:rsidR="00CC395A">
              <w:rPr>
                <w:noProof/>
                <w:webHidden/>
              </w:rPr>
              <w:t>37</w:t>
            </w:r>
            <w:r w:rsidR="00CC395A">
              <w:rPr>
                <w:noProof/>
                <w:webHidden/>
              </w:rPr>
              <w:fldChar w:fldCharType="end"/>
            </w:r>
          </w:hyperlink>
        </w:p>
        <w:p w14:paraId="335B49C8" w14:textId="3A9C58BA" w:rsidR="00CC395A" w:rsidRDefault="00000000" w:rsidP="000727C2">
          <w:pPr>
            <w:pStyle w:val="21"/>
            <w:ind w:leftChars="1" w:left="140" w:hangingChars="49" w:hanging="137"/>
            <w:rPr>
              <w:rFonts w:eastAsiaTheme="minorEastAsia"/>
              <w:noProof/>
              <w:color w:val="auto"/>
              <w:sz w:val="24"/>
            </w:rPr>
          </w:pPr>
          <w:hyperlink w:anchor="_Toc122381688" w:history="1">
            <w:r w:rsidR="00CC395A" w:rsidRPr="00EA082E">
              <w:rPr>
                <w:rStyle w:val="a5"/>
                <w:noProof/>
              </w:rPr>
              <w:t>6.1</w:t>
            </w:r>
            <w:r w:rsidR="00CC395A" w:rsidRPr="00EA082E">
              <w:rPr>
                <w:rStyle w:val="a5"/>
                <w:rFonts w:hint="eastAsia"/>
                <w:noProof/>
              </w:rPr>
              <w:t>、市場分析</w:t>
            </w:r>
            <w:r w:rsidR="00CC395A">
              <w:rPr>
                <w:noProof/>
                <w:webHidden/>
              </w:rPr>
              <w:tab/>
            </w:r>
            <w:r w:rsidR="00CC395A">
              <w:rPr>
                <w:noProof/>
                <w:webHidden/>
              </w:rPr>
              <w:fldChar w:fldCharType="begin"/>
            </w:r>
            <w:r w:rsidR="00CC395A">
              <w:rPr>
                <w:noProof/>
                <w:webHidden/>
              </w:rPr>
              <w:instrText xml:space="preserve"> PAGEREF _Toc122381688 \h </w:instrText>
            </w:r>
            <w:r w:rsidR="00CC395A">
              <w:rPr>
                <w:noProof/>
                <w:webHidden/>
              </w:rPr>
            </w:r>
            <w:r w:rsidR="00CC395A">
              <w:rPr>
                <w:noProof/>
                <w:webHidden/>
              </w:rPr>
              <w:fldChar w:fldCharType="separate"/>
            </w:r>
            <w:r w:rsidR="00CC395A">
              <w:rPr>
                <w:noProof/>
                <w:webHidden/>
              </w:rPr>
              <w:t>37</w:t>
            </w:r>
            <w:r w:rsidR="00CC395A">
              <w:rPr>
                <w:noProof/>
                <w:webHidden/>
              </w:rPr>
              <w:fldChar w:fldCharType="end"/>
            </w:r>
          </w:hyperlink>
        </w:p>
        <w:p w14:paraId="502A5938" w14:textId="4C984DDD" w:rsidR="00CC395A" w:rsidRDefault="00000000" w:rsidP="000727C2">
          <w:pPr>
            <w:pStyle w:val="21"/>
            <w:ind w:leftChars="1" w:left="140" w:hangingChars="49" w:hanging="137"/>
            <w:rPr>
              <w:rFonts w:eastAsiaTheme="minorEastAsia"/>
              <w:noProof/>
              <w:color w:val="auto"/>
              <w:sz w:val="24"/>
            </w:rPr>
          </w:pPr>
          <w:hyperlink w:anchor="_Toc122381689" w:history="1">
            <w:r w:rsidR="00CC395A" w:rsidRPr="00EA082E">
              <w:rPr>
                <w:rStyle w:val="a5"/>
                <w:noProof/>
              </w:rPr>
              <w:t>6.2</w:t>
            </w:r>
            <w:r w:rsidR="00CC395A" w:rsidRPr="00EA082E">
              <w:rPr>
                <w:rStyle w:val="a5"/>
                <w:rFonts w:hint="eastAsia"/>
                <w:noProof/>
              </w:rPr>
              <w:t>、應用範圍及市場定位</w:t>
            </w:r>
            <w:r w:rsidR="00CC395A">
              <w:rPr>
                <w:noProof/>
                <w:webHidden/>
              </w:rPr>
              <w:tab/>
            </w:r>
            <w:r w:rsidR="00CC395A">
              <w:rPr>
                <w:noProof/>
                <w:webHidden/>
              </w:rPr>
              <w:fldChar w:fldCharType="begin"/>
            </w:r>
            <w:r w:rsidR="00CC395A">
              <w:rPr>
                <w:noProof/>
                <w:webHidden/>
              </w:rPr>
              <w:instrText xml:space="preserve"> PAGEREF _Toc122381689 \h </w:instrText>
            </w:r>
            <w:r w:rsidR="00CC395A">
              <w:rPr>
                <w:noProof/>
                <w:webHidden/>
              </w:rPr>
            </w:r>
            <w:r w:rsidR="00CC395A">
              <w:rPr>
                <w:noProof/>
                <w:webHidden/>
              </w:rPr>
              <w:fldChar w:fldCharType="separate"/>
            </w:r>
            <w:r w:rsidR="00CC395A">
              <w:rPr>
                <w:noProof/>
                <w:webHidden/>
              </w:rPr>
              <w:t>37</w:t>
            </w:r>
            <w:r w:rsidR="00CC395A">
              <w:rPr>
                <w:noProof/>
                <w:webHidden/>
              </w:rPr>
              <w:fldChar w:fldCharType="end"/>
            </w:r>
          </w:hyperlink>
        </w:p>
        <w:p w14:paraId="03AD91D7" w14:textId="5EF0310B" w:rsidR="00CC395A" w:rsidRDefault="00000000" w:rsidP="000727C2">
          <w:pPr>
            <w:pStyle w:val="11"/>
            <w:ind w:leftChars="1" w:left="140" w:hangingChars="49" w:hanging="137"/>
            <w:rPr>
              <w:rFonts w:eastAsiaTheme="minorEastAsia"/>
              <w:noProof/>
              <w:color w:val="auto"/>
              <w:sz w:val="24"/>
            </w:rPr>
          </w:pPr>
          <w:hyperlink w:anchor="_Toc122381690" w:history="1">
            <w:r w:rsidR="00CC395A" w:rsidRPr="00EA082E">
              <w:rPr>
                <w:rStyle w:val="a5"/>
                <w:rFonts w:hint="eastAsia"/>
                <w:noProof/>
              </w:rPr>
              <w:t>第</w:t>
            </w:r>
            <w:r w:rsidR="00CC395A" w:rsidRPr="00EA082E">
              <w:rPr>
                <w:rStyle w:val="a5"/>
                <w:noProof/>
              </w:rPr>
              <w:t>7</w:t>
            </w:r>
            <w:r w:rsidR="00CC395A" w:rsidRPr="00EA082E">
              <w:rPr>
                <w:rStyle w:val="a5"/>
                <w:rFonts w:hint="eastAsia"/>
                <w:noProof/>
              </w:rPr>
              <w:t>章、工作進度與分配</w:t>
            </w:r>
            <w:r w:rsidR="00CC395A">
              <w:rPr>
                <w:noProof/>
                <w:webHidden/>
              </w:rPr>
              <w:tab/>
            </w:r>
            <w:r w:rsidR="00CC395A">
              <w:rPr>
                <w:noProof/>
                <w:webHidden/>
              </w:rPr>
              <w:fldChar w:fldCharType="begin"/>
            </w:r>
            <w:r w:rsidR="00CC395A">
              <w:rPr>
                <w:noProof/>
                <w:webHidden/>
              </w:rPr>
              <w:instrText xml:space="preserve"> PAGEREF _Toc122381690 \h </w:instrText>
            </w:r>
            <w:r w:rsidR="00CC395A">
              <w:rPr>
                <w:noProof/>
                <w:webHidden/>
              </w:rPr>
            </w:r>
            <w:r w:rsidR="00CC395A">
              <w:rPr>
                <w:noProof/>
                <w:webHidden/>
              </w:rPr>
              <w:fldChar w:fldCharType="separate"/>
            </w:r>
            <w:r w:rsidR="00CC395A">
              <w:rPr>
                <w:noProof/>
                <w:webHidden/>
              </w:rPr>
              <w:t>39</w:t>
            </w:r>
            <w:r w:rsidR="00CC395A">
              <w:rPr>
                <w:noProof/>
                <w:webHidden/>
              </w:rPr>
              <w:fldChar w:fldCharType="end"/>
            </w:r>
          </w:hyperlink>
        </w:p>
        <w:p w14:paraId="34C08613" w14:textId="5B718FA4" w:rsidR="00CC395A" w:rsidRDefault="00000000" w:rsidP="000727C2">
          <w:pPr>
            <w:pStyle w:val="11"/>
            <w:ind w:leftChars="1" w:left="140" w:hangingChars="49" w:hanging="137"/>
            <w:rPr>
              <w:rFonts w:eastAsiaTheme="minorEastAsia"/>
              <w:noProof/>
              <w:color w:val="auto"/>
              <w:sz w:val="24"/>
            </w:rPr>
          </w:pPr>
          <w:hyperlink w:anchor="_Toc122381691" w:history="1">
            <w:r w:rsidR="00CC395A" w:rsidRPr="00EA082E">
              <w:rPr>
                <w:rStyle w:val="a5"/>
                <w:rFonts w:ascii="標楷體" w:hAnsi="標楷體" w:hint="eastAsia"/>
                <w:noProof/>
              </w:rPr>
              <w:t>參考文獻</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_Toc122381691 \h </w:instrText>
            </w:r>
            <w:r w:rsidR="00CC395A">
              <w:rPr>
                <w:noProof/>
                <w:webHidden/>
              </w:rPr>
            </w:r>
            <w:r w:rsidR="00CC395A">
              <w:rPr>
                <w:noProof/>
                <w:webHidden/>
              </w:rPr>
              <w:fldChar w:fldCharType="separate"/>
            </w:r>
            <w:r w:rsidR="00CC395A">
              <w:rPr>
                <w:noProof/>
                <w:webHidden/>
              </w:rPr>
              <w:t>40</w:t>
            </w:r>
            <w:r w:rsidR="00CC395A">
              <w:rPr>
                <w:noProof/>
                <w:webHidden/>
              </w:rPr>
              <w:fldChar w:fldCharType="end"/>
            </w:r>
          </w:hyperlink>
        </w:p>
        <w:p w14:paraId="58E45DBE" w14:textId="2EA0703A" w:rsidR="00CC395A" w:rsidRDefault="00000000" w:rsidP="000727C2">
          <w:pPr>
            <w:pStyle w:val="11"/>
            <w:ind w:leftChars="1" w:left="140" w:hangingChars="49" w:hanging="137"/>
            <w:rPr>
              <w:rFonts w:eastAsiaTheme="minorEastAsia"/>
              <w:noProof/>
              <w:color w:val="auto"/>
              <w:sz w:val="24"/>
            </w:rPr>
          </w:pPr>
          <w:hyperlink w:anchor="_Toc122381692" w:history="1">
            <w:r w:rsidR="00CC395A" w:rsidRPr="00EA082E">
              <w:rPr>
                <w:rStyle w:val="a5"/>
                <w:rFonts w:hint="eastAsia"/>
                <w:noProof/>
              </w:rPr>
              <w:t>附錄</w:t>
            </w:r>
            <w:r w:rsidR="00CC395A">
              <w:rPr>
                <w:noProof/>
                <w:webHidden/>
              </w:rPr>
              <w:tab/>
            </w:r>
            <w:r w:rsidR="00F501A5" w:rsidRPr="00F501A5">
              <w:rPr>
                <w:noProof/>
                <w:webHidden/>
              </w:rPr>
              <w:tab/>
            </w:r>
            <w:r w:rsidR="00CC395A">
              <w:rPr>
                <w:noProof/>
                <w:webHidden/>
              </w:rPr>
              <w:fldChar w:fldCharType="begin"/>
            </w:r>
            <w:r w:rsidR="00CC395A">
              <w:rPr>
                <w:noProof/>
                <w:webHidden/>
              </w:rPr>
              <w:instrText xml:space="preserve"> PAGEREF _Toc122381692 \h </w:instrText>
            </w:r>
            <w:r w:rsidR="00CC395A">
              <w:rPr>
                <w:noProof/>
                <w:webHidden/>
              </w:rPr>
            </w:r>
            <w:r w:rsidR="00CC395A">
              <w:rPr>
                <w:noProof/>
                <w:webHidden/>
              </w:rPr>
              <w:fldChar w:fldCharType="separate"/>
            </w:r>
            <w:r w:rsidR="00CC395A">
              <w:rPr>
                <w:noProof/>
                <w:webHidden/>
              </w:rPr>
              <w:t>41</w:t>
            </w:r>
            <w:r w:rsidR="00CC395A">
              <w:rPr>
                <w:noProof/>
                <w:webHidden/>
              </w:rPr>
              <w:fldChar w:fldCharType="end"/>
            </w:r>
          </w:hyperlink>
        </w:p>
        <w:p w14:paraId="26BECA56" w14:textId="4BED2FDE" w:rsidR="00900F36" w:rsidRDefault="00900F36" w:rsidP="000727C2">
          <w:pPr>
            <w:pStyle w:val="af3"/>
            <w:ind w:leftChars="1" w:left="160" w:hangingChars="49" w:hanging="157"/>
          </w:pPr>
          <w:r w:rsidRPr="008577D2">
            <w:rPr>
              <w:b/>
              <w:sz w:val="32"/>
              <w:szCs w:val="32"/>
            </w:rPr>
            <w:fldChar w:fldCharType="end"/>
          </w:r>
        </w:p>
      </w:sdtContent>
    </w:sdt>
    <w:p w14:paraId="4AD09B9D" w14:textId="7F951533" w:rsidR="00836910" w:rsidRDefault="00B466C6" w:rsidP="00B466C6">
      <w:pPr>
        <w:widowControl/>
        <w:spacing w:before="0" w:after="0" w:line="240" w:lineRule="auto"/>
        <w:ind w:firstLineChars="0" w:firstLine="0"/>
        <w:jc w:val="left"/>
        <w:rPr>
          <w:rFonts w:ascii="標楷體" w:hAnsi="標楷體" w:cs="Arial"/>
          <w:sz w:val="40"/>
          <w:szCs w:val="40"/>
        </w:rPr>
      </w:pPr>
      <w:r>
        <w:rPr>
          <w:rFonts w:ascii="標楷體" w:hAnsi="標楷體" w:cs="Arial"/>
          <w:sz w:val="40"/>
          <w:szCs w:val="40"/>
        </w:rPr>
        <w:br w:type="page"/>
      </w:r>
    </w:p>
    <w:p w14:paraId="47A2CA49" w14:textId="066FDE60" w:rsidR="00017C09" w:rsidRPr="00017C09" w:rsidRDefault="00836910" w:rsidP="001A69EB">
      <w:pPr>
        <w:pStyle w:val="1"/>
        <w:spacing w:before="360" w:after="360"/>
        <w:ind w:leftChars="-1" w:left="-3" w:right="280" w:firstLineChars="1" w:firstLine="4"/>
        <w:rPr>
          <w:rFonts w:ascii="標楷體" w:hAnsi="標楷體"/>
          <w:szCs w:val="40"/>
        </w:rPr>
      </w:pPr>
      <w:bookmarkStart w:id="3" w:name="_Toc122381649"/>
      <w:r w:rsidRPr="00836910">
        <w:rPr>
          <w:rFonts w:ascii="標楷體" w:hAnsi="標楷體" w:hint="eastAsia"/>
          <w:szCs w:val="40"/>
        </w:rPr>
        <w:lastRenderedPageBreak/>
        <w:t>表  目  錄</w:t>
      </w:r>
      <w:bookmarkEnd w:id="3"/>
    </w:p>
    <w:p w14:paraId="4D49B96A" w14:textId="77777777" w:rsidR="00017C09" w:rsidRDefault="00017C09" w:rsidP="001A69EB">
      <w:pPr>
        <w:widowControl/>
        <w:ind w:leftChars="-1" w:left="-3" w:right="280" w:firstLineChars="1" w:firstLine="3"/>
      </w:pPr>
      <w:r>
        <w:br w:type="page"/>
      </w:r>
    </w:p>
    <w:p w14:paraId="1F90ACE1" w14:textId="738187B1" w:rsidR="00017C09" w:rsidRDefault="00017C09" w:rsidP="001A69EB">
      <w:pPr>
        <w:pStyle w:val="1"/>
        <w:spacing w:before="360" w:after="360"/>
        <w:ind w:leftChars="-1" w:left="-3" w:right="280" w:firstLineChars="1" w:firstLine="4"/>
        <w:rPr>
          <w:rFonts w:ascii="標楷體" w:hAnsi="標楷體"/>
          <w:szCs w:val="40"/>
        </w:rPr>
      </w:pPr>
      <w:bookmarkStart w:id="4" w:name="_Toc122381650"/>
      <w:r w:rsidRPr="00017C09">
        <w:rPr>
          <w:rFonts w:ascii="標楷體" w:hAnsi="標楷體" w:hint="eastAsia"/>
          <w:szCs w:val="40"/>
        </w:rPr>
        <w:lastRenderedPageBreak/>
        <w:t>圖  目  錄</w:t>
      </w:r>
      <w:bookmarkEnd w:id="4"/>
    </w:p>
    <w:p w14:paraId="622E327E" w14:textId="77777777" w:rsidR="00DA5A1D" w:rsidRDefault="00DA5A1D" w:rsidP="001A69EB">
      <w:pPr>
        <w:ind w:leftChars="-1" w:left="-3" w:right="280" w:firstLineChars="1" w:firstLine="3"/>
        <w:sectPr w:rsidR="00DA5A1D" w:rsidSect="000139D2">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0"/>
          <w:cols w:space="425"/>
          <w:titlePg/>
          <w:docGrid w:type="lines" w:linePitch="360"/>
        </w:sectPr>
      </w:pPr>
    </w:p>
    <w:p w14:paraId="4B3F97CC" w14:textId="77777777" w:rsidR="00DA5A1D" w:rsidRPr="00DA5A1D" w:rsidRDefault="00DA5A1D" w:rsidP="001A69EB">
      <w:pPr>
        <w:ind w:leftChars="-1" w:left="-3" w:right="280" w:firstLineChars="1" w:firstLine="3"/>
      </w:pPr>
    </w:p>
    <w:p w14:paraId="0BBA07D9" w14:textId="6E972FC4" w:rsidR="00900F36" w:rsidRPr="00900F36" w:rsidRDefault="00836910" w:rsidP="001A69EB">
      <w:pPr>
        <w:widowControl/>
        <w:ind w:leftChars="-1" w:left="-3" w:right="280" w:firstLineChars="1" w:firstLine="4"/>
        <w:rPr>
          <w:rFonts w:ascii="標楷體" w:hAnsi="標楷體" w:cs="Arial"/>
          <w:sz w:val="40"/>
          <w:szCs w:val="40"/>
        </w:rPr>
      </w:pPr>
      <w:r>
        <w:rPr>
          <w:rFonts w:ascii="標楷體" w:hAnsi="標楷體" w:cs="Arial"/>
          <w:sz w:val="40"/>
          <w:szCs w:val="40"/>
        </w:rPr>
        <w:br w:type="page"/>
      </w:r>
    </w:p>
    <w:p w14:paraId="3E3E07F5" w14:textId="7219EEE0" w:rsidR="00963AE3" w:rsidRDefault="004919FC" w:rsidP="001A69EB">
      <w:pPr>
        <w:pStyle w:val="1"/>
        <w:numPr>
          <w:ilvl w:val="0"/>
          <w:numId w:val="4"/>
        </w:numPr>
        <w:tabs>
          <w:tab w:val="left" w:pos="851"/>
        </w:tabs>
        <w:spacing w:before="360" w:after="360"/>
        <w:ind w:leftChars="-1" w:left="-3" w:right="280" w:firstLineChars="1" w:firstLine="4"/>
        <w:rPr>
          <w:rFonts w:ascii="標楷體" w:hAnsi="標楷體"/>
          <w:szCs w:val="40"/>
        </w:rPr>
      </w:pPr>
      <w:bookmarkStart w:id="5" w:name="_Toc122381651"/>
      <w:r w:rsidRPr="004835E5">
        <w:rPr>
          <w:rFonts w:ascii="標楷體" w:hAnsi="標楷體" w:hint="eastAsia"/>
          <w:szCs w:val="40"/>
        </w:rPr>
        <w:lastRenderedPageBreak/>
        <w:t>研究動機</w:t>
      </w:r>
      <w:r w:rsidR="00937146" w:rsidRPr="004835E5">
        <w:rPr>
          <w:rFonts w:ascii="標楷體" w:hAnsi="標楷體" w:hint="eastAsia"/>
          <w:szCs w:val="40"/>
        </w:rPr>
        <w:t>與</w:t>
      </w:r>
      <w:r w:rsidR="00282316">
        <w:rPr>
          <w:rFonts w:ascii="標楷體" w:hAnsi="標楷體" w:hint="eastAsia"/>
          <w:szCs w:val="40"/>
        </w:rPr>
        <w:t>目標</w:t>
      </w:r>
      <w:bookmarkEnd w:id="5"/>
    </w:p>
    <w:p w14:paraId="633871BB" w14:textId="736BD64E" w:rsidR="00282316" w:rsidRPr="00C10C48" w:rsidRDefault="00282316" w:rsidP="00C10C48">
      <w:pPr>
        <w:pStyle w:val="2"/>
        <w:spacing w:beforeLines="100" w:before="360" w:after="180"/>
        <w:ind w:left="721" w:hanging="721"/>
        <w:rPr>
          <w:rFonts w:ascii="Times New Roman" w:hAnsi="Times New Roman"/>
          <w:color w:val="auto"/>
          <w:szCs w:val="36"/>
        </w:rPr>
      </w:pPr>
      <w:bookmarkStart w:id="6" w:name="_Toc122381652"/>
      <w:r w:rsidRPr="00C10C48">
        <w:rPr>
          <w:rFonts w:ascii="Times New Roman" w:hAnsi="Times New Roman" w:hint="eastAsia"/>
          <w:color w:val="auto"/>
          <w:szCs w:val="36"/>
        </w:rPr>
        <w:t>1.1</w:t>
      </w:r>
      <w:r w:rsidR="00806ED6" w:rsidRPr="00C10C48">
        <w:rPr>
          <w:rFonts w:ascii="Times New Roman" w:hAnsi="Times New Roman" w:hint="eastAsia"/>
          <w:color w:val="auto"/>
          <w:szCs w:val="36"/>
        </w:rPr>
        <w:t>、</w:t>
      </w:r>
      <w:r w:rsidRPr="00C10C48">
        <w:rPr>
          <w:rFonts w:ascii="Times New Roman" w:hAnsi="Times New Roman" w:hint="eastAsia"/>
          <w:color w:val="auto"/>
          <w:szCs w:val="36"/>
        </w:rPr>
        <w:t>研究動機</w:t>
      </w:r>
      <w:bookmarkEnd w:id="6"/>
    </w:p>
    <w:p w14:paraId="3993487A" w14:textId="7878F413" w:rsidR="00C10C48" w:rsidRPr="00281245" w:rsidRDefault="00354B6A" w:rsidP="00C10C48">
      <w:pPr>
        <w:ind w:firstLine="560"/>
        <w:rPr>
          <w:rFonts w:ascii="Times New Roman" w:hAnsi="Times New Roman" w:cs="Times New Roman"/>
          <w:szCs w:val="28"/>
        </w:rPr>
      </w:pPr>
      <w:r>
        <w:rPr>
          <w:rFonts w:hint="eastAsia"/>
        </w:rPr>
        <w:tab/>
      </w:r>
      <w:bookmarkStart w:id="7" w:name="_Hlk94457684"/>
      <w:r w:rsidR="00C10C48" w:rsidRPr="00281245">
        <w:rPr>
          <w:rFonts w:ascii="Times New Roman" w:hAnsi="Times New Roman" w:cs="Times New Roman" w:hint="eastAsia"/>
          <w:szCs w:val="28"/>
        </w:rPr>
        <w:t>不論是學生或上班族，面對緊湊的生活步調，在出門前往往需要花費時間</w:t>
      </w:r>
      <w:r w:rsidR="00B30735">
        <w:rPr>
          <w:rFonts w:ascii="Times New Roman" w:hAnsi="Times New Roman" w:cs="Times New Roman" w:hint="eastAsia"/>
          <w:szCs w:val="28"/>
        </w:rPr>
        <w:t>在</w:t>
      </w:r>
      <w:r w:rsidR="00C10C48" w:rsidRPr="00281245">
        <w:rPr>
          <w:rFonts w:ascii="Times New Roman" w:hAnsi="Times New Roman" w:cs="Times New Roman" w:hint="eastAsia"/>
          <w:szCs w:val="28"/>
        </w:rPr>
        <w:t>決定日常生活的</w:t>
      </w:r>
      <w:proofErr w:type="gramStart"/>
      <w:r w:rsidR="00C10C48" w:rsidRPr="00281245">
        <w:rPr>
          <w:rFonts w:ascii="Times New Roman" w:hAnsi="Times New Roman" w:cs="Times New Roman" w:hint="eastAsia"/>
          <w:szCs w:val="28"/>
        </w:rPr>
        <w:t>衣物穿搭</w:t>
      </w:r>
      <w:proofErr w:type="gramEnd"/>
      <w:r w:rsidR="00C10C48" w:rsidRPr="00281245">
        <w:rPr>
          <w:rFonts w:ascii="Times New Roman" w:hAnsi="Times New Roman" w:cs="Times New Roman" w:hint="eastAsia"/>
          <w:szCs w:val="28"/>
        </w:rPr>
        <w:t>，除了要找尋適合自己當日外出場合的服裝之外，也需要利用手機查詢天氣概況，避免因為穿著不夠</w:t>
      </w:r>
      <w:proofErr w:type="gramStart"/>
      <w:r w:rsidR="00C10C48" w:rsidRPr="00281245">
        <w:rPr>
          <w:rFonts w:ascii="Times New Roman" w:hAnsi="Times New Roman" w:cs="Times New Roman" w:hint="eastAsia"/>
          <w:szCs w:val="28"/>
        </w:rPr>
        <w:t>保暖，</w:t>
      </w:r>
      <w:proofErr w:type="gramEnd"/>
      <w:r w:rsidR="00681262">
        <w:rPr>
          <w:rFonts w:ascii="Times New Roman" w:hAnsi="Times New Roman" w:cs="Times New Roman" w:hint="eastAsia"/>
          <w:szCs w:val="28"/>
        </w:rPr>
        <w:t>導致</w:t>
      </w:r>
      <w:r w:rsidR="00C10C48" w:rsidRPr="00281245">
        <w:rPr>
          <w:rFonts w:ascii="Times New Roman" w:hAnsi="Times New Roman" w:cs="Times New Roman" w:hint="eastAsia"/>
          <w:szCs w:val="28"/>
        </w:rPr>
        <w:t>受風寒而影響身體健康；又或者穿著太多，身體</w:t>
      </w:r>
      <w:r w:rsidR="00EF7451">
        <w:rPr>
          <w:rFonts w:ascii="Times New Roman" w:hAnsi="Times New Roman" w:cs="Times New Roman" w:hint="eastAsia"/>
          <w:szCs w:val="28"/>
        </w:rPr>
        <w:t>積熱過多而</w:t>
      </w:r>
      <w:r w:rsidR="00C10C48" w:rsidRPr="00281245">
        <w:rPr>
          <w:rFonts w:ascii="Times New Roman" w:hAnsi="Times New Roman" w:cs="Times New Roman" w:hint="eastAsia"/>
          <w:szCs w:val="28"/>
        </w:rPr>
        <w:t>感到不適。因此，如何在出門前，快速地選定適合自己心情</w:t>
      </w:r>
      <w:proofErr w:type="gramStart"/>
      <w:r w:rsidR="00C10C48" w:rsidRPr="00281245">
        <w:rPr>
          <w:rFonts w:ascii="Times New Roman" w:hAnsi="Times New Roman" w:cs="Times New Roman" w:hint="eastAsia"/>
          <w:szCs w:val="28"/>
        </w:rPr>
        <w:t>的穿搭</w:t>
      </w:r>
      <w:proofErr w:type="gramEnd"/>
      <w:r w:rsidR="00C10C48" w:rsidRPr="00281245">
        <w:rPr>
          <w:rFonts w:ascii="Times New Roman" w:hAnsi="Times New Roman" w:cs="Times New Roman" w:hint="eastAsia"/>
          <w:szCs w:val="28"/>
        </w:rPr>
        <w:t>，並且兼顧美觀與身體舒適是一個值得研究的議題。</w:t>
      </w:r>
    </w:p>
    <w:p w14:paraId="4124FB10" w14:textId="61A6B7AC" w:rsidR="00C10C48" w:rsidRDefault="00C10C48" w:rsidP="00C10C48">
      <w:pPr>
        <w:ind w:firstLine="560"/>
        <w:rPr>
          <w:rFonts w:ascii="Times New Roman" w:hAnsi="Times New Roman" w:cs="Times New Roman" w:hint="eastAsia"/>
          <w:szCs w:val="28"/>
        </w:rPr>
      </w:pPr>
      <w:r w:rsidRPr="00281245">
        <w:rPr>
          <w:rFonts w:ascii="Times New Roman" w:hAnsi="Times New Roman" w:cs="Times New Roman" w:hint="eastAsia"/>
          <w:szCs w:val="28"/>
        </w:rPr>
        <w:t>為了解決上述問題，本計畫擬設計並開發一個智能衣櫃，此衣櫃具備一個主控系統、一個螢幕、一組馬達控制系統</w:t>
      </w:r>
      <w:proofErr w:type="gramStart"/>
      <w:r w:rsidRPr="00281245">
        <w:rPr>
          <w:rFonts w:ascii="Times New Roman" w:hAnsi="Times New Roman" w:cs="Times New Roman" w:hint="eastAsia"/>
          <w:szCs w:val="28"/>
        </w:rPr>
        <w:t>與攝像</w:t>
      </w:r>
      <w:proofErr w:type="gramEnd"/>
      <w:r w:rsidRPr="00281245">
        <w:rPr>
          <w:rFonts w:ascii="Times New Roman" w:hAnsi="Times New Roman" w:cs="Times New Roman" w:hint="eastAsia"/>
          <w:szCs w:val="28"/>
        </w:rPr>
        <w:t>頭</w:t>
      </w:r>
      <w:r w:rsidR="00E21964">
        <w:rPr>
          <w:rFonts w:ascii="Times New Roman" w:hAnsi="Times New Roman" w:cs="Times New Roman" w:hint="eastAsia"/>
          <w:szCs w:val="28"/>
        </w:rPr>
        <w:t>來完成這項研究計畫</w:t>
      </w:r>
      <w:r w:rsidRPr="00281245">
        <w:rPr>
          <w:rFonts w:ascii="Times New Roman" w:hAnsi="Times New Roman" w:cs="Times New Roman" w:hint="eastAsia"/>
          <w:szCs w:val="28"/>
        </w:rPr>
        <w:t>。首先，使用者</w:t>
      </w:r>
      <w:r w:rsidR="00B840A8">
        <w:rPr>
          <w:rFonts w:ascii="Times New Roman" w:hAnsi="Times New Roman" w:cs="Times New Roman" w:hint="eastAsia"/>
          <w:szCs w:val="28"/>
        </w:rPr>
        <w:t>需先</w:t>
      </w:r>
      <w:r w:rsidR="000E378D">
        <w:rPr>
          <w:rFonts w:ascii="Times New Roman" w:hAnsi="Times New Roman" w:cs="Times New Roman" w:hint="eastAsia"/>
          <w:szCs w:val="28"/>
        </w:rPr>
        <w:t>將添購的</w:t>
      </w:r>
      <w:r w:rsidRPr="00281245">
        <w:rPr>
          <w:rFonts w:ascii="Times New Roman" w:hAnsi="Times New Roman" w:cs="Times New Roman" w:hint="eastAsia"/>
          <w:szCs w:val="28"/>
        </w:rPr>
        <w:t>衣物放進衣櫃時，</w:t>
      </w:r>
      <w:r w:rsidR="00F97B1E">
        <w:rPr>
          <w:rFonts w:ascii="Times New Roman" w:hAnsi="Times New Roman" w:cs="Times New Roman" w:hint="eastAsia"/>
          <w:szCs w:val="28"/>
        </w:rPr>
        <w:t>點選螢幕後會將衣物送至衣櫃</w:t>
      </w:r>
      <w:proofErr w:type="gramStart"/>
      <w:r w:rsidR="00F97B1E">
        <w:rPr>
          <w:rFonts w:ascii="Times New Roman" w:hAnsi="Times New Roman" w:cs="Times New Roman" w:hint="eastAsia"/>
          <w:szCs w:val="28"/>
        </w:rPr>
        <w:t>內部，啟動</w:t>
      </w:r>
      <w:r w:rsidRPr="00281245">
        <w:rPr>
          <w:rFonts w:ascii="Times New Roman" w:hAnsi="Times New Roman" w:cs="Times New Roman" w:hint="eastAsia"/>
          <w:szCs w:val="28"/>
        </w:rPr>
        <w:t>攝像</w:t>
      </w:r>
      <w:proofErr w:type="gramEnd"/>
      <w:r w:rsidRPr="00281245">
        <w:rPr>
          <w:rFonts w:ascii="Times New Roman" w:hAnsi="Times New Roman" w:cs="Times New Roman" w:hint="eastAsia"/>
          <w:szCs w:val="28"/>
        </w:rPr>
        <w:t>頭將該衣物進行拍照，並透過服飾影像識別演算法自動識別衣物類別，存入資料庫的同時也會啟動馬達將衣物收納擺放好。當使用者要出門時，系統會抓取當地氣候資訊，並依據自訂的演算法</w:t>
      </w:r>
      <w:proofErr w:type="gramStart"/>
      <w:r w:rsidRPr="00281245">
        <w:rPr>
          <w:rFonts w:ascii="Times New Roman" w:hAnsi="Times New Roman" w:cs="Times New Roman" w:hint="eastAsia"/>
          <w:szCs w:val="28"/>
        </w:rPr>
        <w:t>選定穿搭衣物</w:t>
      </w:r>
      <w:proofErr w:type="gramEnd"/>
      <w:r w:rsidRPr="00281245">
        <w:rPr>
          <w:rFonts w:ascii="Times New Roman" w:hAnsi="Times New Roman" w:cs="Times New Roman" w:hint="eastAsia"/>
          <w:szCs w:val="28"/>
        </w:rPr>
        <w:t>，也可以經由使用者定義。最後，當使用者決定</w:t>
      </w:r>
      <w:proofErr w:type="gramStart"/>
      <w:r w:rsidRPr="00281245">
        <w:rPr>
          <w:rFonts w:ascii="Times New Roman" w:hAnsi="Times New Roman" w:cs="Times New Roman" w:hint="eastAsia"/>
          <w:szCs w:val="28"/>
        </w:rPr>
        <w:t>該穿搭衣物</w:t>
      </w:r>
      <w:proofErr w:type="gramEnd"/>
      <w:r w:rsidRPr="00281245">
        <w:rPr>
          <w:rFonts w:ascii="Times New Roman" w:hAnsi="Times New Roman" w:cs="Times New Roman" w:hint="eastAsia"/>
          <w:szCs w:val="28"/>
        </w:rPr>
        <w:t>後，系統會驅動馬達控制系統，將衣物送到方便使用者拿取的位置</w:t>
      </w:r>
      <w:bookmarkEnd w:id="7"/>
      <w:r w:rsidRPr="00281245">
        <w:rPr>
          <w:rFonts w:ascii="Times New Roman" w:hAnsi="Times New Roman" w:cs="Times New Roman" w:hint="eastAsia"/>
          <w:szCs w:val="28"/>
        </w:rPr>
        <w:t>，使用者拿</w:t>
      </w:r>
      <w:proofErr w:type="gramStart"/>
      <w:r w:rsidRPr="00281245">
        <w:rPr>
          <w:rFonts w:ascii="Times New Roman" w:hAnsi="Times New Roman" w:cs="Times New Roman" w:hint="eastAsia"/>
          <w:szCs w:val="28"/>
        </w:rPr>
        <w:t>取後即可穿搭</w:t>
      </w:r>
      <w:proofErr w:type="gramEnd"/>
      <w:r w:rsidRPr="00281245">
        <w:rPr>
          <w:rFonts w:ascii="Times New Roman" w:hAnsi="Times New Roman" w:cs="Times New Roman" w:hint="eastAsia"/>
          <w:szCs w:val="28"/>
        </w:rPr>
        <w:t>出門。</w:t>
      </w:r>
    </w:p>
    <w:p w14:paraId="46B95FF4" w14:textId="5472D5F1" w:rsidR="00C10C48" w:rsidRDefault="00C10C48" w:rsidP="00354B6A">
      <w:pPr>
        <w:ind w:leftChars="-1" w:left="-3" w:firstLineChars="1" w:firstLine="3"/>
        <w:rPr>
          <w:rFonts w:ascii="Times New Roman" w:hAnsi="Times New Roman" w:cs="Times New Roman" w:hint="eastAsia"/>
          <w:szCs w:val="28"/>
        </w:rPr>
      </w:pPr>
      <w:r>
        <w:rPr>
          <w:rFonts w:ascii="Times New Roman" w:hAnsi="Times New Roman" w:cs="Times New Roman"/>
          <w:szCs w:val="28"/>
        </w:rPr>
        <w:tab/>
      </w:r>
      <w:r w:rsidRPr="00C10C48">
        <w:rPr>
          <w:rFonts w:ascii="Times New Roman" w:hAnsi="Times New Roman" w:cs="Times New Roman"/>
          <w:color w:val="FF0000"/>
          <w:szCs w:val="28"/>
        </w:rPr>
        <w:t>(</w:t>
      </w:r>
      <w:r>
        <w:rPr>
          <w:rFonts w:ascii="Times New Roman" w:hAnsi="Times New Roman" w:cs="Times New Roman" w:hint="eastAsia"/>
          <w:color w:val="FF0000"/>
          <w:szCs w:val="28"/>
        </w:rPr>
        <w:t>下面這些講的是</w:t>
      </w:r>
      <w:r>
        <w:rPr>
          <w:rFonts w:ascii="Times New Roman" w:hAnsi="Times New Roman" w:cs="Times New Roman" w:hint="eastAsia"/>
          <w:color w:val="FF0000"/>
          <w:szCs w:val="28"/>
        </w:rPr>
        <w:t>AIOT</w:t>
      </w:r>
      <w:r>
        <w:rPr>
          <w:rFonts w:ascii="Times New Roman" w:hAnsi="Times New Roman" w:cs="Times New Roman" w:hint="eastAsia"/>
          <w:color w:val="FF0000"/>
          <w:szCs w:val="28"/>
        </w:rPr>
        <w:t>，跟專題無關</w:t>
      </w:r>
      <w:r w:rsidRPr="00C10C48">
        <w:rPr>
          <w:rFonts w:ascii="Times New Roman" w:hAnsi="Times New Roman" w:cs="Times New Roman"/>
          <w:color w:val="FF0000"/>
          <w:szCs w:val="28"/>
        </w:rPr>
        <w:t>)</w:t>
      </w:r>
    </w:p>
    <w:p w14:paraId="68DE8A9E" w14:textId="08454425" w:rsidR="00E56C4A" w:rsidRPr="00C10C48" w:rsidRDefault="001F6571" w:rsidP="00C10C48">
      <w:pPr>
        <w:ind w:leftChars="-1" w:left="-3" w:firstLineChars="161" w:firstLine="451"/>
        <w:rPr>
          <w:color w:val="D9D9D9" w:themeColor="background1" w:themeShade="D9"/>
        </w:rPr>
      </w:pPr>
      <w:r w:rsidRPr="00C10C48">
        <w:rPr>
          <w:rFonts w:hint="eastAsia"/>
          <w:color w:val="D9D9D9" w:themeColor="background1" w:themeShade="D9"/>
        </w:rPr>
        <w:t>隨著</w:t>
      </w:r>
      <w:r w:rsidR="00E56C4A" w:rsidRPr="00C10C48">
        <w:rPr>
          <w:rFonts w:hint="eastAsia"/>
          <w:color w:val="D9D9D9" w:themeColor="background1" w:themeShade="D9"/>
        </w:rPr>
        <w:t>現代科技逐年的發展進步，醫療裝置、家庭、建築與工業自動化的</w:t>
      </w:r>
      <w:r w:rsidR="00E56C4A" w:rsidRPr="00C10C48">
        <w:rPr>
          <w:rFonts w:hint="eastAsia"/>
          <w:color w:val="D9D9D9" w:themeColor="background1" w:themeShade="D9"/>
        </w:rPr>
        <w:t>IOT</w:t>
      </w:r>
      <w:r w:rsidR="00E56C4A" w:rsidRPr="00C10C48">
        <w:rPr>
          <w:rFonts w:hint="eastAsia"/>
          <w:color w:val="D9D9D9" w:themeColor="background1" w:themeShade="D9"/>
        </w:rPr>
        <w:t>裝置每年數量呈爆炸性成長，而在這其中人工智慧能夠使</w:t>
      </w:r>
      <w:proofErr w:type="gramStart"/>
      <w:r w:rsidR="00E56C4A" w:rsidRPr="00C10C48">
        <w:rPr>
          <w:rFonts w:hint="eastAsia"/>
          <w:color w:val="D9D9D9" w:themeColor="background1" w:themeShade="D9"/>
        </w:rPr>
        <w:t>這些物聯網</w:t>
      </w:r>
      <w:proofErr w:type="gramEnd"/>
      <w:r w:rsidR="00E56C4A" w:rsidRPr="00C10C48">
        <w:rPr>
          <w:rFonts w:hint="eastAsia"/>
          <w:color w:val="D9D9D9" w:themeColor="background1" w:themeShade="D9"/>
        </w:rPr>
        <w:t>更好地發揮作用，收集資料並從中分析數據並學習，做出及時的決策並採取行動，也可以注意到人們可能忽視的小細節，來降低人工成本。</w:t>
      </w:r>
    </w:p>
    <w:p w14:paraId="47B5E007" w14:textId="05B9CB6D" w:rsidR="00E72698" w:rsidRPr="00C10C48" w:rsidRDefault="00354B6A" w:rsidP="00354B6A">
      <w:pPr>
        <w:ind w:leftChars="-1" w:left="-3" w:firstLineChars="1" w:firstLine="3"/>
        <w:rPr>
          <w:color w:val="D9D9D9" w:themeColor="background1" w:themeShade="D9"/>
        </w:rPr>
      </w:pPr>
      <w:r w:rsidRPr="00C10C48">
        <w:rPr>
          <w:rFonts w:hint="eastAsia"/>
          <w:color w:val="D9D9D9" w:themeColor="background1" w:themeShade="D9"/>
        </w:rPr>
        <w:lastRenderedPageBreak/>
        <w:tab/>
      </w:r>
      <w:r w:rsidR="00E56C4A" w:rsidRPr="00C10C48">
        <w:rPr>
          <w:rFonts w:hint="eastAsia"/>
          <w:color w:val="D9D9D9" w:themeColor="background1" w:themeShade="D9"/>
        </w:rPr>
        <w:t>為了更好的將</w:t>
      </w:r>
      <w:r w:rsidR="00E56C4A" w:rsidRPr="00C10C48">
        <w:rPr>
          <w:rFonts w:hint="eastAsia"/>
          <w:color w:val="D9D9D9" w:themeColor="background1" w:themeShade="D9"/>
        </w:rPr>
        <w:t>AIOT</w:t>
      </w:r>
      <w:r w:rsidR="00E56C4A" w:rsidRPr="00C10C48">
        <w:rPr>
          <w:rFonts w:hint="eastAsia"/>
          <w:color w:val="D9D9D9" w:themeColor="background1" w:themeShade="D9"/>
        </w:rPr>
        <w:t>應用到生活上，大數據分析漸漸地成為了主流，在收集大量資料與數據後來預測及分析使用者的下一步或是最佳解，讓人們可以更專心地在某一件事物上，而不用顧慮太多，皆由機器來幫忙注意或思考，在各個領域與行業中，</w:t>
      </w:r>
      <w:r w:rsidR="00E56C4A" w:rsidRPr="00C10C48">
        <w:rPr>
          <w:rFonts w:hint="eastAsia"/>
          <w:color w:val="D9D9D9" w:themeColor="background1" w:themeShade="D9"/>
        </w:rPr>
        <w:t>AI</w:t>
      </w:r>
      <w:r w:rsidR="00E56C4A" w:rsidRPr="00C10C48">
        <w:rPr>
          <w:rFonts w:hint="eastAsia"/>
          <w:color w:val="D9D9D9" w:themeColor="background1" w:themeShade="D9"/>
        </w:rPr>
        <w:t>大數據分析已不再是抽象的事物，漸漸地各項領域都朝新型態的數位技術出發，利用科技來協助我們的生活必給予幫助。</w:t>
      </w:r>
    </w:p>
    <w:p w14:paraId="09538F43" w14:textId="7F8A07DA" w:rsidR="00282316" w:rsidRDefault="00282316" w:rsidP="001A69EB">
      <w:pPr>
        <w:pStyle w:val="2"/>
        <w:spacing w:after="180"/>
        <w:ind w:leftChars="-1" w:left="-3" w:right="280" w:firstLineChars="1" w:firstLine="4"/>
      </w:pPr>
      <w:bookmarkStart w:id="8" w:name="_Toc122381653"/>
      <w:r>
        <w:rPr>
          <w:rFonts w:hint="eastAsia"/>
        </w:rPr>
        <w:t>1.2</w:t>
      </w:r>
      <w:r w:rsidR="00806ED6" w:rsidRPr="00806ED6">
        <w:rPr>
          <w:rFonts w:hint="eastAsia"/>
        </w:rPr>
        <w:t>、</w:t>
      </w:r>
      <w:r>
        <w:rPr>
          <w:rFonts w:hint="eastAsia"/>
        </w:rPr>
        <w:t>研究目標</w:t>
      </w:r>
      <w:bookmarkEnd w:id="8"/>
    </w:p>
    <w:p w14:paraId="5F973F44" w14:textId="6AA2E473" w:rsidR="001F6571" w:rsidRDefault="00354B6A" w:rsidP="00354B6A">
      <w:pPr>
        <w:spacing w:beforeLines="50" w:before="180"/>
        <w:ind w:leftChars="-1" w:left="-3" w:firstLineChars="1" w:firstLine="3"/>
        <w:rPr>
          <w:rFonts w:ascii="Times New Roman" w:hAnsi="Times New Roman" w:cs="Times New Roman"/>
          <w:szCs w:val="28"/>
        </w:rPr>
      </w:pPr>
      <w:r>
        <w:rPr>
          <w:rFonts w:ascii="Times New Roman" w:hAnsi="Times New Roman" w:cs="Times New Roman" w:hint="eastAsia"/>
          <w:szCs w:val="28"/>
        </w:rPr>
        <w:tab/>
      </w:r>
      <w:r w:rsidR="001F6571">
        <w:rPr>
          <w:rFonts w:ascii="Times New Roman" w:hAnsi="Times New Roman" w:cs="Times New Roman" w:hint="eastAsia"/>
          <w:szCs w:val="28"/>
        </w:rPr>
        <w:t>鑒於</w:t>
      </w:r>
      <w:r w:rsidR="001F6571" w:rsidRPr="001F6571">
        <w:rPr>
          <w:rFonts w:ascii="Times New Roman" w:hAnsi="Times New Roman" w:cs="Times New Roman"/>
          <w:szCs w:val="28"/>
        </w:rPr>
        <w:t>現代技術所帶來的改變與自動化趨勢，同時為了緩解忙碌的早晨，本研究計畫</w:t>
      </w:r>
      <w:r w:rsidR="001F6571" w:rsidRPr="001F6571">
        <w:rPr>
          <w:rFonts w:ascii="Times New Roman" w:hAnsi="Times New Roman" w:cs="Times New Roman" w:hint="eastAsia"/>
          <w:szCs w:val="28"/>
        </w:rPr>
        <w:t>預計將</w:t>
      </w:r>
      <w:r w:rsidR="001F6571" w:rsidRPr="001F6571">
        <w:rPr>
          <w:rFonts w:ascii="Times New Roman" w:hAnsi="Times New Roman" w:cs="Times New Roman"/>
          <w:szCs w:val="28"/>
        </w:rPr>
        <w:t>完成一台智能衣櫃。其中技術項目包含衣物辨識，使使用者將衣物放入衣櫃後由系統自動辨識並歸類該衣物，並將衣物通過</w:t>
      </w:r>
      <w:ins w:id="9" w:author="黃懷萱" w:date="2022-12-20T00:06:00Z">
        <w:r w:rsidR="00D15ADA">
          <w:rPr>
            <w:rFonts w:ascii="Times New Roman" w:hAnsi="Times New Roman" w:cs="Times New Roman" w:hint="eastAsia"/>
            <w:szCs w:val="28"/>
          </w:rPr>
          <w:t>軌道</w:t>
        </w:r>
      </w:ins>
      <w:del w:id="10" w:author="黃懷萱" w:date="2022-12-20T00:06:00Z">
        <w:r w:rsidR="001F6571" w:rsidRPr="001F6571" w:rsidDel="00D15ADA">
          <w:rPr>
            <w:rFonts w:ascii="Times New Roman" w:hAnsi="Times New Roman" w:cs="Times New Roman"/>
            <w:szCs w:val="28"/>
          </w:rPr>
          <w:delText>道軌</w:delText>
        </w:r>
      </w:del>
      <w:r w:rsidR="001F6571" w:rsidRPr="001F6571">
        <w:rPr>
          <w:rFonts w:ascii="Times New Roman" w:hAnsi="Times New Roman" w:cs="Times New Roman"/>
          <w:szCs w:val="28"/>
        </w:rPr>
        <w:t>收入衣櫃。使用時只需要將衣物放入衣櫃就可以在面板上查看所有的衣物資訊，解決衣服的收納與歸類問題。</w:t>
      </w:r>
    </w:p>
    <w:p w14:paraId="14DB60E4" w14:textId="6D9B3E4D" w:rsidR="001F6571" w:rsidRDefault="001F6571" w:rsidP="001A69EB">
      <w:pPr>
        <w:ind w:leftChars="-1" w:left="-3" w:firstLineChars="1" w:firstLine="3"/>
        <w:rPr>
          <w:rFonts w:cs="Times New Roman"/>
          <w:szCs w:val="28"/>
        </w:rPr>
      </w:pPr>
      <w:r>
        <w:rPr>
          <w:rFonts w:ascii="Times New Roman" w:hAnsi="Times New Roman" w:cs="Times New Roman"/>
          <w:szCs w:val="28"/>
        </w:rPr>
        <w:tab/>
      </w:r>
      <w:r w:rsidRPr="00052B9A">
        <w:rPr>
          <w:rFonts w:cs="Times New Roman"/>
          <w:szCs w:val="28"/>
        </w:rPr>
        <w:t>同時此衣櫃包含一套衣物推薦演</w:t>
      </w:r>
      <w:r>
        <w:rPr>
          <w:rFonts w:cs="Times New Roman" w:hint="eastAsia"/>
          <w:szCs w:val="28"/>
        </w:rPr>
        <w:t>算</w:t>
      </w:r>
      <w:r w:rsidRPr="00052B9A">
        <w:rPr>
          <w:rFonts w:cs="Times New Roman"/>
          <w:szCs w:val="28"/>
        </w:rPr>
        <w:t>法，該演算法會結合使用者設定的喜好度</w:t>
      </w:r>
      <w:r w:rsidR="00593224">
        <w:rPr>
          <w:rFonts w:cs="Times New Roman" w:hint="eastAsia"/>
          <w:szCs w:val="28"/>
        </w:rPr>
        <w:t>、</w:t>
      </w:r>
      <w:r w:rsidRPr="00052B9A">
        <w:rPr>
          <w:rFonts w:cs="Times New Roman"/>
          <w:szCs w:val="28"/>
        </w:rPr>
        <w:t>顏色</w:t>
      </w:r>
      <w:r w:rsidR="00593224">
        <w:rPr>
          <w:rFonts w:cs="Times New Roman" w:hint="eastAsia"/>
          <w:szCs w:val="28"/>
        </w:rPr>
        <w:t>、</w:t>
      </w:r>
      <w:r w:rsidRPr="00052B9A">
        <w:rPr>
          <w:rFonts w:cs="Times New Roman"/>
          <w:szCs w:val="28"/>
        </w:rPr>
        <w:t>種類等資訊為使用者推薦數套衣物組合，並且系統會時時自動抓取天氣資訊供使用者進行考量，使用者只需點點手指就可從電子面板取得以上資訊。在選擇好心儀的組合後，衣櫃就會自動將衣服</w:t>
      </w:r>
      <w:ins w:id="11" w:author="黃懷萱" w:date="2022-12-20T00:06:00Z">
        <w:r w:rsidR="006D4724">
          <w:rPr>
            <w:rFonts w:cs="Times New Roman" w:hint="eastAsia"/>
            <w:szCs w:val="28"/>
          </w:rPr>
          <w:t>透過</w:t>
        </w:r>
      </w:ins>
      <w:del w:id="12" w:author="黃懷萱" w:date="2022-12-20T00:06:00Z">
        <w:r w:rsidRPr="00052B9A" w:rsidDel="006D4724">
          <w:rPr>
            <w:rFonts w:cs="Times New Roman"/>
            <w:szCs w:val="28"/>
          </w:rPr>
          <w:delText>透果</w:delText>
        </w:r>
      </w:del>
      <w:r w:rsidRPr="00052B9A">
        <w:rPr>
          <w:rFonts w:cs="Times New Roman"/>
          <w:szCs w:val="28"/>
        </w:rPr>
        <w:t>軌道輸送至使用者眼前，因此使用者不需再翻箱倒櫃的找衣服或選擇困難，利用機器就可完成所有事物</w:t>
      </w:r>
      <w:r>
        <w:rPr>
          <w:rFonts w:cs="Times New Roman" w:hint="eastAsia"/>
          <w:szCs w:val="28"/>
        </w:rPr>
        <w:t>。</w:t>
      </w:r>
    </w:p>
    <w:p w14:paraId="4F1302EE" w14:textId="1788070A" w:rsidR="001F6571" w:rsidRPr="001F6571" w:rsidRDefault="001F6571" w:rsidP="00354B6A">
      <w:pPr>
        <w:ind w:leftChars="-1" w:left="-3" w:firstLineChars="161" w:firstLine="451"/>
      </w:pPr>
      <w:r>
        <w:rPr>
          <w:rFonts w:cs="Times New Roman" w:hint="eastAsia"/>
          <w:szCs w:val="28"/>
        </w:rPr>
        <w:t>因此，</w:t>
      </w:r>
      <w:del w:id="13" w:author="黃懷萱" w:date="2022-12-20T00:02:00Z">
        <w:r w:rsidDel="00681EF9">
          <w:rPr>
            <w:rFonts w:cs="Times New Roman" w:hint="eastAsia"/>
            <w:szCs w:val="28"/>
          </w:rPr>
          <w:delText>我們</w:delText>
        </w:r>
      </w:del>
      <w:ins w:id="14" w:author="黃懷萱" w:date="2022-12-20T00:02:00Z">
        <w:r w:rsidR="00681EF9">
          <w:rPr>
            <w:rFonts w:cs="Times New Roman" w:hint="eastAsia"/>
            <w:szCs w:val="28"/>
          </w:rPr>
          <w:t>本研究計畫</w:t>
        </w:r>
      </w:ins>
      <w:ins w:id="15" w:author="黃懷萱" w:date="2022-12-20T00:03:00Z">
        <w:r w:rsidR="00681EF9">
          <w:rPr>
            <w:rFonts w:cs="Times New Roman" w:hint="eastAsia"/>
            <w:szCs w:val="28"/>
          </w:rPr>
          <w:t>的智能衣櫃研究計劃將有以下這些目標：</w:t>
        </w:r>
      </w:ins>
      <w:del w:id="16" w:author="黃懷萱" w:date="2022-12-20T00:03:00Z">
        <w:r w:rsidDel="00681EF9">
          <w:rPr>
            <w:rFonts w:cs="Times New Roman" w:hint="eastAsia"/>
            <w:szCs w:val="28"/>
          </w:rPr>
          <w:delText>希望衣櫃將主要具備有以下功能。</w:delText>
        </w:r>
      </w:del>
    </w:p>
    <w:p w14:paraId="25A2E3E2" w14:textId="6AFABC56" w:rsidR="008E5D11" w:rsidRPr="00D31901" w:rsidRDefault="00D31901" w:rsidP="001A69EB">
      <w:pPr>
        <w:spacing w:before="240" w:after="0" w:line="320" w:lineRule="exact"/>
        <w:ind w:leftChars="-1" w:left="-3" w:firstLineChars="1" w:firstLine="3"/>
        <w:jc w:val="left"/>
        <w:rPr>
          <w:rFonts w:ascii="標楷體" w:hAnsi="標楷體"/>
          <w:szCs w:val="24"/>
        </w:rPr>
      </w:pPr>
      <w:r>
        <w:rPr>
          <w:rFonts w:ascii="標楷體" w:hAnsi="標楷體" w:hint="eastAsia"/>
          <w:szCs w:val="24"/>
        </w:rPr>
        <w:t>一、</w:t>
      </w:r>
      <w:r w:rsidR="008E5D11" w:rsidRPr="00D31901">
        <w:rPr>
          <w:rFonts w:ascii="標楷體" w:hAnsi="標楷體" w:hint="eastAsia"/>
          <w:szCs w:val="24"/>
        </w:rPr>
        <w:t>節省時間</w:t>
      </w:r>
    </w:p>
    <w:p w14:paraId="750D20DA" w14:textId="35C4AD63" w:rsidR="008E5D11" w:rsidRPr="00FF3AA5" w:rsidRDefault="00FF3AA5" w:rsidP="001A69EB">
      <w:pPr>
        <w:spacing w:before="240" w:after="0" w:line="320" w:lineRule="exact"/>
        <w:ind w:leftChars="-1" w:left="-3" w:firstLineChars="1" w:firstLine="3"/>
        <w:jc w:val="left"/>
        <w:rPr>
          <w:rFonts w:ascii="標楷體" w:hAnsi="標楷體"/>
          <w:szCs w:val="24"/>
        </w:rPr>
      </w:pPr>
      <w:r>
        <w:rPr>
          <w:rFonts w:ascii="標楷體" w:hAnsi="標楷體"/>
          <w:szCs w:val="24"/>
        </w:rPr>
        <w:t>(</w:t>
      </w:r>
      <w:r>
        <w:rPr>
          <w:rFonts w:ascii="標楷體" w:hAnsi="標楷體" w:hint="eastAsia"/>
          <w:szCs w:val="24"/>
        </w:rPr>
        <w:t>1</w:t>
      </w:r>
      <w:r>
        <w:rPr>
          <w:rFonts w:ascii="標楷體" w:hAnsi="標楷體"/>
          <w:szCs w:val="24"/>
        </w:rPr>
        <w:t xml:space="preserve">) </w:t>
      </w:r>
      <w:r w:rsidR="008E5D11" w:rsidRPr="00FF3AA5">
        <w:rPr>
          <w:rFonts w:ascii="標楷體" w:hAnsi="標楷體" w:hint="eastAsia"/>
          <w:szCs w:val="24"/>
        </w:rPr>
        <w:t>自動天氣預報</w:t>
      </w:r>
    </w:p>
    <w:p w14:paraId="13B23D8A" w14:textId="03BE9DE8" w:rsidR="008E5D11" w:rsidRPr="009E5226" w:rsidRDefault="002E2EB8" w:rsidP="00354B6A">
      <w:pPr>
        <w:spacing w:line="320" w:lineRule="exact"/>
        <w:ind w:left="480" w:firstLineChars="173" w:firstLine="484"/>
        <w:rPr>
          <w:rFonts w:ascii="標楷體" w:hAnsi="標楷體"/>
          <w:szCs w:val="24"/>
        </w:rPr>
      </w:pPr>
      <w:ins w:id="17" w:author="黃懷萱" w:date="2022-12-20T00:04:00Z">
        <w:r>
          <w:rPr>
            <w:rFonts w:ascii="標楷體" w:hAnsi="標楷體" w:hint="eastAsia"/>
            <w:szCs w:val="24"/>
          </w:rPr>
          <w:t>使用者無需</w:t>
        </w:r>
        <w:r w:rsidR="00BE61C5">
          <w:rPr>
            <w:rFonts w:ascii="標楷體" w:hAnsi="標楷體" w:hint="eastAsia"/>
            <w:szCs w:val="24"/>
          </w:rPr>
          <w:t>再</w:t>
        </w:r>
        <w:r>
          <w:rPr>
            <w:rFonts w:ascii="標楷體" w:hAnsi="標楷體" w:hint="eastAsia"/>
            <w:szCs w:val="24"/>
          </w:rPr>
          <w:t>手動查詢，可透過已設定好的</w:t>
        </w:r>
      </w:ins>
      <w:ins w:id="18" w:author="黃懷萱" w:date="2022-12-20T00:06:00Z">
        <w:r w:rsidR="0072481F">
          <w:rPr>
            <w:rFonts w:ascii="標楷體" w:hAnsi="標楷體" w:hint="eastAsia"/>
            <w:szCs w:val="24"/>
          </w:rPr>
          <w:t>使用者資訊，可藉由</w:t>
        </w:r>
      </w:ins>
      <w:ins w:id="19" w:author="黃懷萱" w:date="2022-12-20T00:12:00Z">
        <w:r w:rsidR="0004553C">
          <w:rPr>
            <w:rFonts w:ascii="標楷體" w:hAnsi="標楷體" w:hint="eastAsia"/>
            <w:szCs w:val="24"/>
          </w:rPr>
          <w:t>該資訊</w:t>
        </w:r>
        <w:r w:rsidR="00663C47">
          <w:rPr>
            <w:rFonts w:ascii="標楷體" w:hAnsi="標楷體" w:hint="eastAsia"/>
            <w:szCs w:val="24"/>
          </w:rPr>
          <w:t>已設定好的地點欄位</w:t>
        </w:r>
      </w:ins>
      <w:ins w:id="20" w:author="黃懷萱" w:date="2022-12-20T00:04:00Z">
        <w:r>
          <w:rPr>
            <w:rFonts w:ascii="標楷體" w:hAnsi="標楷體" w:hint="eastAsia"/>
            <w:szCs w:val="24"/>
          </w:rPr>
          <w:t>，</w:t>
        </w:r>
      </w:ins>
      <w:del w:id="21" w:author="黃懷萱" w:date="2022-12-20T00:04:00Z">
        <w:r w:rsidR="008E5D11" w:rsidRPr="009E5226" w:rsidDel="002E2EB8">
          <w:rPr>
            <w:rFonts w:ascii="標楷體" w:hAnsi="標楷體" w:hint="eastAsia"/>
            <w:szCs w:val="24"/>
          </w:rPr>
          <w:delText>可以</w:delText>
        </w:r>
      </w:del>
      <w:r w:rsidR="008E5D11" w:rsidRPr="009E5226">
        <w:rPr>
          <w:rFonts w:ascii="標楷體" w:hAnsi="標楷體" w:hint="eastAsia"/>
          <w:szCs w:val="24"/>
        </w:rPr>
        <w:t>自動從</w:t>
      </w:r>
      <w:ins w:id="22" w:author="黃懷萱" w:date="2022-12-20T00:04:00Z">
        <w:r>
          <w:rPr>
            <w:rFonts w:ascii="標楷體" w:hAnsi="標楷體" w:hint="eastAsia"/>
            <w:szCs w:val="24"/>
          </w:rPr>
          <w:t>中央氣象局</w:t>
        </w:r>
      </w:ins>
      <w:del w:id="23" w:author="黃懷萱" w:date="2022-12-20T00:04:00Z">
        <w:r w:rsidR="008E5D11" w:rsidRPr="009E5226" w:rsidDel="002E2EB8">
          <w:rPr>
            <w:rFonts w:ascii="標楷體" w:hAnsi="標楷體" w:hint="eastAsia"/>
            <w:szCs w:val="24"/>
          </w:rPr>
          <w:delText>網路天氣</w:delText>
        </w:r>
      </w:del>
      <w:r w:rsidR="008E5D11" w:rsidRPr="009E5226">
        <w:rPr>
          <w:rFonts w:ascii="標楷體" w:hAnsi="標楷體" w:hint="eastAsia"/>
          <w:szCs w:val="24"/>
        </w:rPr>
        <w:t>API</w:t>
      </w:r>
      <w:ins w:id="24" w:author="黃懷萱" w:date="2022-12-20T00:04:00Z">
        <w:r>
          <w:rPr>
            <w:rFonts w:ascii="標楷體" w:hAnsi="標楷體" w:hint="eastAsia"/>
            <w:szCs w:val="24"/>
          </w:rPr>
          <w:t>中</w:t>
        </w:r>
      </w:ins>
      <w:r w:rsidR="008E5D11" w:rsidRPr="009E5226">
        <w:rPr>
          <w:rFonts w:ascii="標楷體" w:hAnsi="標楷體" w:hint="eastAsia"/>
          <w:szCs w:val="24"/>
        </w:rPr>
        <w:t>獲得氣溫、濕度、雨量、天氣狀況等</w:t>
      </w:r>
      <w:ins w:id="25" w:author="黃懷萱" w:date="2022-12-20T00:04:00Z">
        <w:r w:rsidR="00D83CBF">
          <w:rPr>
            <w:rFonts w:ascii="標楷體" w:hAnsi="標楷體" w:hint="eastAsia"/>
            <w:szCs w:val="24"/>
          </w:rPr>
          <w:t>訊息</w:t>
        </w:r>
      </w:ins>
      <w:del w:id="26" w:author="黃懷萱" w:date="2022-12-20T00:04:00Z">
        <w:r w:rsidR="008E5D11" w:rsidRPr="009E5226" w:rsidDel="00D83CBF">
          <w:rPr>
            <w:rFonts w:ascii="標楷體" w:hAnsi="標楷體" w:hint="eastAsia"/>
            <w:szCs w:val="24"/>
          </w:rPr>
          <w:delText>訊息</w:delText>
        </w:r>
      </w:del>
      <w:r w:rsidR="008E5D11" w:rsidRPr="009E5226">
        <w:rPr>
          <w:rFonts w:ascii="標楷體" w:hAnsi="標楷體" w:hint="eastAsia"/>
          <w:szCs w:val="24"/>
        </w:rPr>
        <w:t>，</w:t>
      </w:r>
      <w:ins w:id="27" w:author="黃懷萱" w:date="2022-12-20T00:05:00Z">
        <w:r w:rsidR="00BE61C5">
          <w:rPr>
            <w:rFonts w:ascii="標楷體" w:hAnsi="標楷體" w:hint="eastAsia"/>
            <w:szCs w:val="24"/>
          </w:rPr>
          <w:t>在使用各功能的同時</w:t>
        </w:r>
      </w:ins>
      <w:ins w:id="28" w:author="黃懷萱" w:date="2022-12-20T00:06:00Z">
        <w:r w:rsidR="00E2551E">
          <w:rPr>
            <w:rFonts w:ascii="標楷體" w:hAnsi="標楷體" w:hint="eastAsia"/>
            <w:szCs w:val="24"/>
          </w:rPr>
          <w:t>也可</w:t>
        </w:r>
      </w:ins>
      <w:ins w:id="29" w:author="黃懷萱" w:date="2022-12-20T00:05:00Z">
        <w:r w:rsidR="00BE61C5">
          <w:rPr>
            <w:rFonts w:ascii="標楷體" w:hAnsi="標楷體" w:hint="eastAsia"/>
            <w:szCs w:val="24"/>
          </w:rPr>
          <w:t>查看天氣資料，</w:t>
        </w:r>
      </w:ins>
      <w:r w:rsidR="008E5D11" w:rsidRPr="009E5226">
        <w:rPr>
          <w:rFonts w:ascii="標楷體" w:hAnsi="標楷體" w:hint="eastAsia"/>
          <w:szCs w:val="24"/>
        </w:rPr>
        <w:t>減少查詢的時間。</w:t>
      </w:r>
    </w:p>
    <w:p w14:paraId="37EF91CD" w14:textId="15DE9014" w:rsidR="008E5D11" w:rsidRPr="00FF3AA5" w:rsidRDefault="00FF3AA5" w:rsidP="001A69EB">
      <w:pPr>
        <w:spacing w:before="240" w:after="0" w:line="320" w:lineRule="exact"/>
        <w:ind w:leftChars="-1" w:left="-3" w:firstLineChars="1" w:firstLine="3"/>
        <w:jc w:val="left"/>
        <w:rPr>
          <w:rFonts w:ascii="標楷體" w:hAnsi="標楷體"/>
          <w:szCs w:val="24"/>
        </w:rPr>
      </w:pPr>
      <w:r w:rsidRPr="00FF3AA5">
        <w:rPr>
          <w:rFonts w:ascii="標楷體" w:hAnsi="標楷體"/>
          <w:szCs w:val="24"/>
        </w:rPr>
        <w:lastRenderedPageBreak/>
        <w:t>(</w:t>
      </w:r>
      <w:r>
        <w:rPr>
          <w:rFonts w:ascii="標楷體" w:hAnsi="標楷體"/>
          <w:szCs w:val="24"/>
        </w:rPr>
        <w:t>2</w:t>
      </w:r>
      <w:r w:rsidRPr="00FF3AA5">
        <w:rPr>
          <w:rFonts w:ascii="標楷體" w:hAnsi="標楷體"/>
          <w:szCs w:val="24"/>
        </w:rPr>
        <w:t>)</w:t>
      </w:r>
      <w:r>
        <w:rPr>
          <w:rFonts w:ascii="標楷體" w:hAnsi="標楷體"/>
          <w:szCs w:val="24"/>
        </w:rPr>
        <w:t xml:space="preserve"> </w:t>
      </w:r>
      <w:r w:rsidR="008E5D11" w:rsidRPr="00FF3AA5">
        <w:rPr>
          <w:rFonts w:ascii="標楷體" w:hAnsi="標楷體" w:hint="eastAsia"/>
          <w:szCs w:val="24"/>
        </w:rPr>
        <w:t>自動推薦衣物</w:t>
      </w:r>
    </w:p>
    <w:p w14:paraId="7CB947ED" w14:textId="5A048642" w:rsidR="008E5D11" w:rsidRPr="009E5226" w:rsidRDefault="008E5D11" w:rsidP="00354B6A">
      <w:pPr>
        <w:spacing w:line="320" w:lineRule="exact"/>
        <w:ind w:left="480" w:firstLineChars="173" w:firstLine="484"/>
        <w:rPr>
          <w:rFonts w:ascii="標楷體" w:hAnsi="標楷體"/>
          <w:szCs w:val="24"/>
        </w:rPr>
      </w:pPr>
      <w:r w:rsidRPr="009E5226">
        <w:rPr>
          <w:rFonts w:ascii="標楷體" w:hAnsi="標楷體" w:hint="eastAsia"/>
          <w:szCs w:val="24"/>
        </w:rPr>
        <w:t>根據</w:t>
      </w:r>
      <w:ins w:id="30" w:author="黃懷萱" w:date="2022-12-20T00:15:00Z">
        <w:r w:rsidR="001825EC">
          <w:rPr>
            <w:rFonts w:ascii="標楷體" w:hAnsi="標楷體" w:hint="eastAsia"/>
            <w:szCs w:val="24"/>
          </w:rPr>
          <w:t>獲得的</w:t>
        </w:r>
      </w:ins>
      <w:r w:rsidRPr="009E5226">
        <w:rPr>
          <w:rFonts w:ascii="標楷體" w:hAnsi="標楷體" w:hint="eastAsia"/>
          <w:szCs w:val="24"/>
        </w:rPr>
        <w:t>氣溫等天氣資訊</w:t>
      </w:r>
      <w:ins w:id="31" w:author="黃懷萱" w:date="2022-12-20T00:17:00Z">
        <w:r w:rsidR="001825EC">
          <w:rPr>
            <w:rFonts w:ascii="標楷體" w:hAnsi="標楷體" w:hint="eastAsia"/>
            <w:szCs w:val="24"/>
          </w:rPr>
          <w:t>與</w:t>
        </w:r>
      </w:ins>
      <w:ins w:id="32" w:author="黃懷萱" w:date="2022-12-20T00:16:00Z">
        <w:r w:rsidR="001825EC">
          <w:rPr>
            <w:rFonts w:ascii="標楷體" w:hAnsi="標楷體" w:hint="eastAsia"/>
            <w:szCs w:val="24"/>
          </w:rPr>
          <w:t>衣物類別及</w:t>
        </w:r>
        <w:r w:rsidR="001825EC" w:rsidRPr="009E5226">
          <w:rPr>
            <w:rFonts w:ascii="標楷體" w:hAnsi="標楷體" w:hint="eastAsia"/>
            <w:szCs w:val="24"/>
          </w:rPr>
          <w:t>使用者喜好</w:t>
        </w:r>
        <w:r w:rsidR="001825EC">
          <w:rPr>
            <w:rFonts w:ascii="標楷體" w:hAnsi="標楷體" w:hint="eastAsia"/>
            <w:szCs w:val="24"/>
          </w:rPr>
          <w:t>度進行</w:t>
        </w:r>
      </w:ins>
      <w:del w:id="33" w:author="黃懷萱" w:date="2022-12-20T00:16:00Z">
        <w:r w:rsidRPr="009E5226" w:rsidDel="001825EC">
          <w:rPr>
            <w:rFonts w:ascii="標楷體" w:hAnsi="標楷體" w:hint="eastAsia"/>
            <w:szCs w:val="24"/>
          </w:rPr>
          <w:delText>自動</w:delText>
        </w:r>
      </w:del>
      <w:r w:rsidRPr="009E5226">
        <w:rPr>
          <w:rFonts w:ascii="標楷體" w:hAnsi="標楷體" w:hint="eastAsia"/>
          <w:szCs w:val="24"/>
        </w:rPr>
        <w:t>演算</w:t>
      </w:r>
      <w:ins w:id="34" w:author="黃懷萱" w:date="2022-12-20T00:16:00Z">
        <w:r w:rsidR="001825EC">
          <w:rPr>
            <w:rFonts w:ascii="標楷體" w:hAnsi="標楷體" w:hint="eastAsia"/>
            <w:szCs w:val="24"/>
          </w:rPr>
          <w:t>，</w:t>
        </w:r>
        <w:r w:rsidR="001825EC">
          <w:rPr>
            <w:rFonts w:ascii="標楷體" w:hAnsi="標楷體" w:hint="eastAsia"/>
            <w:szCs w:val="24"/>
          </w:rPr>
          <w:t>按照分數</w:t>
        </w:r>
      </w:ins>
      <w:ins w:id="35" w:author="黃懷萱" w:date="2022-12-20T00:17:00Z">
        <w:r w:rsidR="001825EC">
          <w:rPr>
            <w:rFonts w:ascii="標楷體" w:hAnsi="標楷體" w:hint="eastAsia"/>
            <w:szCs w:val="24"/>
          </w:rPr>
          <w:t>的高低排序排列</w:t>
        </w:r>
      </w:ins>
      <w:r w:rsidRPr="009E5226">
        <w:rPr>
          <w:rFonts w:ascii="標楷體" w:hAnsi="標楷體" w:hint="eastAsia"/>
          <w:szCs w:val="24"/>
        </w:rPr>
        <w:t>當日</w:t>
      </w:r>
      <w:del w:id="36" w:author="黃懷萱" w:date="2022-12-20T00:13:00Z">
        <w:r w:rsidRPr="009E5226" w:rsidDel="00BA3C97">
          <w:rPr>
            <w:rFonts w:ascii="標楷體" w:hAnsi="標楷體" w:hint="eastAsia"/>
            <w:szCs w:val="24"/>
          </w:rPr>
          <w:delText>最</w:delText>
        </w:r>
      </w:del>
      <w:r w:rsidRPr="009E5226">
        <w:rPr>
          <w:rFonts w:ascii="標楷體" w:hAnsi="標楷體" w:hint="eastAsia"/>
          <w:szCs w:val="24"/>
        </w:rPr>
        <w:t>適配的衣物</w:t>
      </w:r>
      <w:ins w:id="37" w:author="黃懷萱" w:date="2022-12-20T00:17:00Z">
        <w:r w:rsidR="001825EC">
          <w:rPr>
            <w:rFonts w:ascii="標楷體" w:hAnsi="標楷體" w:hint="eastAsia"/>
            <w:szCs w:val="24"/>
          </w:rPr>
          <w:t>，例如冬天則系統會推薦長袖、長褲等衣物，反之夏天則推薦短袖、短褲等</w:t>
        </w:r>
      </w:ins>
      <w:del w:id="38" w:author="黃懷萱" w:date="2022-12-20T00:16:00Z">
        <w:r w:rsidRPr="009E5226" w:rsidDel="001825EC">
          <w:rPr>
            <w:rFonts w:ascii="標楷體" w:hAnsi="標楷體" w:hint="eastAsia"/>
            <w:szCs w:val="24"/>
          </w:rPr>
          <w:delText>，並且會根據使用者喜好推薦衣物</w:delText>
        </w:r>
      </w:del>
      <w:r w:rsidRPr="009E5226">
        <w:rPr>
          <w:rFonts w:ascii="標楷體" w:hAnsi="標楷體" w:hint="eastAsia"/>
          <w:szCs w:val="24"/>
        </w:rPr>
        <w:t>。</w:t>
      </w:r>
    </w:p>
    <w:p w14:paraId="6B0942DC" w14:textId="66171E8C" w:rsidR="008E5D11" w:rsidRPr="00FF3AA5" w:rsidRDefault="00FF3AA5" w:rsidP="001A69EB">
      <w:pPr>
        <w:spacing w:before="240" w:after="0" w:line="320" w:lineRule="exact"/>
        <w:ind w:leftChars="-1" w:left="-3" w:firstLineChars="1" w:firstLine="3"/>
        <w:jc w:val="left"/>
        <w:rPr>
          <w:rFonts w:ascii="標楷體" w:hAnsi="標楷體"/>
          <w:szCs w:val="24"/>
        </w:rPr>
      </w:pPr>
      <w:r>
        <w:rPr>
          <w:rFonts w:ascii="標楷體" w:hAnsi="標楷體"/>
          <w:szCs w:val="24"/>
        </w:rPr>
        <w:t xml:space="preserve">(3) </w:t>
      </w:r>
      <w:r w:rsidR="008E5D11" w:rsidRPr="00FF3AA5">
        <w:rPr>
          <w:rFonts w:ascii="標楷體" w:hAnsi="標楷體" w:hint="eastAsia"/>
          <w:szCs w:val="24"/>
        </w:rPr>
        <w:t>自動拿取衣</w:t>
      </w:r>
      <w:r w:rsidRPr="00FF3AA5">
        <w:rPr>
          <w:rFonts w:ascii="標楷體" w:hAnsi="標楷體" w:hint="eastAsia"/>
          <w:szCs w:val="24"/>
        </w:rPr>
        <w:t>物</w:t>
      </w:r>
    </w:p>
    <w:p w14:paraId="5D56E430" w14:textId="5CFA162C" w:rsidR="008E5D11" w:rsidRPr="009E5226" w:rsidRDefault="008E5D11" w:rsidP="00354B6A">
      <w:pPr>
        <w:spacing w:line="320" w:lineRule="exact"/>
        <w:ind w:left="480" w:firstLineChars="172" w:firstLine="482"/>
        <w:rPr>
          <w:rFonts w:ascii="標楷體" w:hAnsi="標楷體"/>
          <w:szCs w:val="24"/>
        </w:rPr>
      </w:pPr>
      <w:r w:rsidRPr="009E5226">
        <w:rPr>
          <w:rFonts w:ascii="標楷體" w:hAnsi="標楷體" w:hint="eastAsia"/>
          <w:szCs w:val="24"/>
        </w:rPr>
        <w:t>不論是推薦衣物或是自選衣物都可藉由面板選擇並</w:t>
      </w:r>
      <w:ins w:id="39" w:author="黃懷萱" w:date="2022-12-20T00:19:00Z">
        <w:r w:rsidR="00F41CB8">
          <w:rPr>
            <w:rFonts w:ascii="標楷體" w:hAnsi="標楷體" w:hint="eastAsia"/>
            <w:szCs w:val="24"/>
          </w:rPr>
          <w:t>藉由</w:t>
        </w:r>
      </w:ins>
      <w:ins w:id="40" w:author="黃懷萱" w:date="2022-12-20T00:23:00Z">
        <w:r w:rsidR="00E24727">
          <w:rPr>
            <w:rFonts w:ascii="標楷體" w:hAnsi="標楷體" w:hint="eastAsia"/>
            <w:szCs w:val="24"/>
          </w:rPr>
          <w:t>韌體系統控制各項馬達裝置，</w:t>
        </w:r>
      </w:ins>
      <w:r w:rsidRPr="009E5226">
        <w:rPr>
          <w:rFonts w:ascii="標楷體" w:hAnsi="標楷體" w:hint="eastAsia"/>
          <w:szCs w:val="24"/>
        </w:rPr>
        <w:t>自動從衣櫃內部運送至使用者面前。</w:t>
      </w:r>
    </w:p>
    <w:p w14:paraId="697CDF6D" w14:textId="61ED3C63" w:rsidR="008E5D11" w:rsidRPr="00D31901" w:rsidRDefault="00D31901" w:rsidP="001A69EB">
      <w:pPr>
        <w:spacing w:before="240" w:after="0" w:line="320" w:lineRule="exact"/>
        <w:ind w:leftChars="-1" w:left="-3" w:firstLineChars="1" w:firstLine="3"/>
        <w:jc w:val="left"/>
        <w:rPr>
          <w:rFonts w:ascii="標楷體" w:hAnsi="標楷體"/>
          <w:szCs w:val="24"/>
        </w:rPr>
      </w:pPr>
      <w:r>
        <w:rPr>
          <w:rFonts w:ascii="標楷體" w:hAnsi="標楷體" w:hint="eastAsia"/>
          <w:szCs w:val="24"/>
        </w:rPr>
        <w:t>二、</w:t>
      </w:r>
      <w:r w:rsidR="008E5D11" w:rsidRPr="00D31901">
        <w:rPr>
          <w:rFonts w:ascii="標楷體" w:hAnsi="標楷體" w:hint="eastAsia"/>
          <w:szCs w:val="24"/>
        </w:rPr>
        <w:t>紀錄衣物資訊</w:t>
      </w:r>
    </w:p>
    <w:p w14:paraId="76943834" w14:textId="78258976" w:rsidR="008E5D11" w:rsidRPr="00FF3AA5" w:rsidRDefault="00FF3AA5" w:rsidP="001A69EB">
      <w:pPr>
        <w:spacing w:before="240" w:after="0" w:line="320" w:lineRule="exact"/>
        <w:ind w:leftChars="-1" w:left="-3" w:firstLineChars="1" w:firstLine="3"/>
        <w:jc w:val="left"/>
        <w:rPr>
          <w:rFonts w:ascii="標楷體" w:hAnsi="標楷體"/>
          <w:szCs w:val="24"/>
        </w:rPr>
      </w:pPr>
      <w:r>
        <w:rPr>
          <w:rFonts w:ascii="標楷體" w:hAnsi="標楷體"/>
          <w:szCs w:val="24"/>
        </w:rPr>
        <w:t>(</w:t>
      </w:r>
      <w:r>
        <w:rPr>
          <w:rFonts w:ascii="標楷體" w:hAnsi="標楷體" w:hint="eastAsia"/>
          <w:szCs w:val="24"/>
        </w:rPr>
        <w:t>1</w:t>
      </w:r>
      <w:r>
        <w:rPr>
          <w:rFonts w:ascii="標楷體" w:hAnsi="標楷體"/>
          <w:szCs w:val="24"/>
        </w:rPr>
        <w:t xml:space="preserve">) </w:t>
      </w:r>
      <w:r w:rsidR="008E5D11" w:rsidRPr="00FF3AA5">
        <w:rPr>
          <w:rFonts w:ascii="標楷體" w:hAnsi="標楷體" w:hint="eastAsia"/>
          <w:szCs w:val="24"/>
        </w:rPr>
        <w:t>了解衣物使用狀況，使用次數或存放時間等。</w:t>
      </w:r>
    </w:p>
    <w:p w14:paraId="2F3D1A67" w14:textId="05CCF35B" w:rsidR="008E5D11" w:rsidRPr="009E5226" w:rsidRDefault="008E5D11" w:rsidP="00354B6A">
      <w:pPr>
        <w:spacing w:line="320" w:lineRule="exact"/>
        <w:ind w:left="480" w:firstLineChars="172" w:firstLine="482"/>
        <w:rPr>
          <w:rFonts w:ascii="標楷體" w:hAnsi="標楷體"/>
          <w:szCs w:val="24"/>
        </w:rPr>
      </w:pPr>
      <w:r w:rsidRPr="009E5226">
        <w:rPr>
          <w:rFonts w:ascii="標楷體" w:hAnsi="標楷體" w:hint="eastAsia"/>
          <w:szCs w:val="24"/>
        </w:rPr>
        <w:t>資料庫內部會記錄衣物的樣式、顏色、也會記錄該使用者使用該衣物的次數等，一共存放的時間等。</w:t>
      </w:r>
    </w:p>
    <w:p w14:paraId="562AB077" w14:textId="4BFA28B2" w:rsidR="008E5D11" w:rsidRPr="00FF3AA5" w:rsidRDefault="00FF3AA5" w:rsidP="001A69EB">
      <w:pPr>
        <w:spacing w:before="240" w:after="0" w:line="320" w:lineRule="exact"/>
        <w:ind w:leftChars="-1" w:left="-3" w:firstLineChars="1" w:firstLine="3"/>
        <w:jc w:val="left"/>
        <w:rPr>
          <w:rFonts w:ascii="標楷體" w:hAnsi="標楷體"/>
          <w:szCs w:val="24"/>
        </w:rPr>
      </w:pPr>
      <w:r>
        <w:rPr>
          <w:rFonts w:ascii="標楷體" w:hAnsi="標楷體"/>
          <w:szCs w:val="24"/>
        </w:rPr>
        <w:t xml:space="preserve">(2) </w:t>
      </w:r>
      <w:r w:rsidR="008E5D11" w:rsidRPr="00FF3AA5">
        <w:rPr>
          <w:rFonts w:ascii="標楷體" w:hAnsi="標楷體" w:hint="eastAsia"/>
          <w:szCs w:val="24"/>
        </w:rPr>
        <w:t>了解自我習慣</w:t>
      </w:r>
    </w:p>
    <w:p w14:paraId="0DBB36A6" w14:textId="1F02F1EE" w:rsidR="00452F1C" w:rsidDel="00821A80" w:rsidRDefault="008E5D11" w:rsidP="00452F1C">
      <w:pPr>
        <w:spacing w:line="320" w:lineRule="exact"/>
        <w:ind w:left="480" w:firstLineChars="0" w:firstLine="480"/>
        <w:rPr>
          <w:del w:id="41" w:author="黃懷萱" w:date="2022-12-20T00:52:00Z"/>
          <w:rFonts w:ascii="標楷體" w:hAnsi="標楷體"/>
          <w:szCs w:val="24"/>
        </w:rPr>
      </w:pPr>
      <w:r w:rsidRPr="009E5226">
        <w:rPr>
          <w:rFonts w:ascii="標楷體" w:hAnsi="標楷體" w:hint="eastAsia"/>
          <w:szCs w:val="24"/>
        </w:rPr>
        <w:t>會記錄並顯示長存放的衣物樣式、顏色以及使用次數的衣物排行等等，可歸納出常</w:t>
      </w:r>
      <w:proofErr w:type="gramStart"/>
      <w:r w:rsidRPr="009E5226">
        <w:rPr>
          <w:rFonts w:ascii="標楷體" w:hAnsi="標楷體" w:hint="eastAsia"/>
          <w:szCs w:val="24"/>
        </w:rPr>
        <w:t>穿搭及</w:t>
      </w:r>
      <w:proofErr w:type="gramEnd"/>
      <w:r w:rsidRPr="009E5226">
        <w:rPr>
          <w:rFonts w:ascii="標楷體" w:hAnsi="標楷體" w:hint="eastAsia"/>
          <w:szCs w:val="24"/>
        </w:rPr>
        <w:t>喜好的種類。</w:t>
      </w:r>
    </w:p>
    <w:p w14:paraId="4F08090F" w14:textId="77777777" w:rsidR="00821A80" w:rsidRDefault="00821A80" w:rsidP="00452F1C">
      <w:pPr>
        <w:spacing w:line="320" w:lineRule="exact"/>
        <w:ind w:left="480" w:firstLineChars="172" w:firstLine="482"/>
        <w:rPr>
          <w:ins w:id="42" w:author="黃懷萱" w:date="2022-12-20T00:57:00Z"/>
          <w:rFonts w:ascii="標楷體" w:hAnsi="標楷體" w:hint="eastAsia"/>
          <w:szCs w:val="24"/>
        </w:rPr>
        <w:pPrChange w:id="43" w:author="黃懷萱" w:date="2022-12-20T00:53:00Z">
          <w:pPr>
            <w:spacing w:line="320" w:lineRule="exact"/>
            <w:ind w:left="480" w:firstLineChars="148" w:firstLine="414"/>
          </w:pPr>
        </w:pPrChange>
      </w:pPr>
    </w:p>
    <w:p w14:paraId="301BBBB4" w14:textId="036D592C" w:rsidR="008E5D11" w:rsidRPr="0006509D" w:rsidRDefault="00452F1C" w:rsidP="00821A80">
      <w:pPr>
        <w:spacing w:line="320" w:lineRule="exact"/>
        <w:ind w:firstLineChars="0" w:firstLine="480"/>
        <w:rPr>
          <w:rFonts w:cs="Times New Roman" w:hint="eastAsia"/>
          <w:szCs w:val="28"/>
        </w:rPr>
        <w:pPrChange w:id="44" w:author="黃懷萱" w:date="2022-12-20T00:57:00Z">
          <w:pPr>
            <w:ind w:leftChars="-1" w:left="-3" w:firstLineChars="1" w:firstLine="3"/>
          </w:pPr>
        </w:pPrChange>
      </w:pPr>
      <w:ins w:id="45" w:author="黃懷萱" w:date="2022-12-20T00:54:00Z">
        <w:r w:rsidRPr="0006509D">
          <w:rPr>
            <w:rFonts w:cs="Times New Roman" w:hint="eastAsia"/>
            <w:szCs w:val="28"/>
            <w:rPrChange w:id="46" w:author="黃懷萱" w:date="2022-12-20T00:56:00Z">
              <w:rPr>
                <w:rFonts w:ascii="標楷體" w:hAnsi="標楷體" w:hint="eastAsia"/>
                <w:szCs w:val="24"/>
              </w:rPr>
            </w:rPrChange>
          </w:rPr>
          <w:t>而本研究計畫最後的研究目標是希望可以達到下圖效果，查詢天氣預報獲得冷、熱等天氣資訊後，</w:t>
        </w:r>
      </w:ins>
      <w:ins w:id="47" w:author="黃懷萱" w:date="2022-12-20T00:55:00Z">
        <w:r w:rsidRPr="0006509D">
          <w:rPr>
            <w:rFonts w:cs="Times New Roman" w:hint="eastAsia"/>
            <w:szCs w:val="28"/>
            <w:rPrChange w:id="48" w:author="黃懷萱" w:date="2022-12-20T00:56:00Z">
              <w:rPr>
                <w:rFonts w:ascii="標楷體" w:hAnsi="標楷體" w:hint="eastAsia"/>
                <w:szCs w:val="24"/>
              </w:rPr>
            </w:rPrChange>
          </w:rPr>
          <w:t>機器能夠更好選擇出該選擇的衣物，並根據先前使用者對衣物的喜好程度與氣溫進行排列組合供使用者作選擇，最後透過韌體與資料庫系統將衣物自動推送至使用者面前。</w:t>
        </w:r>
      </w:ins>
    </w:p>
    <w:p w14:paraId="3A029684" w14:textId="625C3D2A" w:rsidR="00B13738" w:rsidDel="002E7241" w:rsidRDefault="00195B7E" w:rsidP="0048510C">
      <w:pPr>
        <w:widowControl/>
        <w:ind w:leftChars="-1" w:left="-3" w:right="280" w:firstLineChars="1" w:firstLine="4"/>
        <w:jc w:val="center"/>
        <w:rPr>
          <w:del w:id="49" w:author="黃懷萱" w:date="2022-12-20T00:56:00Z"/>
          <w:rFonts w:hint="eastAsia"/>
        </w:rPr>
      </w:pPr>
      <w:del w:id="50" w:author="黃懷萱" w:date="2022-12-20T00:56:00Z">
        <w:r w:rsidRPr="00195B7E" w:rsidDel="002E7241">
          <w:rPr>
            <w:rStyle w:val="af2"/>
          </w:rPr>
          <w:delText>填滿</w:delText>
        </w:r>
      </w:del>
    </w:p>
    <w:p w14:paraId="582EB2BF" w14:textId="7542F6C8" w:rsidR="00B13738" w:rsidRDefault="00B13738" w:rsidP="00B13738">
      <w:pPr>
        <w:widowControl/>
        <w:spacing w:line="240" w:lineRule="auto"/>
        <w:ind w:leftChars="-1" w:left="-3" w:right="278" w:firstLineChars="1" w:firstLine="3"/>
        <w:jc w:val="center"/>
      </w:pPr>
      <w:del w:id="51" w:author="黃懷萱" w:date="2022-12-20T00:50:00Z">
        <w:r w:rsidRPr="00312F41" w:rsidDel="00FB0542">
          <w:rPr>
            <w:rFonts w:ascii="Times New Roman" w:hAnsi="Times New Roman" w:cs="Times New Roman"/>
            <w:noProof/>
            <w:szCs w:val="28"/>
          </w:rPr>
          <w:drawing>
            <wp:inline distT="0" distB="0" distL="0" distR="0" wp14:anchorId="00A5E0D2" wp14:editId="554E4E8F">
              <wp:extent cx="4284345" cy="2399030"/>
              <wp:effectExtent l="0" t="0" r="190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4345" cy="2399030"/>
                      </a:xfrm>
                      <a:prstGeom prst="rect">
                        <a:avLst/>
                      </a:prstGeom>
                    </pic:spPr>
                  </pic:pic>
                </a:graphicData>
              </a:graphic>
            </wp:inline>
          </w:drawing>
        </w:r>
      </w:del>
      <w:ins w:id="52" w:author="黃懷萱" w:date="2022-12-20T00:50:00Z">
        <w:r w:rsidR="00FB0542" w:rsidRPr="00FB0542">
          <w:drawing>
            <wp:inline distT="0" distB="0" distL="0" distR="0" wp14:anchorId="3D5623C7" wp14:editId="5E8BED70">
              <wp:extent cx="5278120" cy="2853055"/>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853055"/>
                      </a:xfrm>
                      <a:prstGeom prst="rect">
                        <a:avLst/>
                      </a:prstGeom>
                    </pic:spPr>
                  </pic:pic>
                </a:graphicData>
              </a:graphic>
            </wp:inline>
          </w:drawing>
        </w:r>
        <w:r w:rsidR="00FB0542">
          <w:rPr>
            <w:rFonts w:hint="eastAsia"/>
          </w:rPr>
          <w:t xml:space="preserve"> </w:t>
        </w:r>
      </w:ins>
    </w:p>
    <w:p w14:paraId="5129F585" w14:textId="2DEAEBD7" w:rsidR="00AB3140" w:rsidRDefault="00B13738" w:rsidP="0048510C">
      <w:pPr>
        <w:pStyle w:val="a4"/>
        <w:framePr w:wrap="auto" w:vAnchor="margin" w:yAlign="inline"/>
        <w:rPr>
          <w:ins w:id="53" w:author="黃懷萱" w:date="2022-12-20T00:57:00Z"/>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.1</w:t>
      </w:r>
      <w:r>
        <w:rPr>
          <w:rFonts w:hint="eastAsia"/>
        </w:rPr>
        <w:t>研究動機與目標</w:t>
      </w:r>
    </w:p>
    <w:p w14:paraId="2E9083FD" w14:textId="4AB0F6C0" w:rsidR="00895F1A" w:rsidRPr="00895F1A" w:rsidRDefault="00895F1A" w:rsidP="00895F1A">
      <w:pPr>
        <w:ind w:firstLine="560"/>
        <w:rPr>
          <w:rFonts w:hint="eastAsia"/>
        </w:rPr>
        <w:pPrChange w:id="54" w:author="黃懷萱" w:date="2022-12-20T00:57:00Z">
          <w:pPr>
            <w:pStyle w:val="a4"/>
            <w:framePr w:wrap="auto" w:vAnchor="margin" w:yAlign="inline"/>
          </w:pPr>
        </w:pPrChange>
      </w:pPr>
      <w:ins w:id="55" w:author="黃懷萱" w:date="2022-12-20T00:58:00Z">
        <w:r>
          <w:rPr>
            <w:rFonts w:cs="Times New Roman" w:hint="eastAsia"/>
            <w:szCs w:val="28"/>
          </w:rPr>
          <w:lastRenderedPageBreak/>
          <w:t>而研究內的內容統整成如下圖，該衣櫃是什麼</w:t>
        </w:r>
      </w:ins>
      <w:ins w:id="56" w:author="黃懷萱" w:date="2022-12-20T01:01:00Z">
        <w:r>
          <w:rPr>
            <w:rFonts w:cs="Times New Roman" w:hint="eastAsia"/>
            <w:szCs w:val="28"/>
          </w:rPr>
          <w:t>(Wh</w:t>
        </w:r>
        <w:r>
          <w:rPr>
            <w:rFonts w:cs="Times New Roman"/>
            <w:szCs w:val="28"/>
          </w:rPr>
          <w:t>a</w:t>
        </w:r>
        <w:r>
          <w:rPr>
            <w:rFonts w:cs="Times New Roman"/>
            <w:szCs w:val="28"/>
          </w:rPr>
          <w:t>t</w:t>
        </w:r>
        <w:r>
          <w:rPr>
            <w:rFonts w:cs="Times New Roman"/>
            <w:szCs w:val="28"/>
          </w:rPr>
          <w:t>)</w:t>
        </w:r>
      </w:ins>
      <w:ins w:id="57" w:author="黃懷萱" w:date="2022-12-20T01:00:00Z">
        <w:r>
          <w:rPr>
            <w:rFonts w:cs="Times New Roman" w:hint="eastAsia"/>
            <w:szCs w:val="28"/>
          </w:rPr>
          <w:t>？</w:t>
        </w:r>
      </w:ins>
      <w:ins w:id="58" w:author="黃懷萱" w:date="2022-12-20T00:59:00Z">
        <w:r>
          <w:rPr>
            <w:rFonts w:cs="Times New Roman" w:hint="eastAsia"/>
            <w:szCs w:val="28"/>
          </w:rPr>
          <w:t>擁有的功能有哪些，為什麼要建造這個系統</w:t>
        </w:r>
      </w:ins>
      <w:ins w:id="59" w:author="黃懷萱" w:date="2022-12-20T01:01:00Z">
        <w:r>
          <w:rPr>
            <w:rFonts w:cs="Times New Roman" w:hint="eastAsia"/>
            <w:szCs w:val="28"/>
          </w:rPr>
          <w:t>(</w:t>
        </w:r>
        <w:r>
          <w:rPr>
            <w:rFonts w:cs="Times New Roman"/>
            <w:szCs w:val="28"/>
          </w:rPr>
          <w:t>Why</w:t>
        </w:r>
        <w:r>
          <w:rPr>
            <w:rFonts w:cs="Times New Roman" w:hint="eastAsia"/>
            <w:szCs w:val="28"/>
          </w:rPr>
          <w:t>)</w:t>
        </w:r>
      </w:ins>
      <w:ins w:id="60" w:author="黃懷萱" w:date="2022-12-20T01:00:00Z">
        <w:r>
          <w:rPr>
            <w:rFonts w:cs="Times New Roman" w:hint="eastAsia"/>
            <w:szCs w:val="28"/>
          </w:rPr>
          <w:t>？</w:t>
        </w:r>
      </w:ins>
      <w:ins w:id="61" w:author="黃懷萱" w:date="2022-12-20T00:59:00Z">
        <w:r>
          <w:rPr>
            <w:rFonts w:cs="Times New Roman" w:hint="eastAsia"/>
            <w:szCs w:val="28"/>
          </w:rPr>
          <w:t>該如何</w:t>
        </w:r>
      </w:ins>
      <w:ins w:id="62" w:author="黃懷萱" w:date="2022-12-20T01:00:00Z">
        <w:r>
          <w:rPr>
            <w:rFonts w:cs="Times New Roman" w:hint="eastAsia"/>
            <w:szCs w:val="28"/>
          </w:rPr>
          <w:t>建立</w:t>
        </w:r>
      </w:ins>
      <w:ins w:id="63" w:author="黃懷萱" w:date="2022-12-20T01:01:00Z">
        <w:r>
          <w:rPr>
            <w:rFonts w:cs="Times New Roman" w:hint="eastAsia"/>
            <w:szCs w:val="28"/>
          </w:rPr>
          <w:t>(</w:t>
        </w:r>
        <w:r>
          <w:rPr>
            <w:rFonts w:cs="Times New Roman"/>
            <w:szCs w:val="28"/>
          </w:rPr>
          <w:t>How</w:t>
        </w:r>
        <w:r>
          <w:rPr>
            <w:rFonts w:cs="Times New Roman" w:hint="eastAsia"/>
            <w:szCs w:val="28"/>
          </w:rPr>
          <w:t>)</w:t>
        </w:r>
      </w:ins>
      <w:ins w:id="64" w:author="黃懷萱" w:date="2022-12-20T01:00:00Z">
        <w:r>
          <w:rPr>
            <w:rFonts w:cs="Times New Roman" w:hint="eastAsia"/>
            <w:szCs w:val="28"/>
          </w:rPr>
          <w:t>？，與適用的場合與商機可能會在哪裡</w:t>
        </w:r>
      </w:ins>
      <w:ins w:id="65" w:author="黃懷萱" w:date="2022-12-20T01:01:00Z">
        <w:r>
          <w:rPr>
            <w:rFonts w:cs="Times New Roman" w:hint="eastAsia"/>
            <w:szCs w:val="28"/>
          </w:rPr>
          <w:t>(</w:t>
        </w:r>
        <w:r>
          <w:rPr>
            <w:rFonts w:cs="Times New Roman"/>
            <w:szCs w:val="28"/>
          </w:rPr>
          <w:t>Where</w:t>
        </w:r>
        <w:r>
          <w:rPr>
            <w:rFonts w:cs="Times New Roman" w:hint="eastAsia"/>
            <w:szCs w:val="28"/>
          </w:rPr>
          <w:t>)</w:t>
        </w:r>
      </w:ins>
      <w:ins w:id="66" w:author="黃懷萱" w:date="2022-12-20T01:00:00Z">
        <w:r>
          <w:rPr>
            <w:rFonts w:cs="Times New Roman" w:hint="eastAsia"/>
            <w:szCs w:val="28"/>
          </w:rPr>
          <w:t>？</w:t>
        </w:r>
      </w:ins>
    </w:p>
    <w:p w14:paraId="492A08D5" w14:textId="77777777" w:rsidR="00B13738" w:rsidRDefault="00B13738" w:rsidP="00B13738">
      <w:pPr>
        <w:widowControl/>
        <w:spacing w:line="240" w:lineRule="auto"/>
        <w:ind w:leftChars="-1" w:left="-3" w:right="278" w:firstLineChars="1" w:firstLine="3"/>
        <w:rPr>
          <w:ins w:id="67" w:author="黃懷萱" w:date="2022-12-20T00:10:00Z"/>
        </w:rPr>
      </w:pPr>
      <w:r w:rsidRPr="009E5226">
        <w:rPr>
          <w:noProof/>
        </w:rPr>
        <w:drawing>
          <wp:inline distT="0" distB="0" distL="0" distR="0" wp14:anchorId="0243BD71" wp14:editId="4D07D97F">
            <wp:extent cx="5267325" cy="219900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325" cy="2199005"/>
                    </a:xfrm>
                    <a:prstGeom prst="rect">
                      <a:avLst/>
                    </a:prstGeom>
                  </pic:spPr>
                </pic:pic>
              </a:graphicData>
            </a:graphic>
          </wp:inline>
        </w:drawing>
      </w:r>
    </w:p>
    <w:p w14:paraId="599A69E3" w14:textId="77777777" w:rsidR="00B13738" w:rsidRPr="002B305B" w:rsidRDefault="00B13738" w:rsidP="00B13738">
      <w:pPr>
        <w:pStyle w:val="a4"/>
        <w:framePr w:wrap="auto" w:vAnchor="margin" w:yAlign="inline"/>
        <w:rPr>
          <w:ins w:id="68" w:author="黃懷萱" w:date="2022-12-20T00:10:00Z"/>
          <w:noProof/>
        </w:rPr>
      </w:pPr>
      <w:ins w:id="69" w:author="黃懷萱" w:date="2022-12-20T00:10:00Z">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.2</w:t>
        </w:r>
        <w:r>
          <w:rPr>
            <w:rFonts w:hint="eastAsia"/>
          </w:rPr>
          <w:t>研究內容</w:t>
        </w:r>
      </w:ins>
    </w:p>
    <w:p w14:paraId="45F31ECC" w14:textId="77777777" w:rsidR="00B13738" w:rsidRDefault="00B13738" w:rsidP="00B13738">
      <w:pPr>
        <w:widowControl/>
        <w:spacing w:line="240" w:lineRule="auto"/>
        <w:ind w:leftChars="-1" w:left="-3" w:right="278" w:firstLineChars="1" w:firstLine="3"/>
        <w:rPr>
          <w:ins w:id="70" w:author="黃懷萱" w:date="2022-12-20T00:10:00Z"/>
        </w:rPr>
      </w:pPr>
    </w:p>
    <w:p w14:paraId="379DE230" w14:textId="6225246C" w:rsidR="00615A1B" w:rsidRPr="00615A1B" w:rsidRDefault="00615A1B" w:rsidP="00B13738">
      <w:pPr>
        <w:widowControl/>
        <w:spacing w:line="240" w:lineRule="auto"/>
        <w:ind w:leftChars="-1" w:left="-3" w:right="278" w:firstLineChars="1" w:firstLine="3"/>
        <w:pPrChange w:id="71" w:author="黃懷萱" w:date="2022-12-20T00:10:00Z">
          <w:pPr>
            <w:widowControl/>
            <w:ind w:leftChars="-1" w:left="-3" w:right="280" w:firstLineChars="1" w:firstLine="3"/>
          </w:pPr>
        </w:pPrChange>
      </w:pPr>
      <w:r>
        <w:br w:type="page"/>
      </w:r>
    </w:p>
    <w:p w14:paraId="1E2AF686" w14:textId="77777777" w:rsidR="003C71FA" w:rsidRPr="00E5208E" w:rsidRDefault="00615A1B" w:rsidP="001A69EB">
      <w:pPr>
        <w:pStyle w:val="1"/>
        <w:numPr>
          <w:ilvl w:val="0"/>
          <w:numId w:val="4"/>
        </w:numPr>
        <w:tabs>
          <w:tab w:val="left" w:pos="851"/>
        </w:tabs>
        <w:spacing w:before="360" w:after="360"/>
        <w:ind w:leftChars="-1" w:left="-3" w:right="280" w:firstLineChars="1" w:firstLine="4"/>
        <w:rPr>
          <w:rFonts w:ascii="標楷體" w:hAnsi="標楷體"/>
          <w:szCs w:val="40"/>
        </w:rPr>
      </w:pPr>
      <w:bookmarkStart w:id="72" w:name="_Toc122381654"/>
      <w:r w:rsidRPr="00615A1B">
        <w:rPr>
          <w:rFonts w:ascii="標楷體" w:hAnsi="標楷體" w:hint="eastAsia"/>
          <w:szCs w:val="40"/>
        </w:rPr>
        <w:lastRenderedPageBreak/>
        <w:t>架構設計與研究項目</w:t>
      </w:r>
      <w:bookmarkEnd w:id="72"/>
    </w:p>
    <w:p w14:paraId="69CA4EF9" w14:textId="7783EE15" w:rsidR="00615A1B" w:rsidRDefault="00F41CB8" w:rsidP="001A69EB">
      <w:pPr>
        <w:pStyle w:val="2"/>
        <w:spacing w:after="180"/>
        <w:ind w:leftChars="-1" w:left="-3" w:right="280" w:firstLineChars="1" w:firstLine="4"/>
      </w:pPr>
      <w:bookmarkStart w:id="73" w:name="_Toc122381655"/>
      <w:r>
        <w:rPr>
          <w:rFonts w:hint="eastAsia"/>
          <w:noProof/>
        </w:rPr>
        <mc:AlternateContent>
          <mc:Choice Requires="wpg">
            <w:drawing>
              <wp:anchor distT="0" distB="0" distL="114300" distR="114300" simplePos="0" relativeHeight="251671552" behindDoc="0" locked="0" layoutInCell="1" allowOverlap="1" wp14:anchorId="1B51831C" wp14:editId="6946B1FA">
                <wp:simplePos x="0" y="0"/>
                <wp:positionH relativeFrom="column">
                  <wp:posOffset>3091180</wp:posOffset>
                </wp:positionH>
                <wp:positionV relativeFrom="paragraph">
                  <wp:posOffset>179705</wp:posOffset>
                </wp:positionV>
                <wp:extent cx="2383155" cy="2749550"/>
                <wp:effectExtent l="0" t="0" r="0" b="0"/>
                <wp:wrapSquare wrapText="bothSides"/>
                <wp:docPr id="9" name="群組 9"/>
                <wp:cNvGraphicFramePr/>
                <a:graphic xmlns:a="http://schemas.openxmlformats.org/drawingml/2006/main">
                  <a:graphicData uri="http://schemas.microsoft.com/office/word/2010/wordprocessingGroup">
                    <wpg:wgp>
                      <wpg:cNvGrpSpPr/>
                      <wpg:grpSpPr>
                        <a:xfrm>
                          <a:off x="0" y="0"/>
                          <a:ext cx="2383155" cy="2749550"/>
                          <a:chOff x="0" y="0"/>
                          <a:chExt cx="2383155" cy="2749550"/>
                        </a:xfrm>
                      </wpg:grpSpPr>
                      <pic:pic xmlns:pic="http://schemas.openxmlformats.org/drawingml/2006/picture">
                        <pic:nvPicPr>
                          <pic:cNvPr id="3" name="圖片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3155" cy="2241550"/>
                          </a:xfrm>
                          <a:prstGeom prst="rect">
                            <a:avLst/>
                          </a:prstGeom>
                          <a:noFill/>
                          <a:ln>
                            <a:noFill/>
                          </a:ln>
                        </pic:spPr>
                      </pic:pic>
                      <wps:wsp>
                        <wps:cNvPr id="19" name="文字方塊 19"/>
                        <wps:cNvSpPr txBox="1"/>
                        <wps:spPr>
                          <a:xfrm>
                            <a:off x="83128" y="2292350"/>
                            <a:ext cx="2258695" cy="457200"/>
                          </a:xfrm>
                          <a:prstGeom prst="rect">
                            <a:avLst/>
                          </a:prstGeom>
                          <a:solidFill>
                            <a:prstClr val="white"/>
                          </a:solidFill>
                          <a:ln>
                            <a:noFill/>
                          </a:ln>
                        </wps:spPr>
                        <wps:txbx>
                          <w:txbxContent>
                            <w:p w14:paraId="02AB67B2" w14:textId="73F5A422" w:rsidR="00B83186" w:rsidRPr="007D4D51" w:rsidRDefault="00B83186" w:rsidP="00B83186">
                              <w:pPr>
                                <w:pStyle w:val="a4"/>
                                <w:rPr>
                                  <w:noProof/>
                                  <w:sz w:val="36"/>
                                </w:rPr>
                              </w:pPr>
                              <w:r>
                                <w:rPr>
                                  <w:rFonts w:hint="eastAsia"/>
                                </w:rPr>
                                <w:t>圖</w:t>
                              </w:r>
                              <w:r>
                                <w:rPr>
                                  <w:rFonts w:hint="eastAsia"/>
                                </w:rPr>
                                <w:t xml:space="preserve"> </w:t>
                              </w:r>
                              <w:r w:rsidR="00B648E1">
                                <w:fldChar w:fldCharType="begin"/>
                              </w:r>
                              <w:r w:rsidR="00B648E1">
                                <w:instrText xml:space="preserve"> </w:instrText>
                              </w:r>
                              <w:r w:rsidR="00B648E1">
                                <w:rPr>
                                  <w:rFonts w:hint="eastAsia"/>
                                </w:rPr>
                                <w:instrText>STYLEREF 1 \s</w:instrText>
                              </w:r>
                              <w:r w:rsidR="00B648E1">
                                <w:instrText xml:space="preserve"> </w:instrText>
                              </w:r>
                              <w:r w:rsidR="00B648E1">
                                <w:fldChar w:fldCharType="separate"/>
                              </w:r>
                              <w:r w:rsidR="00B648E1">
                                <w:rPr>
                                  <w:noProof/>
                                </w:rPr>
                                <w:t>2</w:t>
                              </w:r>
                              <w:r w:rsidR="00B648E1">
                                <w:fldChar w:fldCharType="end"/>
                              </w:r>
                              <w:r w:rsidR="00B648E1">
                                <w:t>.</w:t>
                              </w:r>
                              <w:r w:rsidR="00B648E1">
                                <w:fldChar w:fldCharType="begin"/>
                              </w:r>
                              <w:r w:rsidR="00B648E1">
                                <w:instrText xml:space="preserve"> </w:instrText>
                              </w:r>
                              <w:r w:rsidR="00B648E1">
                                <w:rPr>
                                  <w:rFonts w:hint="eastAsia"/>
                                </w:rPr>
                                <w:instrText xml:space="preserve">SEQ </w:instrText>
                              </w:r>
                              <w:r w:rsidR="00B648E1">
                                <w:rPr>
                                  <w:rFonts w:hint="eastAsia"/>
                                </w:rPr>
                                <w:instrText>圖</w:instrText>
                              </w:r>
                              <w:r w:rsidR="00B648E1">
                                <w:rPr>
                                  <w:rFonts w:hint="eastAsia"/>
                                </w:rPr>
                                <w:instrText xml:space="preserve"> \* ARABIC \s 1</w:instrText>
                              </w:r>
                              <w:r w:rsidR="00B648E1">
                                <w:instrText xml:space="preserve"> </w:instrText>
                              </w:r>
                              <w:r w:rsidR="00B648E1">
                                <w:fldChar w:fldCharType="separate"/>
                              </w:r>
                              <w:r w:rsidR="00B648E1">
                                <w:rPr>
                                  <w:noProof/>
                                </w:rPr>
                                <w:t>1</w:t>
                              </w:r>
                              <w:r w:rsidR="00B648E1">
                                <w:fldChar w:fldCharType="end"/>
                              </w:r>
                              <w:r>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51831C" id="群組 9" o:spid="_x0000_s1026" style="position:absolute;left:0;text-align:left;margin-left:243.4pt;margin-top:14.15pt;width:187.65pt;height:216.5pt;z-index:251671552" coordsize="23831,27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width:23831;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">
                  <v:imagedata r:id="rId18" o:title=""/>
                </v:shape>
                <v:shapetype id="_x0000_t202" coordsize="21600,21600" o:spt="202" path="m,l,21600r21600,l21600,xe">
                  <v:stroke joinstyle="miter"/>
                  <v:path gradientshapeok="t" o:connecttype="rect"/>
                </v:shapetype>
                <v:shape id="文字方塊 19" o:spid="_x0000_s1028" type="#_x0000_t202" style="position:absolute;left:831;top:22923;width:225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2AB67B2" w14:textId="73F5A422" w:rsidR="00B83186" w:rsidRPr="007D4D51" w:rsidRDefault="00B83186" w:rsidP="00B83186">
                        <w:pPr>
                          <w:pStyle w:val="a4"/>
                          <w:rPr>
                            <w:noProof/>
                            <w:sz w:val="36"/>
                          </w:rPr>
                        </w:pPr>
                        <w:r>
                          <w:rPr>
                            <w:rFonts w:hint="eastAsia"/>
                          </w:rPr>
                          <w:t>圖</w:t>
                        </w:r>
                        <w:r>
                          <w:rPr>
                            <w:rFonts w:hint="eastAsia"/>
                          </w:rPr>
                          <w:t xml:space="preserve"> </w:t>
                        </w:r>
                        <w:r w:rsidR="00B648E1">
                          <w:fldChar w:fldCharType="begin"/>
                        </w:r>
                        <w:r w:rsidR="00B648E1">
                          <w:instrText xml:space="preserve"> </w:instrText>
                        </w:r>
                        <w:r w:rsidR="00B648E1">
                          <w:rPr>
                            <w:rFonts w:hint="eastAsia"/>
                          </w:rPr>
                          <w:instrText>STYLEREF 1 \s</w:instrText>
                        </w:r>
                        <w:r w:rsidR="00B648E1">
                          <w:instrText xml:space="preserve"> </w:instrText>
                        </w:r>
                        <w:r w:rsidR="00B648E1">
                          <w:fldChar w:fldCharType="separate"/>
                        </w:r>
                        <w:r w:rsidR="00B648E1">
                          <w:rPr>
                            <w:noProof/>
                          </w:rPr>
                          <w:t>2</w:t>
                        </w:r>
                        <w:r w:rsidR="00B648E1">
                          <w:fldChar w:fldCharType="end"/>
                        </w:r>
                        <w:r w:rsidR="00B648E1">
                          <w:t>.</w:t>
                        </w:r>
                        <w:r w:rsidR="00B648E1">
                          <w:fldChar w:fldCharType="begin"/>
                        </w:r>
                        <w:r w:rsidR="00B648E1">
                          <w:instrText xml:space="preserve"> </w:instrText>
                        </w:r>
                        <w:r w:rsidR="00B648E1">
                          <w:rPr>
                            <w:rFonts w:hint="eastAsia"/>
                          </w:rPr>
                          <w:instrText xml:space="preserve">SEQ </w:instrText>
                        </w:r>
                        <w:r w:rsidR="00B648E1">
                          <w:rPr>
                            <w:rFonts w:hint="eastAsia"/>
                          </w:rPr>
                          <w:instrText>圖</w:instrText>
                        </w:r>
                        <w:r w:rsidR="00B648E1">
                          <w:rPr>
                            <w:rFonts w:hint="eastAsia"/>
                          </w:rPr>
                          <w:instrText xml:space="preserve"> \* ARABIC \s 1</w:instrText>
                        </w:r>
                        <w:r w:rsidR="00B648E1">
                          <w:instrText xml:space="preserve"> </w:instrText>
                        </w:r>
                        <w:r w:rsidR="00B648E1">
                          <w:fldChar w:fldCharType="separate"/>
                        </w:r>
                        <w:r w:rsidR="00B648E1">
                          <w:rPr>
                            <w:noProof/>
                          </w:rPr>
                          <w:t>1</w:t>
                        </w:r>
                        <w:r w:rsidR="00B648E1">
                          <w:fldChar w:fldCharType="end"/>
                        </w:r>
                        <w:r>
                          <w:rPr>
                            <w:rFonts w:hint="eastAsia"/>
                          </w:rPr>
                          <w:t>系統架構圖</w:t>
                        </w:r>
                      </w:p>
                    </w:txbxContent>
                  </v:textbox>
                </v:shape>
                <w10:wrap type="square"/>
              </v:group>
            </w:pict>
          </mc:Fallback>
        </mc:AlternateContent>
      </w:r>
      <w:r w:rsidR="00615A1B" w:rsidRPr="00615A1B">
        <w:rPr>
          <w:rFonts w:hint="eastAsia"/>
        </w:rPr>
        <w:t>2.1</w:t>
      </w:r>
      <w:r w:rsidR="00615A1B" w:rsidRPr="00615A1B">
        <w:rPr>
          <w:rFonts w:hint="eastAsia"/>
        </w:rPr>
        <w:t>、系統架構</w:t>
      </w:r>
      <w:bookmarkEnd w:id="73"/>
    </w:p>
    <w:p w14:paraId="7DB8B0C6" w14:textId="73CADCAE" w:rsidR="00B83186" w:rsidRPr="004E357E" w:rsidRDefault="00990DEA" w:rsidP="00990DEA">
      <w:pPr>
        <w:spacing w:beforeLines="50" w:before="180"/>
        <w:ind w:leftChars="-1" w:left="-3" w:firstLineChars="1" w:firstLine="3"/>
        <w:rPr>
          <w:rFonts w:ascii="Times New Roman" w:hAnsi="Times New Roman" w:cs="Times New Roman"/>
          <w:szCs w:val="28"/>
        </w:rPr>
      </w:pPr>
      <w:r>
        <w:rPr>
          <w:rFonts w:ascii="Times New Roman" w:hAnsi="Times New Roman" w:cs="Times New Roman"/>
          <w:szCs w:val="28"/>
        </w:rPr>
        <w:tab/>
      </w:r>
      <w:r w:rsidR="00B83186" w:rsidRPr="00FB2D9B">
        <w:rPr>
          <w:rFonts w:ascii="Times New Roman" w:hAnsi="Times New Roman" w:cs="Times New Roman"/>
          <w:szCs w:val="28"/>
        </w:rPr>
        <w:t>本計畫的整體架構</w:t>
      </w:r>
      <w:r w:rsidR="00B83186">
        <w:rPr>
          <w:rFonts w:ascii="Times New Roman" w:hAnsi="Times New Roman" w:cs="Times New Roman" w:hint="eastAsia"/>
          <w:szCs w:val="28"/>
        </w:rPr>
        <w:t>(</w:t>
      </w:r>
      <w:r w:rsidR="00B83186">
        <w:rPr>
          <w:rFonts w:ascii="Times New Roman" w:hAnsi="Times New Roman" w:cs="Times New Roman" w:hint="eastAsia"/>
          <w:szCs w:val="28"/>
        </w:rPr>
        <w:t>如圖</w:t>
      </w:r>
      <w:r w:rsidR="00B83186">
        <w:rPr>
          <w:rFonts w:ascii="Times New Roman" w:hAnsi="Times New Roman" w:cs="Times New Roman" w:hint="eastAsia"/>
          <w:szCs w:val="28"/>
        </w:rPr>
        <w:t>2.1)</w:t>
      </w:r>
      <w:r w:rsidR="00B83186">
        <w:rPr>
          <w:rFonts w:ascii="Times New Roman" w:hAnsi="Times New Roman" w:cs="Times New Roman" w:hint="eastAsia"/>
          <w:szCs w:val="28"/>
        </w:rPr>
        <w:t>，</w:t>
      </w:r>
      <w:r w:rsidR="00B83186" w:rsidRPr="00FB2D9B">
        <w:rPr>
          <w:rFonts w:ascii="Times New Roman" w:hAnsi="Times New Roman" w:cs="Times New Roman"/>
          <w:szCs w:val="28"/>
        </w:rPr>
        <w:t>由</w:t>
      </w:r>
      <w:r w:rsidR="00B83186" w:rsidRPr="0048313F">
        <w:rPr>
          <w:rFonts w:ascii="Times New Roman" w:hAnsi="Times New Roman" w:cs="Times New Roman"/>
          <w:szCs w:val="28"/>
        </w:rPr>
        <w:t>Web</w:t>
      </w:r>
      <w:r w:rsidR="00B83186" w:rsidRPr="0048313F">
        <w:rPr>
          <w:rFonts w:ascii="Times New Roman" w:hAnsi="Times New Roman" w:cs="Times New Roman"/>
          <w:szCs w:val="28"/>
        </w:rPr>
        <w:t>應用框架</w:t>
      </w:r>
      <w:r w:rsidR="00B83186">
        <w:rPr>
          <w:rFonts w:ascii="Times New Roman" w:hAnsi="Times New Roman" w:cs="Times New Roman" w:hint="eastAsia"/>
          <w:szCs w:val="28"/>
        </w:rPr>
        <w:t>為概念基礎</w:t>
      </w:r>
      <w:r w:rsidR="00B83186" w:rsidRPr="00FB2D9B">
        <w:rPr>
          <w:rFonts w:ascii="Times New Roman" w:hAnsi="Times New Roman" w:cs="Times New Roman"/>
          <w:szCs w:val="28"/>
        </w:rPr>
        <w:t>所建立的圖形化使用者介面</w:t>
      </w:r>
      <w:r w:rsidR="00B83186">
        <w:rPr>
          <w:rFonts w:ascii="Times New Roman" w:hAnsi="Times New Roman" w:cs="Times New Roman" w:hint="eastAsia"/>
          <w:szCs w:val="28"/>
        </w:rPr>
        <w:t>負責供使用者使用</w:t>
      </w:r>
      <w:r w:rsidR="00B83186" w:rsidRPr="00FB2D9B">
        <w:rPr>
          <w:rFonts w:ascii="Times New Roman" w:hAnsi="Times New Roman" w:cs="Times New Roman"/>
          <w:szCs w:val="28"/>
        </w:rPr>
        <w:t>，</w:t>
      </w:r>
      <w:r w:rsidR="00B83186">
        <w:rPr>
          <w:rFonts w:ascii="Times New Roman" w:hAnsi="Times New Roman" w:cs="Times New Roman" w:hint="eastAsia"/>
          <w:szCs w:val="28"/>
        </w:rPr>
        <w:t>這些</w:t>
      </w:r>
      <w:proofErr w:type="gramStart"/>
      <w:r w:rsidR="00B83186" w:rsidRPr="00FB2D9B">
        <w:rPr>
          <w:rFonts w:ascii="Times New Roman" w:hAnsi="Times New Roman" w:cs="Times New Roman"/>
          <w:szCs w:val="28"/>
        </w:rPr>
        <w:t>前端頁面</w:t>
      </w:r>
      <w:proofErr w:type="gramEnd"/>
      <w:r w:rsidR="00B83186">
        <w:rPr>
          <w:rFonts w:ascii="Times New Roman" w:hAnsi="Times New Roman" w:cs="Times New Roman" w:hint="eastAsia"/>
          <w:szCs w:val="28"/>
        </w:rPr>
        <w:t>將會</w:t>
      </w:r>
      <w:r w:rsidR="00B83186" w:rsidRPr="00FB2D9B">
        <w:rPr>
          <w:rFonts w:ascii="Times New Roman" w:hAnsi="Times New Roman" w:cs="Times New Roman"/>
          <w:szCs w:val="28"/>
        </w:rPr>
        <w:t>發送的請求</w:t>
      </w:r>
      <w:r w:rsidR="00B83186">
        <w:rPr>
          <w:rFonts w:ascii="Times New Roman" w:hAnsi="Times New Roman" w:cs="Times New Roman" w:hint="eastAsia"/>
          <w:szCs w:val="28"/>
        </w:rPr>
        <w:t>至</w:t>
      </w:r>
      <w:r w:rsidR="00B83186" w:rsidRPr="00FB2D9B">
        <w:rPr>
          <w:rFonts w:ascii="Times New Roman" w:hAnsi="Times New Roman" w:cs="Times New Roman"/>
          <w:szCs w:val="28"/>
        </w:rPr>
        <w:t>後端</w:t>
      </w:r>
      <w:r w:rsidR="00B83186" w:rsidRPr="00FB2D9B">
        <w:rPr>
          <w:rFonts w:ascii="Times New Roman" w:hAnsi="Times New Roman" w:cs="Times New Roman"/>
          <w:szCs w:val="28"/>
        </w:rPr>
        <w:t>Python</w:t>
      </w:r>
      <w:r w:rsidR="00B83186" w:rsidRPr="00FB2D9B">
        <w:rPr>
          <w:rFonts w:ascii="Times New Roman" w:hAnsi="Times New Roman" w:cs="Times New Roman"/>
          <w:szCs w:val="28"/>
        </w:rPr>
        <w:t>來進行動作，包含資料庫的傳輸、硬體的控制、衣物的辨識、網路</w:t>
      </w:r>
      <w:r w:rsidR="00B83186" w:rsidRPr="00FB2D9B">
        <w:rPr>
          <w:rFonts w:ascii="Times New Roman" w:hAnsi="Times New Roman" w:cs="Times New Roman"/>
          <w:szCs w:val="28"/>
        </w:rPr>
        <w:t>API</w:t>
      </w:r>
      <w:r w:rsidR="00B83186" w:rsidRPr="00FB2D9B">
        <w:rPr>
          <w:rFonts w:ascii="Times New Roman" w:hAnsi="Times New Roman" w:cs="Times New Roman"/>
          <w:szCs w:val="28"/>
        </w:rPr>
        <w:t>的請求以及</w:t>
      </w:r>
      <w:proofErr w:type="gramStart"/>
      <w:r w:rsidR="00B83186">
        <w:rPr>
          <w:rFonts w:ascii="Times New Roman" w:hAnsi="Times New Roman" w:cs="Times New Roman" w:hint="eastAsia"/>
          <w:szCs w:val="28"/>
        </w:rPr>
        <w:t>推薦穿搭衣物</w:t>
      </w:r>
      <w:proofErr w:type="gramEnd"/>
      <w:r w:rsidR="00B83186" w:rsidRPr="00FB2D9B">
        <w:rPr>
          <w:rFonts w:ascii="Times New Roman" w:hAnsi="Times New Roman" w:cs="Times New Roman"/>
          <w:szCs w:val="28"/>
        </w:rPr>
        <w:t>演算法的運作等。</w:t>
      </w:r>
    </w:p>
    <w:p w14:paraId="2A6459AD" w14:textId="73AC5982" w:rsidR="00B83186" w:rsidRPr="00615A1B" w:rsidRDefault="00B83186" w:rsidP="001A69EB">
      <w:pPr>
        <w:pStyle w:val="2"/>
        <w:spacing w:after="180"/>
        <w:ind w:leftChars="-1" w:left="-3" w:right="280" w:firstLineChars="1" w:firstLine="4"/>
      </w:pPr>
      <w:bookmarkStart w:id="74" w:name="_Toc122381656"/>
      <w:r w:rsidRPr="00615A1B">
        <w:rPr>
          <w:rFonts w:hint="eastAsia"/>
        </w:rPr>
        <w:t>2.2</w:t>
      </w:r>
      <w:r w:rsidRPr="00615A1B">
        <w:rPr>
          <w:rFonts w:hint="eastAsia"/>
        </w:rPr>
        <w:t>、軟體設計</w:t>
      </w:r>
      <w:bookmarkEnd w:id="74"/>
    </w:p>
    <w:p w14:paraId="4EC835DF" w14:textId="4BA99D75" w:rsidR="00F13ACF" w:rsidRDefault="00F13ACF" w:rsidP="001A69EB">
      <w:pPr>
        <w:pStyle w:val="3"/>
        <w:spacing w:before="360" w:after="180"/>
        <w:ind w:leftChars="-1" w:left="-3" w:right="280" w:firstLineChars="1" w:firstLine="3"/>
      </w:pPr>
      <w:r w:rsidRPr="00615A1B">
        <w:rPr>
          <w:rFonts w:hint="eastAsia"/>
        </w:rPr>
        <w:t xml:space="preserve">  </w:t>
      </w:r>
      <w:bookmarkStart w:id="75" w:name="_Toc122381657"/>
      <w:r w:rsidRPr="00615A1B">
        <w:rPr>
          <w:rFonts w:hint="eastAsia"/>
        </w:rPr>
        <w:t>2.2.1</w:t>
      </w:r>
      <w:r w:rsidRPr="00615A1B">
        <w:rPr>
          <w:rFonts w:hint="eastAsia"/>
        </w:rPr>
        <w:t>、衣物辨識</w:t>
      </w:r>
      <w:r w:rsidR="004E357E">
        <w:rPr>
          <w:rFonts w:hint="eastAsia"/>
        </w:rPr>
        <w:t>與資料庫</w:t>
      </w:r>
      <w:bookmarkEnd w:id="75"/>
    </w:p>
    <w:p w14:paraId="12865D3A" w14:textId="545CABC5" w:rsidR="004E357E" w:rsidRDefault="00990DEA" w:rsidP="001A69EB">
      <w:pPr>
        <w:spacing w:beforeLines="50" w:before="180"/>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為了方便使用者能夠清晰了解自己所擁有的所有衣服，本研究計畫能在系統中顯示出所有的衣服資料供使用者查閱，資料包含衣服的顏色</w:t>
      </w:r>
      <w:r w:rsidR="004E357E" w:rsidRPr="00FB2D9B">
        <w:rPr>
          <w:rFonts w:ascii="Times New Roman" w:hAnsi="Times New Roman" w:cs="Times New Roman"/>
        </w:rPr>
        <w:t>/</w:t>
      </w:r>
      <w:r w:rsidR="004E357E" w:rsidRPr="00FB2D9B">
        <w:rPr>
          <w:rFonts w:ascii="Times New Roman" w:hAnsi="Times New Roman" w:cs="Times New Roman"/>
        </w:rPr>
        <w:t>類型</w:t>
      </w:r>
      <w:r w:rsidR="004E357E" w:rsidRPr="00FB2D9B">
        <w:rPr>
          <w:rFonts w:ascii="Times New Roman" w:hAnsi="Times New Roman" w:cs="Times New Roman"/>
        </w:rPr>
        <w:t>/</w:t>
      </w:r>
      <w:r w:rsidR="004E357E" w:rsidRPr="00FB2D9B">
        <w:rPr>
          <w:rFonts w:ascii="Times New Roman" w:hAnsi="Times New Roman" w:cs="Times New Roman"/>
        </w:rPr>
        <w:t>樣式</w:t>
      </w:r>
      <w:r w:rsidR="004E357E" w:rsidRPr="00FB2D9B">
        <w:rPr>
          <w:rFonts w:ascii="Times New Roman" w:hAnsi="Times New Roman" w:cs="Times New Roman"/>
        </w:rPr>
        <w:t>(</w:t>
      </w:r>
      <w:r w:rsidR="004E357E" w:rsidRPr="00FB2D9B">
        <w:rPr>
          <w:rFonts w:ascii="Times New Roman" w:hAnsi="Times New Roman" w:cs="Times New Roman"/>
        </w:rPr>
        <w:t>短袖、無袖、帽</w:t>
      </w:r>
      <w:r w:rsidR="004E357E" w:rsidRPr="00FB2D9B">
        <w:rPr>
          <w:rFonts w:ascii="Times New Roman" w:hAnsi="Times New Roman" w:cs="Times New Roman"/>
        </w:rPr>
        <w:t>T…)</w:t>
      </w:r>
      <w:r w:rsidR="004E357E" w:rsidRPr="00FB2D9B">
        <w:rPr>
          <w:rFonts w:ascii="Times New Roman" w:hAnsi="Times New Roman" w:cs="Times New Roman"/>
        </w:rPr>
        <w:t>以及最重要的「照片」，在傳統的收納中就算使用者記得自己用的衣服，可能也不會記得確切的位置及樣式，因此本研究計畫此功能可以幫助使用者簡單的就可以查詢到自己想的那件衣服。</w:t>
      </w:r>
    </w:p>
    <w:p w14:paraId="69D924AD" w14:textId="78359CAC" w:rsidR="00F13ACF" w:rsidRPr="004E357E" w:rsidRDefault="00990DEA" w:rsidP="001A69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為此，研究計畫中，智慧衣櫃的檢視口處放置</w:t>
      </w:r>
      <w:proofErr w:type="gramStart"/>
      <w:r w:rsidR="004E357E" w:rsidRPr="00FB2D9B">
        <w:rPr>
          <w:rFonts w:ascii="Times New Roman" w:hAnsi="Times New Roman" w:cs="Times New Roman"/>
        </w:rPr>
        <w:t>攝像機</w:t>
      </w:r>
      <w:proofErr w:type="gramEnd"/>
      <w:r w:rsidR="004E357E" w:rsidRPr="00FB2D9B">
        <w:rPr>
          <w:rFonts w:ascii="Times New Roman" w:hAnsi="Times New Roman" w:cs="Times New Roman"/>
        </w:rPr>
        <w:t>，除了保存照片外，將會利用人工智慧中的圖樣辨識來快速辨別衣物樣貌，藉此算出衣服的基本資訊</w:t>
      </w:r>
      <w:r w:rsidR="004E357E" w:rsidRPr="00FB2D9B">
        <w:rPr>
          <w:rFonts w:ascii="Times New Roman" w:hAnsi="Times New Roman" w:cs="Times New Roman"/>
        </w:rPr>
        <w:t>(</w:t>
      </w:r>
      <w:r w:rsidR="004E357E" w:rsidRPr="00FB2D9B">
        <w:rPr>
          <w:rFonts w:ascii="Times New Roman" w:hAnsi="Times New Roman" w:cs="Times New Roman"/>
        </w:rPr>
        <w:t>上述的顏色</w:t>
      </w:r>
      <w:r w:rsidR="004E357E" w:rsidRPr="00FB2D9B">
        <w:rPr>
          <w:rFonts w:ascii="Times New Roman" w:hAnsi="Times New Roman" w:cs="Times New Roman"/>
        </w:rPr>
        <w:t>/</w:t>
      </w:r>
      <w:r w:rsidR="004E357E" w:rsidRPr="00FB2D9B">
        <w:rPr>
          <w:rFonts w:ascii="Times New Roman" w:hAnsi="Times New Roman" w:cs="Times New Roman"/>
        </w:rPr>
        <w:t>樣式等</w:t>
      </w:r>
      <w:r w:rsidR="004E357E" w:rsidRPr="00FB2D9B">
        <w:rPr>
          <w:rFonts w:ascii="Times New Roman" w:hAnsi="Times New Roman" w:cs="Times New Roman"/>
        </w:rPr>
        <w:t>)</w:t>
      </w:r>
      <w:r w:rsidR="004E357E" w:rsidRPr="00FB2D9B">
        <w:rPr>
          <w:rFonts w:ascii="Times New Roman" w:hAnsi="Times New Roman" w:cs="Times New Roman"/>
        </w:rPr>
        <w:t>並將所有資訊放入資料庫以完成使用者專屬的衣服資料庫。</w:t>
      </w:r>
    </w:p>
    <w:p w14:paraId="049216FF" w14:textId="65D316FD" w:rsidR="00F13ACF" w:rsidRDefault="00F13ACF" w:rsidP="001A69EB">
      <w:pPr>
        <w:pStyle w:val="3"/>
        <w:spacing w:before="360" w:after="180"/>
        <w:ind w:leftChars="-1" w:left="-3" w:right="280" w:firstLineChars="1" w:firstLine="3"/>
      </w:pPr>
      <w:r w:rsidRPr="00615A1B">
        <w:rPr>
          <w:rFonts w:hint="eastAsia"/>
        </w:rPr>
        <w:lastRenderedPageBreak/>
        <w:t xml:space="preserve">  </w:t>
      </w:r>
      <w:bookmarkStart w:id="76" w:name="_Toc122381658"/>
      <w:r w:rsidRPr="00615A1B">
        <w:rPr>
          <w:rFonts w:hint="eastAsia"/>
        </w:rPr>
        <w:t>2.2.2</w:t>
      </w:r>
      <w:r w:rsidRPr="00615A1B">
        <w:rPr>
          <w:rFonts w:hint="eastAsia"/>
        </w:rPr>
        <w:t>、天氣資料</w:t>
      </w:r>
      <w:bookmarkEnd w:id="76"/>
    </w:p>
    <w:p w14:paraId="6E25E6C3" w14:textId="3BC85E28" w:rsidR="00F13ACF" w:rsidRPr="004E357E" w:rsidRDefault="00990DEA" w:rsidP="001A69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在平時生活中考量服裝搭配的因素有很多，其中一個較大的因素就是「天氣」因此本研究會將天氣資訊一同顯示給使用者，不須額外再使用手機查詢。同時，使用者可透過資料庫的紀錄查詢過往的穿衣習慣等，或是透過設置將某些衣物設為收藏，只需設定簡單的搜尋條件與排序就可輕鬆找到想要的衣物，達到資訊整合的效果。</w:t>
      </w:r>
    </w:p>
    <w:p w14:paraId="11B9A797" w14:textId="62560AE6" w:rsidR="00F13ACF" w:rsidRDefault="00F13ACF" w:rsidP="001A69EB">
      <w:pPr>
        <w:pStyle w:val="3"/>
        <w:spacing w:before="360" w:after="180"/>
        <w:ind w:leftChars="-1" w:left="-3" w:right="280" w:firstLineChars="1" w:firstLine="3"/>
      </w:pPr>
      <w:r w:rsidRPr="00615A1B">
        <w:rPr>
          <w:rFonts w:hint="eastAsia"/>
        </w:rPr>
        <w:t xml:space="preserve">  </w:t>
      </w:r>
      <w:bookmarkStart w:id="77" w:name="_Toc122381659"/>
      <w:r w:rsidRPr="00615A1B">
        <w:rPr>
          <w:rFonts w:hint="eastAsia"/>
        </w:rPr>
        <w:t>2.2.3</w:t>
      </w:r>
      <w:r w:rsidRPr="00615A1B">
        <w:rPr>
          <w:rFonts w:hint="eastAsia"/>
        </w:rPr>
        <w:t>、衣物推薦演算法</w:t>
      </w:r>
      <w:bookmarkEnd w:id="77"/>
    </w:p>
    <w:p w14:paraId="429006DE" w14:textId="10D0FF1F" w:rsidR="00B83186" w:rsidRPr="004E357E" w:rsidRDefault="00990DEA" w:rsidP="001A69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系統</w:t>
      </w:r>
      <w:r w:rsidR="004E357E">
        <w:rPr>
          <w:rFonts w:ascii="Times New Roman" w:hAnsi="Times New Roman" w:cs="Times New Roman"/>
        </w:rPr>
        <w:t>在</w:t>
      </w:r>
      <w:r w:rsidR="004E357E">
        <w:rPr>
          <w:rFonts w:ascii="Times New Roman" w:hAnsi="Times New Roman" w:cs="Times New Roman" w:hint="eastAsia"/>
        </w:rPr>
        <w:t>推薦</w:t>
      </w:r>
      <w:r w:rsidR="004E357E" w:rsidRPr="00FB2D9B">
        <w:rPr>
          <w:rFonts w:ascii="Times New Roman" w:hAnsi="Times New Roman" w:cs="Times New Roman"/>
        </w:rPr>
        <w:t>使用者穿衣組合時會結合使用者所設定的衣服喜好度、穿衣習慣與天氣資訊等數據進行公式計算，透過演算法會為使用者量身推薦四套衣物組合，以此解決現代人選擇困難症的問題。</w:t>
      </w:r>
    </w:p>
    <w:p w14:paraId="013D5EA5" w14:textId="20F0753E" w:rsidR="00615A1B" w:rsidRDefault="00615A1B" w:rsidP="001A69EB">
      <w:pPr>
        <w:pStyle w:val="2"/>
        <w:spacing w:after="180"/>
        <w:ind w:leftChars="-1" w:left="-3" w:right="280" w:firstLineChars="1" w:firstLine="4"/>
      </w:pPr>
      <w:bookmarkStart w:id="78" w:name="_Toc122381660"/>
      <w:r w:rsidRPr="00615A1B">
        <w:rPr>
          <w:rFonts w:hint="eastAsia"/>
        </w:rPr>
        <w:t>2.3</w:t>
      </w:r>
      <w:r w:rsidRPr="00615A1B">
        <w:rPr>
          <w:rFonts w:hint="eastAsia"/>
        </w:rPr>
        <w:t>、硬體設計</w:t>
      </w:r>
      <w:bookmarkEnd w:id="78"/>
    </w:p>
    <w:p w14:paraId="05264460" w14:textId="3CD812E4" w:rsidR="004E357E" w:rsidRDefault="004E357E" w:rsidP="001A69EB">
      <w:pPr>
        <w:spacing w:beforeLines="50" w:before="180"/>
        <w:ind w:leftChars="-1" w:left="-3" w:firstLineChars="1" w:firstLine="3"/>
        <w:rPr>
          <w:rFonts w:ascii="Times New Roman" w:hAnsi="Times New Roman" w:cs="Times New Roman"/>
        </w:rPr>
      </w:pPr>
      <w:r>
        <w:rPr>
          <w:rFonts w:ascii="Times New Roman" w:hAnsi="Times New Roman" w:cs="Times New Roman"/>
          <w:noProof/>
          <w:lang w:val="zh-TW"/>
        </w:rPr>
        <w:drawing>
          <wp:anchor distT="0" distB="0" distL="114300" distR="114300" simplePos="0" relativeHeight="251674624" behindDoc="0" locked="0" layoutInCell="1" allowOverlap="1" wp14:anchorId="69FEE16B" wp14:editId="33ACDBF0">
            <wp:simplePos x="0" y="0"/>
            <wp:positionH relativeFrom="margin">
              <wp:align>right</wp:align>
            </wp:positionH>
            <wp:positionV relativeFrom="paragraph">
              <wp:posOffset>137014</wp:posOffset>
            </wp:positionV>
            <wp:extent cx="1987550" cy="2620010"/>
            <wp:effectExtent l="0" t="0" r="0" b="8890"/>
            <wp:wrapTight wrapText="bothSides">
              <wp:wrapPolygon edited="0">
                <wp:start x="0" y="0"/>
                <wp:lineTo x="0" y="21516"/>
                <wp:lineTo x="21324" y="21516"/>
                <wp:lineTo x="21324"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pic:cNvPicPr>
                  </pic:nvPicPr>
                  <pic:blipFill rotWithShape="1">
                    <a:blip r:embed="rId19" cstate="print">
                      <a:extLst>
                        <a:ext uri="{28A0092B-C50C-407E-A947-70E740481C1C}">
                          <a14:useLocalDpi xmlns:a14="http://schemas.microsoft.com/office/drawing/2010/main" val="0"/>
                        </a:ext>
                      </a:extLst>
                    </a:blip>
                    <a:srcRect t="15034" b="6602"/>
                    <a:stretch/>
                  </pic:blipFill>
                  <pic:spPr bwMode="auto">
                    <a:xfrm>
                      <a:off x="0" y="0"/>
                      <a:ext cx="198755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DEA">
        <w:rPr>
          <w:rFonts w:ascii="Times New Roman" w:hAnsi="Times New Roman" w:cs="Times New Roman"/>
        </w:rPr>
        <w:tab/>
      </w:r>
      <w:r w:rsidRPr="00FB2D9B">
        <w:rPr>
          <w:rFonts w:ascii="Times New Roman" w:hAnsi="Times New Roman" w:cs="Times New Roman"/>
        </w:rPr>
        <w:t>衣櫃最基本的功能便是收納。然而目前衣櫃最容易遇到的問題也正是在收納的部分。傳統的衣櫃</w:t>
      </w:r>
      <w:r w:rsidRPr="00FB2D9B">
        <w:rPr>
          <w:rFonts w:ascii="Times New Roman" w:hAnsi="Times New Roman" w:cs="Times New Roman"/>
        </w:rPr>
        <w:t>(</w:t>
      </w:r>
      <w:r w:rsidRPr="00FB2D9B">
        <w:rPr>
          <w:rFonts w:ascii="Times New Roman" w:hAnsi="Times New Roman" w:cs="Times New Roman"/>
        </w:rPr>
        <w:t>如圖</w:t>
      </w:r>
      <w:r>
        <w:rPr>
          <w:rFonts w:ascii="Times New Roman" w:hAnsi="Times New Roman" w:cs="Times New Roman" w:hint="eastAsia"/>
        </w:rPr>
        <w:t>3</w:t>
      </w:r>
      <w:r w:rsidRPr="00FB2D9B">
        <w:rPr>
          <w:rFonts w:ascii="Times New Roman" w:hAnsi="Times New Roman" w:cs="Times New Roman"/>
        </w:rPr>
        <w:t>)</w:t>
      </w:r>
      <w:r w:rsidRPr="00FB2D9B">
        <w:rPr>
          <w:rFonts w:ascii="Times New Roman" w:hAnsi="Times New Roman" w:cs="Times New Roman"/>
        </w:rPr>
        <w:t>由於需要同時</w:t>
      </w:r>
      <w:proofErr w:type="gramStart"/>
      <w:r w:rsidRPr="00FB2D9B">
        <w:rPr>
          <w:rFonts w:ascii="Times New Roman" w:hAnsi="Times New Roman" w:cs="Times New Roman"/>
        </w:rPr>
        <w:t>壘放多</w:t>
      </w:r>
      <w:proofErr w:type="gramEnd"/>
      <w:r w:rsidRPr="00FB2D9B">
        <w:rPr>
          <w:rFonts w:ascii="Times New Roman" w:hAnsi="Times New Roman" w:cs="Times New Roman"/>
        </w:rPr>
        <w:t>層，因此無法容易拿出想要的衣服，有時需要較久以前的衣服時得翻箱倒櫃才能拿到下方的衣服。</w:t>
      </w:r>
    </w:p>
    <w:p w14:paraId="63B1F93C" w14:textId="48598B5F" w:rsidR="00597945" w:rsidRPr="00544C76" w:rsidRDefault="004E357E" w:rsidP="001A69EB">
      <w:pPr>
        <w:ind w:leftChars="-1" w:left="-3" w:firstLineChars="1" w:firstLine="3"/>
        <w:rPr>
          <w:rFonts w:ascii="Times New Roman" w:hAnsi="Times New Roman" w:cs="Times New Roman"/>
        </w:rPr>
      </w:pPr>
      <w:r>
        <w:rPr>
          <w:noProof/>
        </w:rPr>
        <mc:AlternateContent>
          <mc:Choice Requires="wps">
            <w:drawing>
              <wp:anchor distT="0" distB="0" distL="114300" distR="114300" simplePos="0" relativeHeight="251676672" behindDoc="1" locked="0" layoutInCell="1" allowOverlap="1" wp14:anchorId="2C78DE92" wp14:editId="097E565D">
                <wp:simplePos x="0" y="0"/>
                <wp:positionH relativeFrom="margin">
                  <wp:align>right</wp:align>
                </wp:positionH>
                <wp:positionV relativeFrom="paragraph">
                  <wp:posOffset>948250</wp:posOffset>
                </wp:positionV>
                <wp:extent cx="1987550" cy="635"/>
                <wp:effectExtent l="0" t="0" r="0" b="0"/>
                <wp:wrapTight wrapText="bothSides">
                  <wp:wrapPolygon edited="0">
                    <wp:start x="0" y="0"/>
                    <wp:lineTo x="0" y="20700"/>
                    <wp:lineTo x="21324" y="20700"/>
                    <wp:lineTo x="21324" y="0"/>
                    <wp:lineTo x="0" y="0"/>
                  </wp:wrapPolygon>
                </wp:wrapTight>
                <wp:docPr id="23" name="文字方塊 23"/>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14:paraId="142AB356" w14:textId="1D34CDA8" w:rsidR="004E357E" w:rsidRPr="00CA19F8" w:rsidRDefault="004E357E" w:rsidP="004E357E">
                            <w:pPr>
                              <w:pStyle w:val="a4"/>
                              <w:rPr>
                                <w:rFonts w:ascii="Times New Roman" w:hAnsi="Times New Roman" w:cs="Times New Roman"/>
                                <w:noProof/>
                                <w:lang w:val="zh-TW"/>
                              </w:rPr>
                            </w:pPr>
                            <w:r>
                              <w:rPr>
                                <w:rFonts w:hint="eastAsia"/>
                              </w:rPr>
                              <w:t>圖</w:t>
                            </w:r>
                            <w:r>
                              <w:rPr>
                                <w:rFonts w:hint="eastAsia"/>
                              </w:rPr>
                              <w:t xml:space="preserve"> </w:t>
                            </w:r>
                            <w:r w:rsidR="00B648E1">
                              <w:fldChar w:fldCharType="begin"/>
                            </w:r>
                            <w:r w:rsidR="00B648E1">
                              <w:instrText xml:space="preserve"> </w:instrText>
                            </w:r>
                            <w:r w:rsidR="00B648E1">
                              <w:rPr>
                                <w:rFonts w:hint="eastAsia"/>
                              </w:rPr>
                              <w:instrText>STYLEREF 1 \s</w:instrText>
                            </w:r>
                            <w:r w:rsidR="00B648E1">
                              <w:instrText xml:space="preserve"> </w:instrText>
                            </w:r>
                            <w:r w:rsidR="00B648E1">
                              <w:fldChar w:fldCharType="separate"/>
                            </w:r>
                            <w:r w:rsidR="00B648E1">
                              <w:rPr>
                                <w:noProof/>
                              </w:rPr>
                              <w:t>2</w:t>
                            </w:r>
                            <w:r w:rsidR="00B648E1">
                              <w:fldChar w:fldCharType="end"/>
                            </w:r>
                            <w:r w:rsidR="00B648E1">
                              <w:t>.</w:t>
                            </w:r>
                            <w:r w:rsidR="00B648E1">
                              <w:fldChar w:fldCharType="begin"/>
                            </w:r>
                            <w:r w:rsidR="00B648E1">
                              <w:instrText xml:space="preserve"> </w:instrText>
                            </w:r>
                            <w:r w:rsidR="00B648E1">
                              <w:rPr>
                                <w:rFonts w:hint="eastAsia"/>
                              </w:rPr>
                              <w:instrText xml:space="preserve">SEQ </w:instrText>
                            </w:r>
                            <w:r w:rsidR="00B648E1">
                              <w:rPr>
                                <w:rFonts w:hint="eastAsia"/>
                              </w:rPr>
                              <w:instrText>圖</w:instrText>
                            </w:r>
                            <w:r w:rsidR="00B648E1">
                              <w:rPr>
                                <w:rFonts w:hint="eastAsia"/>
                              </w:rPr>
                              <w:instrText xml:space="preserve"> \* ARABIC \s 1</w:instrText>
                            </w:r>
                            <w:r w:rsidR="00B648E1">
                              <w:instrText xml:space="preserve"> </w:instrText>
                            </w:r>
                            <w:r w:rsidR="00B648E1">
                              <w:fldChar w:fldCharType="separate"/>
                            </w:r>
                            <w:r w:rsidR="00B648E1">
                              <w:rPr>
                                <w:noProof/>
                              </w:rPr>
                              <w:t>2</w:t>
                            </w:r>
                            <w:r w:rsidR="00B648E1">
                              <w:fldChar w:fldCharType="end"/>
                            </w:r>
                            <w:r>
                              <w:rPr>
                                <w:rFonts w:hint="eastAsia"/>
                                <w:noProof/>
                              </w:rPr>
                              <w:t>傳統衣櫃示意圖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8DE92" id="文字方塊 23" o:spid="_x0000_s1029" type="#_x0000_t202" style="position:absolute;left:0;text-align:left;margin-left:105.3pt;margin-top:74.65pt;width:156.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r1GAIAAD8EAAAOAAAAZHJzL2Uyb0RvYy54bWysU8Fu2zAMvQ/YPwi6L046pO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c+33yazyklKXf9cR4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" stroked="f">
                <v:textbox style="mso-fit-shape-to-text:t" inset="0,0,0,0">
                  <w:txbxContent>
                    <w:p w14:paraId="142AB356" w14:textId="1D34CDA8" w:rsidR="004E357E" w:rsidRPr="00CA19F8" w:rsidRDefault="004E357E" w:rsidP="004E357E">
                      <w:pPr>
                        <w:pStyle w:val="a4"/>
                        <w:rPr>
                          <w:rFonts w:ascii="Times New Roman" w:hAnsi="Times New Roman" w:cs="Times New Roman"/>
                          <w:noProof/>
                          <w:lang w:val="zh-TW"/>
                        </w:rPr>
                      </w:pPr>
                      <w:r>
                        <w:rPr>
                          <w:rFonts w:hint="eastAsia"/>
                        </w:rPr>
                        <w:t>圖</w:t>
                      </w:r>
                      <w:r>
                        <w:rPr>
                          <w:rFonts w:hint="eastAsia"/>
                        </w:rPr>
                        <w:t xml:space="preserve"> </w:t>
                      </w:r>
                      <w:r w:rsidR="00B648E1">
                        <w:fldChar w:fldCharType="begin"/>
                      </w:r>
                      <w:r w:rsidR="00B648E1">
                        <w:instrText xml:space="preserve"> </w:instrText>
                      </w:r>
                      <w:r w:rsidR="00B648E1">
                        <w:rPr>
                          <w:rFonts w:hint="eastAsia"/>
                        </w:rPr>
                        <w:instrText>STYLEREF 1 \s</w:instrText>
                      </w:r>
                      <w:r w:rsidR="00B648E1">
                        <w:instrText xml:space="preserve"> </w:instrText>
                      </w:r>
                      <w:r w:rsidR="00B648E1">
                        <w:fldChar w:fldCharType="separate"/>
                      </w:r>
                      <w:r w:rsidR="00B648E1">
                        <w:rPr>
                          <w:noProof/>
                        </w:rPr>
                        <w:t>2</w:t>
                      </w:r>
                      <w:r w:rsidR="00B648E1">
                        <w:fldChar w:fldCharType="end"/>
                      </w:r>
                      <w:r w:rsidR="00B648E1">
                        <w:t>.</w:t>
                      </w:r>
                      <w:r w:rsidR="00B648E1">
                        <w:fldChar w:fldCharType="begin"/>
                      </w:r>
                      <w:r w:rsidR="00B648E1">
                        <w:instrText xml:space="preserve"> </w:instrText>
                      </w:r>
                      <w:r w:rsidR="00B648E1">
                        <w:rPr>
                          <w:rFonts w:hint="eastAsia"/>
                        </w:rPr>
                        <w:instrText xml:space="preserve">SEQ </w:instrText>
                      </w:r>
                      <w:r w:rsidR="00B648E1">
                        <w:rPr>
                          <w:rFonts w:hint="eastAsia"/>
                        </w:rPr>
                        <w:instrText>圖</w:instrText>
                      </w:r>
                      <w:r w:rsidR="00B648E1">
                        <w:rPr>
                          <w:rFonts w:hint="eastAsia"/>
                        </w:rPr>
                        <w:instrText xml:space="preserve"> \* ARABIC \s 1</w:instrText>
                      </w:r>
                      <w:r w:rsidR="00B648E1">
                        <w:instrText xml:space="preserve"> </w:instrText>
                      </w:r>
                      <w:r w:rsidR="00B648E1">
                        <w:fldChar w:fldCharType="separate"/>
                      </w:r>
                      <w:r w:rsidR="00B648E1">
                        <w:rPr>
                          <w:noProof/>
                        </w:rPr>
                        <w:t>2</w:t>
                      </w:r>
                      <w:r w:rsidR="00B648E1">
                        <w:fldChar w:fldCharType="end"/>
                      </w:r>
                      <w:r>
                        <w:rPr>
                          <w:rFonts w:hint="eastAsia"/>
                          <w:noProof/>
                        </w:rPr>
                        <w:t>傳統衣櫃示意圖</w:t>
                      </w:r>
                    </w:p>
                  </w:txbxContent>
                </v:textbox>
                <w10:wrap type="tight" anchorx="margin"/>
              </v:shape>
            </w:pict>
          </mc:Fallback>
        </mc:AlternateContent>
      </w:r>
      <w:r w:rsidR="00990DEA">
        <w:rPr>
          <w:rFonts w:ascii="Times New Roman" w:hAnsi="Times New Roman" w:cs="Times New Roman"/>
        </w:rPr>
        <w:tab/>
      </w:r>
      <w:r w:rsidRPr="00FB2D9B">
        <w:rPr>
          <w:rFonts w:ascii="Times New Roman" w:hAnsi="Times New Roman" w:cs="Times New Roman"/>
        </w:rPr>
        <w:t>本研究計畫透過機械軌道與旋轉輪盤來設計衣櫃存儲空間，使用者只需簡單的將衣服掛上檢視口的位置處衣櫃便會自動透過馬將衣服存入衣櫃中，要取用時也只需使用點擊螢幕，衣服便會自動被推出，解決找衣服的麻煩。</w:t>
      </w:r>
    </w:p>
    <w:p w14:paraId="4A317BD8" w14:textId="450A6B48" w:rsidR="00A97FFB" w:rsidRPr="00813215" w:rsidRDefault="00813215" w:rsidP="001A69EB">
      <w:pPr>
        <w:pStyle w:val="1"/>
        <w:numPr>
          <w:ilvl w:val="0"/>
          <w:numId w:val="4"/>
        </w:numPr>
        <w:tabs>
          <w:tab w:val="left" w:pos="851"/>
        </w:tabs>
        <w:spacing w:before="360" w:after="360"/>
        <w:ind w:leftChars="-1" w:left="-3" w:right="280" w:firstLineChars="1" w:firstLine="4"/>
        <w:rPr>
          <w:rFonts w:ascii="標楷體" w:hAnsi="標楷體"/>
          <w:szCs w:val="40"/>
        </w:rPr>
      </w:pPr>
      <w:bookmarkStart w:id="79" w:name="_Toc122381661"/>
      <w:r>
        <w:rPr>
          <w:rFonts w:ascii="標楷體" w:hAnsi="標楷體" w:hint="eastAsia"/>
          <w:szCs w:val="40"/>
        </w:rPr>
        <w:lastRenderedPageBreak/>
        <w:t>需求研究</w:t>
      </w:r>
      <w:r w:rsidR="00615A1B" w:rsidRPr="00813215">
        <w:rPr>
          <w:rFonts w:ascii="標楷體" w:hAnsi="標楷體" w:hint="eastAsia"/>
          <w:szCs w:val="40"/>
        </w:rPr>
        <w:t>與文獻探討</w:t>
      </w:r>
      <w:bookmarkEnd w:id="79"/>
    </w:p>
    <w:p w14:paraId="50202CEC" w14:textId="7A198257" w:rsidR="00615A1B" w:rsidRDefault="00615A1B" w:rsidP="001A69EB">
      <w:pPr>
        <w:pStyle w:val="2"/>
        <w:spacing w:after="180"/>
        <w:ind w:leftChars="-1" w:left="-3" w:right="280" w:firstLineChars="1" w:firstLine="4"/>
      </w:pPr>
      <w:bookmarkStart w:id="80" w:name="_Toc122381662"/>
      <w:r>
        <w:rPr>
          <w:rFonts w:hint="eastAsia"/>
        </w:rPr>
        <w:t>3.1</w:t>
      </w:r>
      <w:r>
        <w:rPr>
          <w:rFonts w:hint="eastAsia"/>
        </w:rPr>
        <w:t>、衣物辨識</w:t>
      </w:r>
      <w:bookmarkEnd w:id="80"/>
    </w:p>
    <w:p w14:paraId="71F6B6BF" w14:textId="5856EBA0" w:rsidR="00AE5984" w:rsidRDefault="0049642B" w:rsidP="001A69EB">
      <w:pPr>
        <w:pStyle w:val="afa"/>
        <w:ind w:firstLineChars="1" w:firstLine="5"/>
      </w:pPr>
      <w:r>
        <w:rPr>
          <w:rFonts w:hint="eastAsia"/>
        </w:rPr>
        <w:t>引文</w:t>
      </w:r>
    </w:p>
    <w:p w14:paraId="28BF3A13" w14:textId="3FA9F5C4" w:rsidR="0049642B" w:rsidRDefault="0049642B" w:rsidP="001A69EB">
      <w:pPr>
        <w:pStyle w:val="a4"/>
        <w:keepNext/>
        <w:framePr w:wrap="around" w:hAnchor="page" w:x="4002" w:y="456"/>
        <w:ind w:firstLineChars="1" w:firstLine="3"/>
        <w:jc w:val="both"/>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w:t>
      </w:r>
      <w:r w:rsidR="008E3E69">
        <w:fldChar w:fldCharType="end"/>
      </w:r>
      <w:r w:rsidRPr="00A63DAE">
        <w:rPr>
          <w:rFonts w:hint="eastAsia"/>
          <w:noProof/>
        </w:rPr>
        <w:t>圖樣辨識功能性需求</w:t>
      </w:r>
    </w:p>
    <w:p w14:paraId="37263D39" w14:textId="51077F32" w:rsidR="0049642B" w:rsidRDefault="0049642B" w:rsidP="001A69EB">
      <w:pPr>
        <w:ind w:firstLineChars="1" w:firstLine="3"/>
      </w:pPr>
    </w:p>
    <w:p w14:paraId="27A78E43" w14:textId="77777777" w:rsidR="0049642B" w:rsidRPr="00AE5984" w:rsidRDefault="0049642B" w:rsidP="001A69EB">
      <w:pPr>
        <w:ind w:firstLineChars="1" w:firstLine="3"/>
      </w:pPr>
    </w:p>
    <w:tbl>
      <w:tblPr>
        <w:tblStyle w:val="4-1"/>
        <w:tblW w:w="0" w:type="auto"/>
        <w:tblLook w:val="04A0" w:firstRow="1" w:lastRow="0" w:firstColumn="1" w:lastColumn="0" w:noHBand="0" w:noVBand="1"/>
      </w:tblPr>
      <w:tblGrid>
        <w:gridCol w:w="1413"/>
        <w:gridCol w:w="6883"/>
      </w:tblGrid>
      <w:tr w:rsidR="00AE5984" w:rsidRPr="00AE5984" w14:paraId="03F53623"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B8622E4" w14:textId="77777777" w:rsidR="00AE5984" w:rsidRPr="00AE5984" w:rsidRDefault="00AE5984" w:rsidP="001A69EB">
            <w:pPr>
              <w:pStyle w:val="af3"/>
              <w:ind w:firstLineChars="1" w:firstLine="3"/>
              <w:rPr>
                <w:bCs/>
              </w:rPr>
            </w:pPr>
            <w:r w:rsidRPr="00AE5984">
              <w:rPr>
                <w:rFonts w:hint="eastAsia"/>
                <w:bCs/>
              </w:rPr>
              <w:t>P</w:t>
            </w:r>
            <w:r w:rsidRPr="00AE5984">
              <w:rPr>
                <w:bCs/>
              </w:rPr>
              <w:t>attern recognition</w:t>
            </w:r>
            <w:r w:rsidRPr="00AE5984">
              <w:rPr>
                <w:rFonts w:hint="eastAsia"/>
                <w:bCs/>
              </w:rPr>
              <w:t xml:space="preserve"> </w:t>
            </w:r>
            <w:r w:rsidRPr="00AE5984">
              <w:rPr>
                <w:bCs/>
              </w:rPr>
              <w:t>functional requirement</w:t>
            </w:r>
          </w:p>
        </w:tc>
      </w:tr>
      <w:tr w:rsidR="00AE5984" w:rsidRPr="00AE5984" w14:paraId="2E992F3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2A7DC1" w14:textId="77777777" w:rsidR="00AE5984" w:rsidRPr="00AE5984" w:rsidRDefault="00AE5984" w:rsidP="001A69EB">
            <w:pPr>
              <w:pStyle w:val="af3"/>
              <w:ind w:firstLineChars="1" w:firstLine="3"/>
              <w:rPr>
                <w:bCs/>
              </w:rPr>
            </w:pPr>
            <w:r w:rsidRPr="00AE5984">
              <w:rPr>
                <w:rFonts w:hint="eastAsia"/>
                <w:bCs/>
              </w:rPr>
              <w:t>P</w:t>
            </w:r>
            <w:r w:rsidRPr="00AE5984">
              <w:rPr>
                <w:bCs/>
              </w:rPr>
              <w:t>RFN1</w:t>
            </w:r>
          </w:p>
        </w:tc>
        <w:tc>
          <w:tcPr>
            <w:tcW w:w="6883" w:type="dxa"/>
          </w:tcPr>
          <w:p w14:paraId="0627594A" w14:textId="77777777" w:rsidR="00AE5984" w:rsidRPr="00AE5984"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pPr>
            <w:r w:rsidRPr="00AE5984">
              <w:rPr>
                <w:rFonts w:hint="eastAsia"/>
              </w:rPr>
              <w:t>辨識衣服</w:t>
            </w:r>
          </w:p>
        </w:tc>
      </w:tr>
      <w:tr w:rsidR="00AE5984" w:rsidRPr="00AE5984" w14:paraId="43B1236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5B642AD" w14:textId="77777777" w:rsidR="00AE5984" w:rsidRPr="00AE5984" w:rsidRDefault="00AE5984" w:rsidP="001A69EB">
            <w:pPr>
              <w:pStyle w:val="af3"/>
              <w:ind w:firstLineChars="1" w:firstLine="3"/>
              <w:rPr>
                <w:rFonts w:cs="Times New Roman"/>
              </w:rPr>
            </w:pPr>
          </w:p>
        </w:tc>
        <w:tc>
          <w:tcPr>
            <w:tcW w:w="6883" w:type="dxa"/>
          </w:tcPr>
          <w:p w14:paraId="7C28C8ED" w14:textId="77777777" w:rsidR="00AE5984" w:rsidRPr="00AE5984"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sidRPr="00AE5984">
              <w:rPr>
                <w:rFonts w:hint="eastAsia"/>
              </w:rPr>
              <w:t>透過攝影機拍下的相片，對衣服的種類與顏色進行辨識，並將數值分類至相近的預設選項作為結果，最終回傳至系統</w:t>
            </w:r>
          </w:p>
        </w:tc>
      </w:tr>
    </w:tbl>
    <w:p w14:paraId="1D932B90" w14:textId="76695E16" w:rsidR="0049642B" w:rsidRDefault="0049642B" w:rsidP="001A69EB">
      <w:pPr>
        <w:pStyle w:val="a4"/>
        <w:keepNext/>
        <w:framePr w:wrap="around" w:hAnchor="page" w:x="4127"/>
        <w:ind w:firstLineChars="1" w:firstLine="3"/>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2</w:t>
      </w:r>
      <w:r w:rsidR="008E3E69">
        <w:fldChar w:fldCharType="end"/>
      </w:r>
      <w:r w:rsidRPr="005544D1">
        <w:rPr>
          <w:rFonts w:hint="eastAsia"/>
        </w:rPr>
        <w:t>圖樣辨識非功能性需求</w:t>
      </w:r>
    </w:p>
    <w:p w14:paraId="357C67D3" w14:textId="374B5A6C" w:rsidR="00732BE5" w:rsidRDefault="00732BE5" w:rsidP="001A69EB">
      <w:pPr>
        <w:ind w:firstLineChars="1" w:firstLine="3"/>
      </w:pPr>
    </w:p>
    <w:tbl>
      <w:tblPr>
        <w:tblStyle w:val="4-1"/>
        <w:tblW w:w="0" w:type="auto"/>
        <w:tblLook w:val="04A0" w:firstRow="1" w:lastRow="0" w:firstColumn="1" w:lastColumn="0" w:noHBand="0" w:noVBand="1"/>
      </w:tblPr>
      <w:tblGrid>
        <w:gridCol w:w="1413"/>
        <w:gridCol w:w="6883"/>
      </w:tblGrid>
      <w:tr w:rsidR="00AE5984" w:rsidRPr="004F5113" w14:paraId="3165A739"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6C7932C" w14:textId="77777777" w:rsidR="00AE5984" w:rsidRPr="00AE5984" w:rsidRDefault="00AE5984" w:rsidP="001A69EB">
            <w:pPr>
              <w:pStyle w:val="af3"/>
              <w:ind w:firstLineChars="1" w:firstLine="3"/>
              <w:rPr>
                <w:lang w:val="en-US"/>
              </w:rPr>
            </w:pPr>
            <w:r w:rsidRPr="00AE5984">
              <w:rPr>
                <w:rFonts w:hint="eastAsia"/>
                <w:lang w:val="en-US"/>
              </w:rPr>
              <w:t>P</w:t>
            </w:r>
            <w:r w:rsidRPr="00AE5984">
              <w:rPr>
                <w:lang w:val="en-US"/>
              </w:rPr>
              <w:t>attern recognition</w:t>
            </w:r>
            <w:r w:rsidRPr="00AE5984">
              <w:rPr>
                <w:rFonts w:hint="eastAsia"/>
                <w:lang w:val="en-US"/>
              </w:rPr>
              <w:t xml:space="preserve"> n</w:t>
            </w:r>
            <w:r w:rsidRPr="00AE5984">
              <w:rPr>
                <w:lang w:val="en-US"/>
              </w:rPr>
              <w:t>on-functional requirement</w:t>
            </w:r>
          </w:p>
        </w:tc>
      </w:tr>
      <w:tr w:rsidR="00AE5984" w:rsidRPr="004F5113" w14:paraId="7120E97D"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CFDF1" w14:textId="77777777" w:rsidR="00AE5984" w:rsidRPr="004F5113" w:rsidRDefault="00AE5984" w:rsidP="001A69EB">
            <w:pPr>
              <w:pStyle w:val="af3"/>
              <w:ind w:firstLineChars="1" w:firstLine="3"/>
            </w:pPr>
            <w:r>
              <w:rPr>
                <w:rFonts w:hint="eastAsia"/>
              </w:rPr>
              <w:t>P</w:t>
            </w:r>
            <w:r>
              <w:t>RNFN1</w:t>
            </w:r>
          </w:p>
        </w:tc>
        <w:tc>
          <w:tcPr>
            <w:tcW w:w="6883" w:type="dxa"/>
          </w:tcPr>
          <w:p w14:paraId="0A36BDED" w14:textId="77777777" w:rsidR="00AE5984" w:rsidRPr="004F5113"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pPr>
            <w:r>
              <w:rPr>
                <w:rFonts w:hint="eastAsia"/>
              </w:rPr>
              <w:t>辨識速度</w:t>
            </w:r>
          </w:p>
        </w:tc>
      </w:tr>
      <w:tr w:rsidR="00AE5984" w:rsidRPr="004F5113" w14:paraId="40E99E79"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16AA49B0" w14:textId="77777777" w:rsidR="00AE5984" w:rsidRPr="004F5113" w:rsidRDefault="00AE5984" w:rsidP="001A69EB">
            <w:pPr>
              <w:pStyle w:val="af3"/>
              <w:ind w:firstLineChars="1" w:firstLine="3"/>
              <w:rPr>
                <w:rFonts w:cs="Times New Roman"/>
                <w:b w:val="0"/>
                <w:bCs/>
              </w:rPr>
            </w:pPr>
          </w:p>
        </w:tc>
        <w:tc>
          <w:tcPr>
            <w:tcW w:w="6883" w:type="dxa"/>
          </w:tcPr>
          <w:p w14:paraId="1DD9A05C" w14:textId="77777777" w:rsidR="00AE5984" w:rsidRPr="004F5113"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Pr>
                <w:rFonts w:hint="eastAsia"/>
              </w:rPr>
              <w:t>要求在5秒內辨識完成</w:t>
            </w:r>
          </w:p>
        </w:tc>
      </w:tr>
      <w:tr w:rsidR="00AE5984" w:rsidRPr="004F5113" w14:paraId="7C25905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715282" w14:textId="77777777" w:rsidR="00AE5984" w:rsidRPr="004F5113" w:rsidRDefault="00AE5984" w:rsidP="001A69EB">
            <w:pPr>
              <w:pStyle w:val="af3"/>
              <w:ind w:firstLineChars="1" w:firstLine="3"/>
              <w:rPr>
                <w:rFonts w:cs="Times New Roman"/>
              </w:rPr>
            </w:pPr>
            <w:r>
              <w:rPr>
                <w:rFonts w:cs="Times New Roman" w:hint="eastAsia"/>
              </w:rPr>
              <w:t>PRNFN2</w:t>
            </w:r>
          </w:p>
        </w:tc>
        <w:tc>
          <w:tcPr>
            <w:tcW w:w="6883" w:type="dxa"/>
          </w:tcPr>
          <w:p w14:paraId="5F773B29" w14:textId="77777777" w:rsidR="00AE5984" w:rsidRPr="004F5113"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pPr>
            <w:r>
              <w:rPr>
                <w:rFonts w:hint="eastAsia"/>
              </w:rPr>
              <w:t>結果一致</w:t>
            </w:r>
          </w:p>
        </w:tc>
      </w:tr>
      <w:tr w:rsidR="00AE5984" w:rsidRPr="004F5113" w14:paraId="364FFDF3"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81F9B38" w14:textId="77777777" w:rsidR="00AE5984" w:rsidRPr="004F5113" w:rsidRDefault="00AE5984" w:rsidP="001A69EB">
            <w:pPr>
              <w:pStyle w:val="af3"/>
              <w:ind w:firstLineChars="1" w:firstLine="3"/>
              <w:rPr>
                <w:b w:val="0"/>
                <w:bCs/>
              </w:rPr>
            </w:pPr>
          </w:p>
        </w:tc>
        <w:tc>
          <w:tcPr>
            <w:tcW w:w="6883" w:type="dxa"/>
          </w:tcPr>
          <w:p w14:paraId="7F929AF7" w14:textId="77777777" w:rsidR="00AE5984" w:rsidRPr="004F5113"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Pr>
                <w:rFonts w:hint="eastAsia"/>
              </w:rPr>
              <w:t>辨識出來的結果與原本的衣服結果一樣。</w:t>
            </w:r>
          </w:p>
        </w:tc>
      </w:tr>
      <w:tr w:rsidR="00AE5984" w:rsidRPr="004F5113" w14:paraId="034F1AC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5CE35CF" w14:textId="77777777" w:rsidR="00AE5984" w:rsidRPr="004F5113" w:rsidRDefault="00AE5984" w:rsidP="001A69EB">
            <w:pPr>
              <w:pStyle w:val="af3"/>
              <w:ind w:firstLineChars="1" w:firstLine="3"/>
              <w:rPr>
                <w:rFonts w:cs="Times New Roman"/>
              </w:rPr>
            </w:pPr>
            <w:r>
              <w:rPr>
                <w:rFonts w:cs="Times New Roman" w:hint="eastAsia"/>
              </w:rPr>
              <w:t>PRNFN</w:t>
            </w:r>
            <w:r>
              <w:rPr>
                <w:rFonts w:cs="Times New Roman"/>
              </w:rPr>
              <w:t>3</w:t>
            </w:r>
          </w:p>
        </w:tc>
        <w:tc>
          <w:tcPr>
            <w:tcW w:w="6883" w:type="dxa"/>
          </w:tcPr>
          <w:p w14:paraId="42F31A92" w14:textId="77777777" w:rsidR="00AE5984" w:rsidRPr="004F5113"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pPr>
            <w:r>
              <w:rPr>
                <w:rFonts w:hint="eastAsia"/>
              </w:rPr>
              <w:t>性能</w:t>
            </w:r>
          </w:p>
        </w:tc>
      </w:tr>
      <w:tr w:rsidR="00AE5984" w:rsidRPr="004F5113" w14:paraId="2D1829E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CC1E4B6" w14:textId="77777777" w:rsidR="00AE5984" w:rsidRPr="004F5113" w:rsidRDefault="00AE5984" w:rsidP="001A69EB">
            <w:pPr>
              <w:pStyle w:val="af3"/>
              <w:ind w:firstLineChars="1" w:firstLine="3"/>
              <w:rPr>
                <w:rFonts w:cs="Times New Roman"/>
                <w:b w:val="0"/>
                <w:bCs/>
              </w:rPr>
            </w:pPr>
          </w:p>
        </w:tc>
        <w:tc>
          <w:tcPr>
            <w:tcW w:w="6883" w:type="dxa"/>
          </w:tcPr>
          <w:p w14:paraId="056FCD00" w14:textId="77777777" w:rsidR="00AE5984" w:rsidRPr="004F5113"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Pr>
                <w:rFonts w:hint="eastAsia"/>
              </w:rPr>
              <w:t>辨識期間CPU占用率&lt;=50%。</w:t>
            </w:r>
          </w:p>
        </w:tc>
      </w:tr>
      <w:tr w:rsidR="00AE5984" w:rsidRPr="004F5113" w14:paraId="3A67950C"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0CFE69" w14:textId="77777777" w:rsidR="00AE5984" w:rsidRPr="004F5113" w:rsidRDefault="00AE5984" w:rsidP="001A69EB">
            <w:pPr>
              <w:pStyle w:val="af3"/>
              <w:ind w:firstLineChars="1" w:firstLine="3"/>
            </w:pPr>
            <w:r>
              <w:rPr>
                <w:rFonts w:hint="eastAsia"/>
              </w:rPr>
              <w:t>PRNFN4</w:t>
            </w:r>
          </w:p>
        </w:tc>
        <w:tc>
          <w:tcPr>
            <w:tcW w:w="6883" w:type="dxa"/>
          </w:tcPr>
          <w:p w14:paraId="7488AD27" w14:textId="77777777" w:rsidR="00AE5984" w:rsidRPr="004F5113"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pPr>
            <w:r>
              <w:rPr>
                <w:rFonts w:hint="eastAsia"/>
              </w:rPr>
              <w:t>成功率</w:t>
            </w:r>
          </w:p>
        </w:tc>
      </w:tr>
      <w:tr w:rsidR="00AE5984" w:rsidRPr="004F5113" w14:paraId="31AAE7B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2CDCC25" w14:textId="77777777" w:rsidR="00AE5984" w:rsidRPr="004F5113" w:rsidRDefault="00AE5984" w:rsidP="001A69EB">
            <w:pPr>
              <w:pStyle w:val="af3"/>
              <w:ind w:firstLineChars="1" w:firstLine="3"/>
              <w:rPr>
                <w:rFonts w:cs="Times New Roman"/>
                <w:b w:val="0"/>
                <w:bCs/>
              </w:rPr>
            </w:pPr>
          </w:p>
        </w:tc>
        <w:tc>
          <w:tcPr>
            <w:tcW w:w="6883" w:type="dxa"/>
          </w:tcPr>
          <w:p w14:paraId="1C1D78AB" w14:textId="77777777" w:rsidR="00AE5984" w:rsidRPr="004F5113"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Pr>
                <w:rFonts w:hint="eastAsia"/>
              </w:rPr>
              <w:t>辨識成功率達八成以上</w:t>
            </w:r>
          </w:p>
        </w:tc>
      </w:tr>
      <w:tr w:rsidR="00AE5984" w:rsidRPr="004F5113" w14:paraId="062E130C" w14:textId="77777777" w:rsidTr="006E2F0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0487A4FC" w14:textId="77777777" w:rsidR="00AE5984" w:rsidRPr="004F5113" w:rsidRDefault="00AE5984" w:rsidP="001A69EB">
            <w:pPr>
              <w:pStyle w:val="af3"/>
              <w:ind w:firstLineChars="1" w:firstLine="3"/>
              <w:rPr>
                <w:rFonts w:cs="Times New Roman"/>
              </w:rPr>
            </w:pPr>
            <w:r>
              <w:rPr>
                <w:rFonts w:cs="Times New Roman" w:hint="eastAsia"/>
              </w:rPr>
              <w:t>PRNFN5</w:t>
            </w:r>
          </w:p>
        </w:tc>
        <w:tc>
          <w:tcPr>
            <w:tcW w:w="6883" w:type="dxa"/>
          </w:tcPr>
          <w:p w14:paraId="62D0FAB0" w14:textId="77777777" w:rsidR="00AE5984" w:rsidRPr="004F5113"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pPr>
            <w:r>
              <w:rPr>
                <w:rFonts w:hint="eastAsia"/>
              </w:rPr>
              <w:t>缺陷率</w:t>
            </w:r>
          </w:p>
        </w:tc>
      </w:tr>
      <w:tr w:rsidR="00AE5984" w:rsidRPr="004F5113" w14:paraId="37365228" w14:textId="77777777" w:rsidTr="006E2F0B">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09D766C" w14:textId="77777777" w:rsidR="00AE5984" w:rsidRPr="004F5113" w:rsidRDefault="00AE5984" w:rsidP="001A69EB">
            <w:pPr>
              <w:pStyle w:val="af3"/>
              <w:ind w:firstLineChars="1" w:firstLine="3"/>
              <w:rPr>
                <w:rFonts w:cs="Times New Roman"/>
                <w:b w:val="0"/>
                <w:bCs/>
              </w:rPr>
            </w:pPr>
          </w:p>
        </w:tc>
        <w:tc>
          <w:tcPr>
            <w:tcW w:w="6883" w:type="dxa"/>
          </w:tcPr>
          <w:p w14:paraId="23D4D684" w14:textId="77777777" w:rsidR="00AE5984" w:rsidRPr="004F5113"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sidRPr="00977160">
              <w:rPr>
                <w:rFonts w:hint="eastAsia"/>
              </w:rPr>
              <w:t>系統每辨識10000次最多</w:t>
            </w:r>
            <w:r>
              <w:rPr>
                <w:rFonts w:hint="eastAsia"/>
              </w:rPr>
              <w:t>發生1</w:t>
            </w:r>
            <w:r w:rsidRPr="00977160">
              <w:rPr>
                <w:rFonts w:hint="eastAsia"/>
              </w:rPr>
              <w:t>次故障</w:t>
            </w:r>
          </w:p>
        </w:tc>
      </w:tr>
    </w:tbl>
    <w:p w14:paraId="54375CEF" w14:textId="77777777" w:rsidR="00180B08" w:rsidRDefault="00180B08" w:rsidP="00180B08">
      <w:pPr>
        <w:pStyle w:val="afa"/>
        <w:ind w:firstLineChars="1" w:firstLine="5"/>
      </w:pPr>
      <w:r>
        <w:rPr>
          <w:rFonts w:hint="eastAsia"/>
        </w:rPr>
        <w:lastRenderedPageBreak/>
        <w:t>內容</w:t>
      </w:r>
    </w:p>
    <w:p w14:paraId="58C95A0A" w14:textId="2BD4BC4A" w:rsidR="00180B08" w:rsidRPr="00180B08" w:rsidRDefault="00180B08" w:rsidP="00180B08">
      <w:pPr>
        <w:widowControl/>
        <w:spacing w:before="0" w:after="0" w:line="240" w:lineRule="auto"/>
        <w:ind w:firstLineChars="0" w:firstLine="0"/>
        <w:jc w:val="left"/>
      </w:pPr>
      <w:r>
        <w:br w:type="page"/>
      </w:r>
    </w:p>
    <w:p w14:paraId="7D6842DB" w14:textId="51C81E71" w:rsidR="00615A1B" w:rsidRDefault="00615A1B" w:rsidP="001A69EB">
      <w:pPr>
        <w:pStyle w:val="2"/>
        <w:spacing w:after="180"/>
        <w:ind w:leftChars="-1" w:left="-3" w:right="280" w:firstLineChars="1" w:firstLine="4"/>
      </w:pPr>
      <w:bookmarkStart w:id="81" w:name="_Toc122381663"/>
      <w:r>
        <w:rPr>
          <w:rFonts w:hint="eastAsia"/>
        </w:rPr>
        <w:lastRenderedPageBreak/>
        <w:t>3.2</w:t>
      </w:r>
      <w:r>
        <w:rPr>
          <w:rFonts w:hint="eastAsia"/>
        </w:rPr>
        <w:t>、天氣資料</w:t>
      </w:r>
      <w:bookmarkEnd w:id="81"/>
    </w:p>
    <w:p w14:paraId="22A48107" w14:textId="65BDE389" w:rsidR="001A69EB" w:rsidRDefault="001A69EB" w:rsidP="001A69EB">
      <w:pPr>
        <w:pStyle w:val="afa"/>
        <w:ind w:firstLineChars="1" w:firstLine="5"/>
      </w:pPr>
      <w:r>
        <w:rPr>
          <w:rFonts w:hint="eastAsia"/>
        </w:rPr>
        <w:t>引文</w:t>
      </w:r>
    </w:p>
    <w:p w14:paraId="505EB55D" w14:textId="5C608587" w:rsidR="009341D7" w:rsidRDefault="009341D7" w:rsidP="001A69EB">
      <w:pPr>
        <w:pStyle w:val="afa"/>
        <w:ind w:firstLineChars="1" w:firstLine="5"/>
      </w:pPr>
    </w:p>
    <w:p w14:paraId="34B2E989" w14:textId="4258B805" w:rsidR="009341D7" w:rsidRDefault="009341D7" w:rsidP="009341D7">
      <w:pPr>
        <w:pStyle w:val="a4"/>
        <w:keepNext/>
        <w:framePr w:wrap="around" w:hAnchor="page" w:x="4376" w:y="562"/>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3</w:t>
      </w:r>
      <w:r w:rsidR="008E3E69">
        <w:fldChar w:fldCharType="end"/>
      </w:r>
      <w:r w:rsidRPr="004407D2">
        <w:rPr>
          <w:rFonts w:hint="eastAsia"/>
        </w:rPr>
        <w:t>網路</w:t>
      </w:r>
      <w:r w:rsidRPr="004407D2">
        <w:rPr>
          <w:rFonts w:hint="eastAsia"/>
        </w:rPr>
        <w:t>API</w:t>
      </w:r>
      <w:r w:rsidRPr="004407D2">
        <w:rPr>
          <w:rFonts w:hint="eastAsia"/>
        </w:rPr>
        <w:t>功能性需求</w:t>
      </w:r>
    </w:p>
    <w:p w14:paraId="1D265480" w14:textId="77777777" w:rsidR="009341D7" w:rsidRDefault="009341D7" w:rsidP="009341D7">
      <w:pPr>
        <w:pStyle w:val="afa"/>
        <w:jc w:val="both"/>
      </w:pPr>
    </w:p>
    <w:tbl>
      <w:tblPr>
        <w:tblStyle w:val="4-1"/>
        <w:tblW w:w="0" w:type="auto"/>
        <w:tblLook w:val="04A0" w:firstRow="1" w:lastRow="0" w:firstColumn="1" w:lastColumn="0" w:noHBand="0" w:noVBand="1"/>
      </w:tblPr>
      <w:tblGrid>
        <w:gridCol w:w="1413"/>
        <w:gridCol w:w="6883"/>
      </w:tblGrid>
      <w:tr w:rsidR="009341D7" w:rsidRPr="004F5113" w14:paraId="0B5C9482"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54D1B012" w14:textId="73E86C9B" w:rsidR="009341D7" w:rsidRPr="004F5113" w:rsidRDefault="009341D7" w:rsidP="009341D7">
            <w:pPr>
              <w:pStyle w:val="af3"/>
            </w:pPr>
            <w:r>
              <w:rPr>
                <w:rFonts w:hint="eastAsia"/>
              </w:rPr>
              <w:t>I</w:t>
            </w:r>
            <w:r>
              <w:t xml:space="preserve">nternet </w:t>
            </w:r>
            <w:r>
              <w:rPr>
                <w:rFonts w:hint="eastAsia"/>
              </w:rPr>
              <w:t>API</w:t>
            </w:r>
            <w:r>
              <w:t xml:space="preserve"> </w:t>
            </w:r>
            <w:r w:rsidRPr="00F2183A">
              <w:t>functional requirement</w:t>
            </w:r>
          </w:p>
        </w:tc>
      </w:tr>
      <w:tr w:rsidR="009341D7" w:rsidRPr="004F5113" w14:paraId="061752DD"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B9FD44" w14:textId="77777777" w:rsidR="009341D7" w:rsidRPr="004F5113" w:rsidRDefault="009341D7" w:rsidP="009341D7">
            <w:pPr>
              <w:pStyle w:val="af3"/>
            </w:pPr>
            <w:r>
              <w:rPr>
                <w:rFonts w:hint="eastAsia"/>
              </w:rPr>
              <w:t>IAFR1</w:t>
            </w:r>
          </w:p>
        </w:tc>
        <w:tc>
          <w:tcPr>
            <w:tcW w:w="6883" w:type="dxa"/>
          </w:tcPr>
          <w:p w14:paraId="6F3602D3" w14:textId="77777777" w:rsidR="009341D7" w:rsidRPr="004F5113" w:rsidRDefault="009341D7" w:rsidP="009341D7">
            <w:pPr>
              <w:pStyle w:val="af3"/>
              <w:cnfStyle w:val="000000100000" w:firstRow="0" w:lastRow="0" w:firstColumn="0" w:lastColumn="0" w:oddVBand="0" w:evenVBand="0" w:oddHBand="1" w:evenHBand="0" w:firstRowFirstColumn="0" w:firstRowLastColumn="0" w:lastRowFirstColumn="0" w:lastRowLastColumn="0"/>
            </w:pPr>
            <w:r>
              <w:rPr>
                <w:rFonts w:hint="eastAsia"/>
              </w:rPr>
              <w:t>抓取天氣資訊</w:t>
            </w:r>
          </w:p>
        </w:tc>
      </w:tr>
      <w:tr w:rsidR="009341D7" w:rsidRPr="004F5113" w14:paraId="6AA32CE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7D2A5A7" w14:textId="77777777" w:rsidR="009341D7" w:rsidRPr="004F5113" w:rsidRDefault="009341D7" w:rsidP="009341D7">
            <w:pPr>
              <w:pStyle w:val="af3"/>
              <w:rPr>
                <w:rFonts w:cs="Times New Roman"/>
                <w:b w:val="0"/>
                <w:bCs/>
              </w:rPr>
            </w:pPr>
          </w:p>
        </w:tc>
        <w:tc>
          <w:tcPr>
            <w:tcW w:w="6883" w:type="dxa"/>
          </w:tcPr>
          <w:p w14:paraId="7729C870"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使用爬蟲與中央氣象局提供之API獲取</w:t>
            </w:r>
            <w:proofErr w:type="gramStart"/>
            <w:r>
              <w:rPr>
                <w:rFonts w:hint="eastAsia"/>
              </w:rPr>
              <w:t>所有站別的</w:t>
            </w:r>
            <w:proofErr w:type="gramEnd"/>
            <w:r>
              <w:rPr>
                <w:rFonts w:hint="eastAsia"/>
              </w:rPr>
              <w:t>天氣資訊並送入資料庫，資料包含:</w:t>
            </w:r>
          </w:p>
          <w:p w14:paraId="18FB698D"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1.溫度</w:t>
            </w:r>
          </w:p>
          <w:p w14:paraId="000CF941"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2.濕度</w:t>
            </w:r>
          </w:p>
          <w:p w14:paraId="0CC2DA7B"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3.</w:t>
            </w:r>
            <w:r w:rsidRPr="00164557">
              <w:rPr>
                <w:rFonts w:hint="eastAsia"/>
              </w:rPr>
              <w:t>最高溫</w:t>
            </w:r>
          </w:p>
          <w:p w14:paraId="2A444613"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4.</w:t>
            </w:r>
            <w:r w:rsidRPr="00164557">
              <w:rPr>
                <w:rFonts w:hint="eastAsia"/>
              </w:rPr>
              <w:t>最低溫</w:t>
            </w:r>
          </w:p>
          <w:p w14:paraId="1841208A"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5.</w:t>
            </w:r>
            <w:r w:rsidRPr="00164557">
              <w:rPr>
                <w:rFonts w:hint="eastAsia"/>
              </w:rPr>
              <w:t>最高溫時間段</w:t>
            </w:r>
          </w:p>
          <w:p w14:paraId="158A0309" w14:textId="77777777" w:rsidR="009341D7" w:rsidRPr="00006620"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6.</w:t>
            </w:r>
            <w:r w:rsidRPr="00164557">
              <w:rPr>
                <w:rFonts w:hint="eastAsia"/>
              </w:rPr>
              <w:t>最低溫時間段</w:t>
            </w:r>
          </w:p>
        </w:tc>
      </w:tr>
    </w:tbl>
    <w:p w14:paraId="3F19D521" w14:textId="73F2D34A" w:rsidR="009341D7" w:rsidRDefault="009341D7" w:rsidP="009341D7">
      <w:pPr>
        <w:pStyle w:val="a4"/>
        <w:keepNext/>
        <w:framePr w:wrap="around" w:hAnchor="page" w:x="4197" w:y="125"/>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4</w:t>
      </w:r>
      <w:r w:rsidR="008E3E69">
        <w:fldChar w:fldCharType="end"/>
      </w:r>
      <w:r w:rsidRPr="00017092">
        <w:rPr>
          <w:rFonts w:hint="eastAsia"/>
        </w:rPr>
        <w:t>網路</w:t>
      </w:r>
      <w:r w:rsidRPr="00017092">
        <w:rPr>
          <w:rFonts w:hint="eastAsia"/>
        </w:rPr>
        <w:t>API</w:t>
      </w:r>
      <w:r w:rsidRPr="00017092">
        <w:rPr>
          <w:rFonts w:hint="eastAsia"/>
        </w:rPr>
        <w:t>非功能性需求</w:t>
      </w:r>
    </w:p>
    <w:p w14:paraId="6B59A1B1" w14:textId="77777777" w:rsidR="005E35C1" w:rsidRDefault="005E35C1" w:rsidP="009341D7">
      <w:pPr>
        <w:ind w:firstLineChars="0" w:firstLine="0"/>
      </w:pPr>
    </w:p>
    <w:tbl>
      <w:tblPr>
        <w:tblStyle w:val="4-1"/>
        <w:tblW w:w="0" w:type="auto"/>
        <w:tblLook w:val="04A0" w:firstRow="1" w:lastRow="0" w:firstColumn="1" w:lastColumn="0" w:noHBand="0" w:noVBand="1"/>
      </w:tblPr>
      <w:tblGrid>
        <w:gridCol w:w="1413"/>
        <w:gridCol w:w="6883"/>
      </w:tblGrid>
      <w:tr w:rsidR="009341D7" w:rsidRPr="004F5113" w14:paraId="71692714"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E2BCD1F" w14:textId="77777777" w:rsidR="009341D7" w:rsidRPr="009341D7" w:rsidRDefault="009341D7" w:rsidP="009341D7">
            <w:pPr>
              <w:pStyle w:val="af3"/>
              <w:rPr>
                <w:lang w:val="en-US"/>
              </w:rPr>
            </w:pPr>
            <w:r w:rsidRPr="009341D7">
              <w:rPr>
                <w:rFonts w:hint="eastAsia"/>
                <w:lang w:val="en-US"/>
              </w:rPr>
              <w:t>I</w:t>
            </w:r>
            <w:r w:rsidRPr="009341D7">
              <w:rPr>
                <w:lang w:val="en-US"/>
              </w:rPr>
              <w:t xml:space="preserve">nternet </w:t>
            </w:r>
            <w:r w:rsidRPr="009341D7">
              <w:rPr>
                <w:rFonts w:hint="eastAsia"/>
                <w:lang w:val="en-US"/>
              </w:rPr>
              <w:t>API</w:t>
            </w:r>
            <w:r w:rsidRPr="009341D7">
              <w:rPr>
                <w:lang w:val="en-US"/>
              </w:rPr>
              <w:t xml:space="preserve"> non-functional requirement</w:t>
            </w:r>
          </w:p>
        </w:tc>
      </w:tr>
      <w:tr w:rsidR="009341D7" w:rsidRPr="004F5113" w14:paraId="34F486E5"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0D1E2D" w14:textId="77777777" w:rsidR="009341D7" w:rsidRPr="004F5113" w:rsidRDefault="009341D7" w:rsidP="009341D7">
            <w:pPr>
              <w:pStyle w:val="af3"/>
            </w:pPr>
            <w:r>
              <w:rPr>
                <w:rFonts w:hint="eastAsia"/>
              </w:rPr>
              <w:t>I</w:t>
            </w:r>
            <w:r>
              <w:t>ANFR</w:t>
            </w:r>
            <w:r>
              <w:rPr>
                <w:rFonts w:hint="eastAsia"/>
              </w:rPr>
              <w:t>1</w:t>
            </w:r>
          </w:p>
        </w:tc>
        <w:tc>
          <w:tcPr>
            <w:tcW w:w="6883" w:type="dxa"/>
          </w:tcPr>
          <w:p w14:paraId="144BA48E" w14:textId="77777777" w:rsidR="009341D7" w:rsidRPr="004F5113" w:rsidRDefault="009341D7" w:rsidP="009341D7">
            <w:pPr>
              <w:pStyle w:val="af3"/>
              <w:cnfStyle w:val="000000100000" w:firstRow="0" w:lastRow="0" w:firstColumn="0" w:lastColumn="0" w:oddVBand="0" w:evenVBand="0" w:oddHBand="1" w:evenHBand="0" w:firstRowFirstColumn="0" w:firstRowLastColumn="0" w:lastRowFirstColumn="0" w:lastRowLastColumn="0"/>
            </w:pPr>
            <w:r>
              <w:rPr>
                <w:rFonts w:hint="eastAsia"/>
              </w:rPr>
              <w:t>執行速度</w:t>
            </w:r>
          </w:p>
        </w:tc>
      </w:tr>
      <w:tr w:rsidR="009341D7" w:rsidRPr="004F5113" w14:paraId="316A60D0"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3E7D895" w14:textId="77777777" w:rsidR="009341D7" w:rsidRPr="004F5113" w:rsidRDefault="009341D7" w:rsidP="009341D7">
            <w:pPr>
              <w:pStyle w:val="af3"/>
              <w:rPr>
                <w:rFonts w:cs="Times New Roman"/>
                <w:b w:val="0"/>
                <w:bCs/>
              </w:rPr>
            </w:pPr>
          </w:p>
        </w:tc>
        <w:tc>
          <w:tcPr>
            <w:tcW w:w="6883" w:type="dxa"/>
          </w:tcPr>
          <w:p w14:paraId="106C9A5B" w14:textId="77777777" w:rsidR="009341D7" w:rsidRPr="004F5113"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需在規定秒數內執行完畢，若超過須執行替代方案</w:t>
            </w:r>
          </w:p>
        </w:tc>
      </w:tr>
      <w:tr w:rsidR="009341D7" w:rsidRPr="004F5113" w14:paraId="376C2FF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910D78A" w14:textId="77777777" w:rsidR="009341D7" w:rsidRPr="004F5113" w:rsidRDefault="009341D7" w:rsidP="009341D7">
            <w:pPr>
              <w:pStyle w:val="af3"/>
              <w:rPr>
                <w:rFonts w:cs="Times New Roman"/>
              </w:rPr>
            </w:pPr>
            <w:r>
              <w:rPr>
                <w:rFonts w:hint="eastAsia"/>
              </w:rPr>
              <w:t>I</w:t>
            </w:r>
            <w:r>
              <w:t>ANFR</w:t>
            </w:r>
            <w:r>
              <w:rPr>
                <w:rFonts w:hint="eastAsia"/>
              </w:rPr>
              <w:t>2</w:t>
            </w:r>
          </w:p>
        </w:tc>
        <w:tc>
          <w:tcPr>
            <w:tcW w:w="6883" w:type="dxa"/>
          </w:tcPr>
          <w:p w14:paraId="7629AA03" w14:textId="77777777" w:rsidR="009341D7" w:rsidRPr="004F5113" w:rsidRDefault="009341D7" w:rsidP="009341D7">
            <w:pPr>
              <w:pStyle w:val="af3"/>
              <w:cnfStyle w:val="000000100000" w:firstRow="0" w:lastRow="0" w:firstColumn="0" w:lastColumn="0" w:oddVBand="0" w:evenVBand="0" w:oddHBand="1" w:evenHBand="0" w:firstRowFirstColumn="0" w:firstRowLastColumn="0" w:lastRowFirstColumn="0" w:lastRowLastColumn="0"/>
            </w:pPr>
            <w:r>
              <w:rPr>
                <w:rFonts w:hint="eastAsia"/>
              </w:rPr>
              <w:t>替代方案</w:t>
            </w:r>
          </w:p>
        </w:tc>
      </w:tr>
      <w:tr w:rsidR="009341D7" w:rsidRPr="004F5113" w14:paraId="5349D115"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C79391A" w14:textId="77777777" w:rsidR="009341D7" w:rsidRPr="004F5113" w:rsidRDefault="009341D7" w:rsidP="009341D7">
            <w:pPr>
              <w:pStyle w:val="af3"/>
              <w:rPr>
                <w:b w:val="0"/>
                <w:bCs/>
              </w:rPr>
            </w:pPr>
          </w:p>
        </w:tc>
        <w:tc>
          <w:tcPr>
            <w:tcW w:w="6883" w:type="dxa"/>
          </w:tcPr>
          <w:p w14:paraId="61906586"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以下狀況發生時應有替代方案:</w:t>
            </w:r>
          </w:p>
          <w:p w14:paraId="7B939FAA" w14:textId="77777777" w:rsidR="009341D7"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1.</w:t>
            </w:r>
            <w:proofErr w:type="gramStart"/>
            <w:r>
              <w:rPr>
                <w:rFonts w:hint="eastAsia"/>
              </w:rPr>
              <w:t>未聯網</w:t>
            </w:r>
            <w:proofErr w:type="gramEnd"/>
          </w:p>
          <w:p w14:paraId="696142BA" w14:textId="77777777" w:rsidR="009341D7" w:rsidRPr="007059F4" w:rsidRDefault="009341D7" w:rsidP="009341D7">
            <w:pPr>
              <w:pStyle w:val="af3"/>
              <w:cnfStyle w:val="000000000000" w:firstRow="0" w:lastRow="0" w:firstColumn="0" w:lastColumn="0" w:oddVBand="0" w:evenVBand="0" w:oddHBand="0" w:evenHBand="0" w:firstRowFirstColumn="0" w:firstRowLastColumn="0" w:lastRowFirstColumn="0" w:lastRowLastColumn="0"/>
            </w:pPr>
            <w:r>
              <w:rPr>
                <w:rFonts w:hint="eastAsia"/>
              </w:rPr>
              <w:t>2.執行時間過長</w:t>
            </w:r>
          </w:p>
        </w:tc>
      </w:tr>
    </w:tbl>
    <w:p w14:paraId="5F879E87" w14:textId="77777777" w:rsidR="005E35C1" w:rsidRDefault="005E35C1" w:rsidP="005E35C1">
      <w:pPr>
        <w:pStyle w:val="afa"/>
        <w:ind w:firstLineChars="1" w:firstLine="5"/>
      </w:pPr>
      <w:r>
        <w:rPr>
          <w:rFonts w:hint="eastAsia"/>
        </w:rPr>
        <w:lastRenderedPageBreak/>
        <w:t>內容</w:t>
      </w:r>
    </w:p>
    <w:p w14:paraId="66FD8BB7" w14:textId="1B483276" w:rsidR="005E35C1" w:rsidRPr="005E35C1" w:rsidRDefault="005E35C1" w:rsidP="00180B08">
      <w:pPr>
        <w:widowControl/>
        <w:spacing w:before="0" w:after="0" w:line="240" w:lineRule="auto"/>
        <w:ind w:firstLineChars="0" w:firstLine="0"/>
        <w:jc w:val="left"/>
      </w:pPr>
      <w:r>
        <w:br w:type="page"/>
      </w:r>
    </w:p>
    <w:p w14:paraId="23D9C5B2" w14:textId="689CF1AB" w:rsidR="00615A1B" w:rsidRDefault="00615A1B" w:rsidP="001A69EB">
      <w:pPr>
        <w:pStyle w:val="2"/>
        <w:spacing w:after="180"/>
        <w:ind w:leftChars="-1" w:left="-3" w:right="280" w:firstLineChars="1" w:firstLine="4"/>
      </w:pPr>
      <w:bookmarkStart w:id="82" w:name="_Toc122381664"/>
      <w:r>
        <w:rPr>
          <w:rFonts w:hint="eastAsia"/>
        </w:rPr>
        <w:lastRenderedPageBreak/>
        <w:t>3.3</w:t>
      </w:r>
      <w:r>
        <w:rPr>
          <w:rFonts w:hint="eastAsia"/>
        </w:rPr>
        <w:t>、衣物推薦演算法</w:t>
      </w:r>
      <w:bookmarkEnd w:id="82"/>
    </w:p>
    <w:p w14:paraId="5BAC95B4" w14:textId="77777777" w:rsidR="00C25A83" w:rsidRDefault="00C25A83" w:rsidP="00C25A83">
      <w:pPr>
        <w:pStyle w:val="afa"/>
        <w:ind w:firstLineChars="1" w:firstLine="5"/>
      </w:pPr>
      <w:r>
        <w:rPr>
          <w:rFonts w:hint="eastAsia"/>
        </w:rPr>
        <w:t>引文</w:t>
      </w:r>
    </w:p>
    <w:p w14:paraId="233D38CF" w14:textId="795ABA31" w:rsidR="00FE0E2E" w:rsidRDefault="00FE0E2E" w:rsidP="00FE0E2E">
      <w:pPr>
        <w:pStyle w:val="a4"/>
        <w:keepNext/>
        <w:framePr w:wrap="around" w:hAnchor="page" w:x="4211" w:y="701"/>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5</w:t>
      </w:r>
      <w:r w:rsidR="008E3E69">
        <w:fldChar w:fldCharType="end"/>
      </w:r>
      <w:r w:rsidRPr="006132CF">
        <w:rPr>
          <w:rFonts w:hint="eastAsia"/>
        </w:rPr>
        <w:t>演算法功能性需求</w:t>
      </w:r>
    </w:p>
    <w:p w14:paraId="4B1E73F9" w14:textId="6A54079F" w:rsidR="00C25A83" w:rsidRDefault="00C25A83" w:rsidP="00C25A83">
      <w:pPr>
        <w:ind w:firstLine="560"/>
      </w:pPr>
    </w:p>
    <w:tbl>
      <w:tblPr>
        <w:tblStyle w:val="4-1"/>
        <w:tblW w:w="0" w:type="auto"/>
        <w:tblLook w:val="04A0" w:firstRow="1" w:lastRow="0" w:firstColumn="1" w:lastColumn="0" w:noHBand="0" w:noVBand="1"/>
      </w:tblPr>
      <w:tblGrid>
        <w:gridCol w:w="1413"/>
        <w:gridCol w:w="6883"/>
      </w:tblGrid>
      <w:tr w:rsidR="00FE0E2E" w:rsidRPr="004F5113" w14:paraId="682AC699"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616E8680" w14:textId="77777777" w:rsidR="00FE0E2E" w:rsidRPr="004F5113" w:rsidRDefault="00FE0E2E" w:rsidP="00FE0E2E">
            <w:pPr>
              <w:pStyle w:val="af3"/>
            </w:pPr>
            <w:r>
              <w:rPr>
                <w:rFonts w:hint="eastAsia"/>
              </w:rPr>
              <w:t>Al</w:t>
            </w:r>
            <w:r>
              <w:t xml:space="preserve">gorithm </w:t>
            </w:r>
            <w:r w:rsidRPr="00F2183A">
              <w:t>functional requirement</w:t>
            </w:r>
          </w:p>
        </w:tc>
      </w:tr>
      <w:tr w:rsidR="00FE0E2E" w:rsidRPr="004F5113" w14:paraId="4EF10892"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11C8AD" w14:textId="77777777" w:rsidR="00FE0E2E" w:rsidRPr="004F5113" w:rsidRDefault="00FE0E2E" w:rsidP="00FE0E2E">
            <w:pPr>
              <w:pStyle w:val="af3"/>
            </w:pPr>
            <w:r>
              <w:rPr>
                <w:rFonts w:hint="eastAsia"/>
              </w:rPr>
              <w:t>A</w:t>
            </w:r>
            <w:r>
              <w:t>GFR1</w:t>
            </w:r>
          </w:p>
        </w:tc>
        <w:tc>
          <w:tcPr>
            <w:tcW w:w="6883" w:type="dxa"/>
          </w:tcPr>
          <w:p w14:paraId="614C80AB" w14:textId="77777777" w:rsidR="00FE0E2E" w:rsidRPr="004F5113" w:rsidRDefault="00FE0E2E" w:rsidP="00FE0E2E">
            <w:pPr>
              <w:pStyle w:val="af3"/>
              <w:cnfStyle w:val="000000100000" w:firstRow="0" w:lastRow="0" w:firstColumn="0" w:lastColumn="0" w:oddVBand="0" w:evenVBand="0" w:oddHBand="1" w:evenHBand="0" w:firstRowFirstColumn="0" w:firstRowLastColumn="0" w:lastRowFirstColumn="0" w:lastRowLastColumn="0"/>
            </w:pPr>
            <w:r>
              <w:rPr>
                <w:rFonts w:hint="eastAsia"/>
              </w:rPr>
              <w:t>衣物推薦演算法</w:t>
            </w:r>
          </w:p>
        </w:tc>
      </w:tr>
      <w:tr w:rsidR="00FE0E2E" w:rsidRPr="004F5113" w14:paraId="350D64F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FE2AAD3" w14:textId="77777777" w:rsidR="00FE0E2E" w:rsidRPr="004F5113" w:rsidRDefault="00FE0E2E" w:rsidP="00FE0E2E">
            <w:pPr>
              <w:pStyle w:val="af3"/>
              <w:rPr>
                <w:rFonts w:cs="Times New Roman"/>
                <w:b w:val="0"/>
                <w:bCs/>
              </w:rPr>
            </w:pPr>
          </w:p>
        </w:tc>
        <w:tc>
          <w:tcPr>
            <w:tcW w:w="6883" w:type="dxa"/>
          </w:tcPr>
          <w:p w14:paraId="05C015B5" w14:textId="77777777" w:rsidR="00FE0E2E" w:rsidRPr="00D15325" w:rsidRDefault="00FE0E2E" w:rsidP="00FE0E2E">
            <w:pPr>
              <w:pStyle w:val="af3"/>
              <w:cnfStyle w:val="000000000000" w:firstRow="0" w:lastRow="0" w:firstColumn="0" w:lastColumn="0" w:oddVBand="0" w:evenVBand="0" w:oddHBand="0" w:evenHBand="0" w:firstRowFirstColumn="0" w:firstRowLastColumn="0" w:lastRowFirstColumn="0" w:lastRowLastColumn="0"/>
            </w:pPr>
            <w:r>
              <w:rPr>
                <w:rFonts w:hint="eastAsia"/>
              </w:rPr>
              <w:t>演算法根據系統所取得之天氣資訊、使用者偏好度、衣物資訊等進行演算，推薦出數套(4~8)衣物組合。</w:t>
            </w:r>
          </w:p>
        </w:tc>
      </w:tr>
    </w:tbl>
    <w:p w14:paraId="57A42978" w14:textId="146141BD" w:rsidR="00FE0E2E" w:rsidRDefault="00FE0E2E" w:rsidP="00FE0E2E">
      <w:pPr>
        <w:pStyle w:val="a4"/>
        <w:keepNext/>
        <w:framePr w:wrap="around" w:hAnchor="page" w:x="4183" w:y="41"/>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6</w:t>
      </w:r>
      <w:r w:rsidR="008E3E69">
        <w:fldChar w:fldCharType="end"/>
      </w:r>
      <w:r w:rsidRPr="00EE7870">
        <w:rPr>
          <w:rFonts w:hint="eastAsia"/>
        </w:rPr>
        <w:t>演算法非功能性需求</w:t>
      </w:r>
    </w:p>
    <w:p w14:paraId="56283212" w14:textId="77777777" w:rsidR="00FE0E2E" w:rsidRPr="00FE0E2E" w:rsidRDefault="00FE0E2E" w:rsidP="00FE0E2E">
      <w:pPr>
        <w:pStyle w:val="af3"/>
      </w:pPr>
    </w:p>
    <w:tbl>
      <w:tblPr>
        <w:tblStyle w:val="4-1"/>
        <w:tblW w:w="0" w:type="auto"/>
        <w:tblLook w:val="04A0" w:firstRow="1" w:lastRow="0" w:firstColumn="1" w:lastColumn="0" w:noHBand="0" w:noVBand="1"/>
      </w:tblPr>
      <w:tblGrid>
        <w:gridCol w:w="1413"/>
        <w:gridCol w:w="6883"/>
      </w:tblGrid>
      <w:tr w:rsidR="00FE0E2E" w:rsidRPr="00FE0E2E" w14:paraId="3EC85097"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520FAF63" w14:textId="77777777" w:rsidR="00FE0E2E" w:rsidRPr="00FE0E2E" w:rsidRDefault="00FE0E2E" w:rsidP="00FE0E2E">
            <w:pPr>
              <w:pStyle w:val="af3"/>
              <w:rPr>
                <w:lang w:val="en-US"/>
              </w:rPr>
            </w:pPr>
            <w:r w:rsidRPr="00FE0E2E">
              <w:rPr>
                <w:rFonts w:hint="eastAsia"/>
                <w:lang w:val="en-US"/>
              </w:rPr>
              <w:t>Al</w:t>
            </w:r>
            <w:r w:rsidRPr="00FE0E2E">
              <w:rPr>
                <w:lang w:val="en-US"/>
              </w:rPr>
              <w:t>gorithm non-functional requirement</w:t>
            </w:r>
          </w:p>
        </w:tc>
      </w:tr>
      <w:tr w:rsidR="00FE0E2E" w:rsidRPr="004F5113" w14:paraId="1AEB1EE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C892B7" w14:textId="77777777" w:rsidR="00FE0E2E" w:rsidRPr="004F5113" w:rsidRDefault="00FE0E2E" w:rsidP="00FE0E2E">
            <w:pPr>
              <w:pStyle w:val="af3"/>
            </w:pPr>
            <w:r>
              <w:rPr>
                <w:rFonts w:hint="eastAsia"/>
              </w:rPr>
              <w:t>A</w:t>
            </w:r>
            <w:r>
              <w:t>GNFR1</w:t>
            </w:r>
          </w:p>
        </w:tc>
        <w:tc>
          <w:tcPr>
            <w:tcW w:w="6883" w:type="dxa"/>
          </w:tcPr>
          <w:p w14:paraId="1AB13280" w14:textId="77777777" w:rsidR="00FE0E2E" w:rsidRPr="004F5113" w:rsidRDefault="00FE0E2E" w:rsidP="00FE0E2E">
            <w:pPr>
              <w:pStyle w:val="af3"/>
              <w:cnfStyle w:val="000000100000" w:firstRow="0" w:lastRow="0" w:firstColumn="0" w:lastColumn="0" w:oddVBand="0" w:evenVBand="0" w:oddHBand="1" w:evenHBand="0" w:firstRowFirstColumn="0" w:firstRowLastColumn="0" w:lastRowFirstColumn="0" w:lastRowLastColumn="0"/>
            </w:pPr>
            <w:r>
              <w:rPr>
                <w:rFonts w:hint="eastAsia"/>
              </w:rPr>
              <w:t>執行速度</w:t>
            </w:r>
          </w:p>
        </w:tc>
      </w:tr>
      <w:tr w:rsidR="00FE0E2E" w:rsidRPr="004F5113" w14:paraId="57990AC8"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90E86C6" w14:textId="77777777" w:rsidR="00FE0E2E" w:rsidRPr="004F5113" w:rsidRDefault="00FE0E2E" w:rsidP="00FE0E2E">
            <w:pPr>
              <w:pStyle w:val="af3"/>
              <w:rPr>
                <w:rFonts w:cs="Times New Roman"/>
                <w:b w:val="0"/>
                <w:bCs/>
              </w:rPr>
            </w:pPr>
          </w:p>
        </w:tc>
        <w:tc>
          <w:tcPr>
            <w:tcW w:w="6883" w:type="dxa"/>
          </w:tcPr>
          <w:p w14:paraId="4D552C80" w14:textId="77777777" w:rsidR="00FE0E2E" w:rsidRPr="004F5113" w:rsidRDefault="00FE0E2E" w:rsidP="00FE0E2E">
            <w:pPr>
              <w:pStyle w:val="af3"/>
              <w:cnfStyle w:val="000000000000" w:firstRow="0" w:lastRow="0" w:firstColumn="0" w:lastColumn="0" w:oddVBand="0" w:evenVBand="0" w:oddHBand="0" w:evenHBand="0" w:firstRowFirstColumn="0" w:firstRowLastColumn="0" w:lastRowFirstColumn="0" w:lastRowLastColumn="0"/>
            </w:pPr>
            <w:r>
              <w:rPr>
                <w:rFonts w:hint="eastAsia"/>
              </w:rPr>
              <w:t>需在規定秒數內執行完畢</w:t>
            </w:r>
          </w:p>
        </w:tc>
      </w:tr>
    </w:tbl>
    <w:p w14:paraId="34B55BBE" w14:textId="2FB606A8" w:rsidR="00FE0E2E" w:rsidRDefault="00FE0E2E" w:rsidP="00C25A83">
      <w:pPr>
        <w:ind w:firstLine="560"/>
      </w:pPr>
    </w:p>
    <w:p w14:paraId="752A2163" w14:textId="4CA44373" w:rsidR="00FE0E2E" w:rsidRDefault="001902BA" w:rsidP="001902BA">
      <w:pPr>
        <w:pStyle w:val="afa"/>
        <w:ind w:firstLineChars="1" w:firstLine="5"/>
      </w:pPr>
      <w:r>
        <w:rPr>
          <w:rFonts w:hint="eastAsia"/>
        </w:rPr>
        <w:t>內容</w:t>
      </w:r>
    </w:p>
    <w:p w14:paraId="17BE310B" w14:textId="3A8C340F" w:rsidR="00C25A83" w:rsidRPr="00FE0E2E" w:rsidRDefault="00FE0E2E" w:rsidP="00FE0E2E">
      <w:pPr>
        <w:widowControl/>
        <w:spacing w:before="0" w:after="0" w:line="240" w:lineRule="auto"/>
        <w:ind w:firstLineChars="0" w:firstLine="0"/>
        <w:jc w:val="left"/>
      </w:pPr>
      <w:r>
        <w:br w:type="page"/>
      </w:r>
    </w:p>
    <w:p w14:paraId="09857FB8" w14:textId="476E29C5" w:rsidR="0042095D" w:rsidRDefault="0042095D" w:rsidP="0042095D">
      <w:pPr>
        <w:pStyle w:val="a4"/>
        <w:keepNext/>
        <w:framePr w:h="554" w:hRule="exact" w:wrap="around" w:hAnchor="page" w:x="3934" w:y="604"/>
      </w:pPr>
      <w:r>
        <w:rPr>
          <w:rFonts w:hint="eastAsia"/>
        </w:rPr>
        <w:lastRenderedPageBreak/>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7</w:t>
      </w:r>
      <w:r w:rsidR="008E3E69">
        <w:fldChar w:fldCharType="end"/>
      </w:r>
      <w:r w:rsidRPr="00463393">
        <w:rPr>
          <w:rFonts w:hint="eastAsia"/>
        </w:rPr>
        <w:t>資料庫與傳輸功能性需求</w:t>
      </w:r>
    </w:p>
    <w:p w14:paraId="336B2128" w14:textId="6785DBE6" w:rsidR="001902BA" w:rsidRDefault="00615A1B" w:rsidP="0042095D">
      <w:pPr>
        <w:pStyle w:val="2"/>
        <w:spacing w:after="180"/>
        <w:ind w:leftChars="-1" w:left="-3" w:right="280" w:firstLineChars="1" w:firstLine="4"/>
      </w:pPr>
      <w:bookmarkStart w:id="83" w:name="_Toc122381665"/>
      <w:r>
        <w:rPr>
          <w:rFonts w:hint="eastAsia"/>
        </w:rPr>
        <w:t>3.4</w:t>
      </w:r>
      <w:r>
        <w:rPr>
          <w:rFonts w:hint="eastAsia"/>
        </w:rPr>
        <w:t>、資料庫架設</w:t>
      </w:r>
      <w:bookmarkEnd w:id="83"/>
    </w:p>
    <w:tbl>
      <w:tblPr>
        <w:tblStyle w:val="4-1"/>
        <w:tblW w:w="0" w:type="auto"/>
        <w:tblLook w:val="04A0" w:firstRow="1" w:lastRow="0" w:firstColumn="1" w:lastColumn="0" w:noHBand="0" w:noVBand="1"/>
      </w:tblPr>
      <w:tblGrid>
        <w:gridCol w:w="1413"/>
        <w:gridCol w:w="6883"/>
      </w:tblGrid>
      <w:tr w:rsidR="001902BA" w:rsidRPr="004F5113" w14:paraId="3301AD68"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3E63EBE" w14:textId="77777777" w:rsidR="001902BA" w:rsidRPr="001902BA" w:rsidRDefault="001902BA" w:rsidP="001902BA">
            <w:pPr>
              <w:pStyle w:val="af3"/>
            </w:pPr>
            <w:r w:rsidRPr="001902BA">
              <w:rPr>
                <w:rFonts w:hint="eastAsia"/>
              </w:rPr>
              <w:t>Da</w:t>
            </w:r>
            <w:r w:rsidRPr="001902BA">
              <w:t>tabase functional requirement</w:t>
            </w:r>
          </w:p>
        </w:tc>
      </w:tr>
      <w:tr w:rsidR="001902BA" w:rsidRPr="004F5113" w14:paraId="67E46A4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6632F7" w14:textId="77777777" w:rsidR="001902BA" w:rsidRPr="001902BA" w:rsidRDefault="001902BA" w:rsidP="001902BA">
            <w:pPr>
              <w:pStyle w:val="af3"/>
            </w:pPr>
            <w:r w:rsidRPr="001902BA">
              <w:rPr>
                <w:rFonts w:hint="eastAsia"/>
              </w:rPr>
              <w:t>DB</w:t>
            </w:r>
            <w:r w:rsidRPr="001902BA">
              <w:t>FR1</w:t>
            </w:r>
          </w:p>
        </w:tc>
        <w:tc>
          <w:tcPr>
            <w:tcW w:w="6883" w:type="dxa"/>
          </w:tcPr>
          <w:p w14:paraId="05BE12D0" w14:textId="77777777" w:rsidR="001902BA" w:rsidRPr="001902BA" w:rsidRDefault="001902BA" w:rsidP="001902BA">
            <w:pPr>
              <w:pStyle w:val="af3"/>
              <w:cnfStyle w:val="000000100000" w:firstRow="0" w:lastRow="0" w:firstColumn="0" w:lastColumn="0" w:oddVBand="0" w:evenVBand="0" w:oddHBand="1" w:evenHBand="0" w:firstRowFirstColumn="0" w:firstRowLastColumn="0" w:lastRowFirstColumn="0" w:lastRowLastColumn="0"/>
            </w:pPr>
            <w:r w:rsidRPr="001902BA">
              <w:rPr>
                <w:rFonts w:hint="eastAsia"/>
              </w:rPr>
              <w:t>儲存資料</w:t>
            </w:r>
          </w:p>
        </w:tc>
      </w:tr>
      <w:tr w:rsidR="001902BA" w:rsidRPr="004F5113" w14:paraId="62776711"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0CF541B" w14:textId="77777777" w:rsidR="001902BA" w:rsidRPr="001902BA" w:rsidRDefault="001902BA" w:rsidP="001902BA">
            <w:pPr>
              <w:pStyle w:val="af3"/>
            </w:pPr>
          </w:p>
        </w:tc>
        <w:tc>
          <w:tcPr>
            <w:tcW w:w="6883" w:type="dxa"/>
          </w:tcPr>
          <w:p w14:paraId="6CDA6FDD"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儲存系統資料，其中包含:</w:t>
            </w:r>
          </w:p>
          <w:p w14:paraId="13026C3F"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1.使用者資料</w:t>
            </w:r>
          </w:p>
          <w:p w14:paraId="5EFF6335"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1.1使用者基本資料</w:t>
            </w:r>
          </w:p>
          <w:p w14:paraId="068DDC8C"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1.2使用者衣物資料</w:t>
            </w:r>
          </w:p>
          <w:p w14:paraId="0B5296BE"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1.3使用者衣物使用資料</w:t>
            </w:r>
          </w:p>
          <w:p w14:paraId="7A6DAD1E"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2.天氣資訊</w:t>
            </w:r>
          </w:p>
          <w:p w14:paraId="5C975DA5"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3.衣櫃資料</w:t>
            </w:r>
          </w:p>
          <w:p w14:paraId="35F0659F"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*任何需要保存的資料皆有對應的資料表與欄位</w:t>
            </w:r>
          </w:p>
        </w:tc>
      </w:tr>
      <w:tr w:rsidR="001902BA" w:rsidRPr="004F5113" w14:paraId="2A07CB86"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B9DD02" w14:textId="77777777" w:rsidR="001902BA" w:rsidRPr="001902BA" w:rsidRDefault="001902BA" w:rsidP="001902BA">
            <w:pPr>
              <w:pStyle w:val="af3"/>
            </w:pPr>
            <w:r w:rsidRPr="001902BA">
              <w:rPr>
                <w:rFonts w:hint="eastAsia"/>
              </w:rPr>
              <w:t>DB</w:t>
            </w:r>
            <w:r w:rsidRPr="001902BA">
              <w:t>FR</w:t>
            </w:r>
            <w:r w:rsidRPr="001902BA">
              <w:rPr>
                <w:rFonts w:hint="eastAsia"/>
              </w:rPr>
              <w:t>2</w:t>
            </w:r>
          </w:p>
        </w:tc>
        <w:tc>
          <w:tcPr>
            <w:tcW w:w="6883" w:type="dxa"/>
          </w:tcPr>
          <w:p w14:paraId="0A604370" w14:textId="77777777" w:rsidR="001902BA" w:rsidRPr="001902BA" w:rsidRDefault="001902BA" w:rsidP="001902BA">
            <w:pPr>
              <w:pStyle w:val="af3"/>
              <w:cnfStyle w:val="000000100000" w:firstRow="0" w:lastRow="0" w:firstColumn="0" w:lastColumn="0" w:oddVBand="0" w:evenVBand="0" w:oddHBand="1" w:evenHBand="0" w:firstRowFirstColumn="0" w:firstRowLastColumn="0" w:lastRowFirstColumn="0" w:lastRowLastColumn="0"/>
            </w:pPr>
            <w:r w:rsidRPr="001902BA">
              <w:rPr>
                <w:rFonts w:hint="eastAsia"/>
              </w:rPr>
              <w:t>修改資料</w:t>
            </w:r>
          </w:p>
        </w:tc>
      </w:tr>
      <w:tr w:rsidR="001902BA" w:rsidRPr="004F5113" w14:paraId="0BC5F997"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8179120" w14:textId="77777777" w:rsidR="001902BA" w:rsidRPr="001902BA" w:rsidRDefault="001902BA" w:rsidP="001902BA">
            <w:pPr>
              <w:pStyle w:val="af3"/>
            </w:pPr>
          </w:p>
        </w:tc>
        <w:tc>
          <w:tcPr>
            <w:tcW w:w="6883" w:type="dxa"/>
          </w:tcPr>
          <w:p w14:paraId="0B272A02"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資料庫須包含以下功能:</w:t>
            </w:r>
          </w:p>
          <w:p w14:paraId="788336BC"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1.新增資料</w:t>
            </w:r>
          </w:p>
          <w:p w14:paraId="5CD7CA59"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2.修改資料</w:t>
            </w:r>
          </w:p>
          <w:p w14:paraId="5D7AA281"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3.刪除資料</w:t>
            </w:r>
          </w:p>
          <w:p w14:paraId="44B91777"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*每一個table 都要有基本的新增單筆資料的功能</w:t>
            </w:r>
          </w:p>
        </w:tc>
      </w:tr>
      <w:tr w:rsidR="001902BA" w:rsidRPr="004F5113" w14:paraId="182A915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04C2AA" w14:textId="77777777" w:rsidR="001902BA" w:rsidRPr="001902BA" w:rsidRDefault="001902BA" w:rsidP="001902BA">
            <w:pPr>
              <w:pStyle w:val="af3"/>
            </w:pPr>
            <w:r w:rsidRPr="001902BA">
              <w:rPr>
                <w:rFonts w:hint="eastAsia"/>
              </w:rPr>
              <w:t>DB</w:t>
            </w:r>
            <w:r w:rsidRPr="001902BA">
              <w:t>FR</w:t>
            </w:r>
            <w:r w:rsidRPr="001902BA">
              <w:rPr>
                <w:rFonts w:hint="eastAsia"/>
              </w:rPr>
              <w:t>3</w:t>
            </w:r>
          </w:p>
        </w:tc>
        <w:tc>
          <w:tcPr>
            <w:tcW w:w="6883" w:type="dxa"/>
          </w:tcPr>
          <w:p w14:paraId="62ACBF0F" w14:textId="77777777" w:rsidR="001902BA" w:rsidRPr="001902BA" w:rsidRDefault="001902BA" w:rsidP="001902BA">
            <w:pPr>
              <w:pStyle w:val="af3"/>
              <w:cnfStyle w:val="000000100000" w:firstRow="0" w:lastRow="0" w:firstColumn="0" w:lastColumn="0" w:oddVBand="0" w:evenVBand="0" w:oddHBand="1" w:evenHBand="0" w:firstRowFirstColumn="0" w:firstRowLastColumn="0" w:lastRowFirstColumn="0" w:lastRowLastColumn="0"/>
            </w:pPr>
            <w:r w:rsidRPr="001902BA">
              <w:rPr>
                <w:rFonts w:hint="eastAsia"/>
              </w:rPr>
              <w:t>查詢資料</w:t>
            </w:r>
          </w:p>
        </w:tc>
      </w:tr>
      <w:tr w:rsidR="001902BA" w:rsidRPr="00757235" w14:paraId="07DD8207"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416B037" w14:textId="77777777" w:rsidR="001902BA" w:rsidRPr="001902BA" w:rsidRDefault="001902BA" w:rsidP="001902BA">
            <w:pPr>
              <w:pStyle w:val="af3"/>
            </w:pPr>
          </w:p>
        </w:tc>
        <w:tc>
          <w:tcPr>
            <w:tcW w:w="6883" w:type="dxa"/>
          </w:tcPr>
          <w:p w14:paraId="65730040"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資料庫需可供系統查詢資料，同時須因使用者不同而分別提供不同資料，詳情請見(2.5使用者介面)</w:t>
            </w:r>
          </w:p>
        </w:tc>
      </w:tr>
      <w:tr w:rsidR="001902BA" w:rsidRPr="004F5113" w14:paraId="312E36E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D1F3CC" w14:textId="77777777" w:rsidR="001902BA" w:rsidRPr="001902BA" w:rsidRDefault="001902BA" w:rsidP="001902BA">
            <w:pPr>
              <w:pStyle w:val="af3"/>
            </w:pPr>
            <w:r w:rsidRPr="001902BA">
              <w:rPr>
                <w:rFonts w:hint="eastAsia"/>
              </w:rPr>
              <w:t>DB</w:t>
            </w:r>
            <w:r w:rsidRPr="001902BA">
              <w:t>FR</w:t>
            </w:r>
            <w:r w:rsidRPr="001902BA">
              <w:rPr>
                <w:rFonts w:hint="eastAsia"/>
              </w:rPr>
              <w:t>4</w:t>
            </w:r>
          </w:p>
        </w:tc>
        <w:tc>
          <w:tcPr>
            <w:tcW w:w="6883" w:type="dxa"/>
          </w:tcPr>
          <w:p w14:paraId="2C82CE39" w14:textId="77777777" w:rsidR="001902BA" w:rsidRPr="001902BA" w:rsidRDefault="001902BA" w:rsidP="001902BA">
            <w:pPr>
              <w:pStyle w:val="af3"/>
              <w:cnfStyle w:val="000000100000" w:firstRow="0" w:lastRow="0" w:firstColumn="0" w:lastColumn="0" w:oddVBand="0" w:evenVBand="0" w:oddHBand="1" w:evenHBand="0" w:firstRowFirstColumn="0" w:firstRowLastColumn="0" w:lastRowFirstColumn="0" w:lastRowLastColumn="0"/>
            </w:pPr>
            <w:r w:rsidRPr="001902BA">
              <w:rPr>
                <w:rFonts w:hint="eastAsia"/>
              </w:rPr>
              <w:t>架設需求</w:t>
            </w:r>
          </w:p>
        </w:tc>
      </w:tr>
      <w:tr w:rsidR="001902BA" w:rsidRPr="004F5113" w14:paraId="53BC2A33"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54FC04DE" w14:textId="77777777" w:rsidR="001902BA" w:rsidRPr="001902BA" w:rsidRDefault="001902BA" w:rsidP="001902BA">
            <w:pPr>
              <w:pStyle w:val="af3"/>
            </w:pPr>
          </w:p>
        </w:tc>
        <w:tc>
          <w:tcPr>
            <w:tcW w:w="6883" w:type="dxa"/>
          </w:tcPr>
          <w:p w14:paraId="63539C27"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不同主機需可假設相同資料庫環境，只需安裝本地環境皆可運行，可以執行的環境需包含:</w:t>
            </w:r>
          </w:p>
          <w:p w14:paraId="199A6667"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1.MacOS</w:t>
            </w:r>
          </w:p>
          <w:p w14:paraId="535735EA" w14:textId="77777777" w:rsidR="001902BA" w:rsidRPr="001902BA" w:rsidRDefault="001902BA" w:rsidP="001902BA">
            <w:pPr>
              <w:pStyle w:val="af3"/>
              <w:cnfStyle w:val="000000000000" w:firstRow="0" w:lastRow="0" w:firstColumn="0" w:lastColumn="0" w:oddVBand="0" w:evenVBand="0" w:oddHBand="0" w:evenHBand="0" w:firstRowFirstColumn="0" w:firstRowLastColumn="0" w:lastRowFirstColumn="0" w:lastRowLastColumn="0"/>
            </w:pPr>
            <w:r w:rsidRPr="001902BA">
              <w:rPr>
                <w:rFonts w:hint="eastAsia"/>
              </w:rPr>
              <w:t>2.Windows</w:t>
            </w:r>
          </w:p>
        </w:tc>
      </w:tr>
    </w:tbl>
    <w:p w14:paraId="19CDABFF" w14:textId="4EA4A5F4" w:rsidR="00D7332A" w:rsidRDefault="00D7332A" w:rsidP="00D7332A">
      <w:pPr>
        <w:pStyle w:val="a4"/>
        <w:keepNext/>
        <w:framePr w:wrap="around" w:hAnchor="page" w:x="3919" w:y="-255"/>
      </w:pPr>
      <w:r>
        <w:rPr>
          <w:rFonts w:hint="eastAsia"/>
        </w:rPr>
        <w:lastRenderedPageBreak/>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8</w:t>
      </w:r>
      <w:r w:rsidR="008E3E69">
        <w:fldChar w:fldCharType="end"/>
      </w:r>
      <w:r w:rsidRPr="00FC6A34">
        <w:rPr>
          <w:rFonts w:hint="eastAsia"/>
        </w:rPr>
        <w:t>資料庫與傳輸</w:t>
      </w:r>
      <w:r w:rsidR="00F64493">
        <w:rPr>
          <w:rFonts w:hint="eastAsia"/>
        </w:rPr>
        <w:t>非</w:t>
      </w:r>
      <w:r w:rsidRPr="00FC6A34">
        <w:rPr>
          <w:rFonts w:hint="eastAsia"/>
        </w:rPr>
        <w:t>功能性需求</w:t>
      </w:r>
    </w:p>
    <w:tbl>
      <w:tblPr>
        <w:tblStyle w:val="4-1"/>
        <w:tblW w:w="0" w:type="auto"/>
        <w:tblLook w:val="04A0" w:firstRow="1" w:lastRow="0" w:firstColumn="1" w:lastColumn="0" w:noHBand="0" w:noVBand="1"/>
      </w:tblPr>
      <w:tblGrid>
        <w:gridCol w:w="1519"/>
        <w:gridCol w:w="6783"/>
      </w:tblGrid>
      <w:tr w:rsidR="001902BA" w:rsidRPr="004F5113" w14:paraId="116E80C5" w14:textId="77777777" w:rsidTr="00D73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2" w:type="dxa"/>
            <w:gridSpan w:val="2"/>
            <w:shd w:val="clear" w:color="auto" w:fill="B4C6E7" w:themeFill="accent1" w:themeFillTint="66"/>
          </w:tcPr>
          <w:p w14:paraId="4E5AEE23" w14:textId="171FCEF2" w:rsidR="001902BA" w:rsidRPr="00D7332A" w:rsidRDefault="001902BA" w:rsidP="00D7332A">
            <w:pPr>
              <w:pStyle w:val="af3"/>
              <w:rPr>
                <w:lang w:val="en-US"/>
              </w:rPr>
            </w:pPr>
            <w:r w:rsidRPr="00D7332A">
              <w:rPr>
                <w:rFonts w:hint="eastAsia"/>
                <w:lang w:val="en-US"/>
              </w:rPr>
              <w:t>Da</w:t>
            </w:r>
            <w:r w:rsidRPr="00D7332A">
              <w:rPr>
                <w:lang w:val="en-US"/>
              </w:rPr>
              <w:t>tabase non-functional requirement</w:t>
            </w:r>
          </w:p>
        </w:tc>
      </w:tr>
      <w:tr w:rsidR="001902BA" w:rsidRPr="004F5113" w14:paraId="54E54F10" w14:textId="77777777" w:rsidTr="00D73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574EC70D" w14:textId="77777777" w:rsidR="001902BA" w:rsidRPr="004F5113" w:rsidRDefault="001902BA" w:rsidP="00D7332A">
            <w:pPr>
              <w:pStyle w:val="af3"/>
            </w:pPr>
            <w:r>
              <w:rPr>
                <w:rFonts w:hint="eastAsia"/>
              </w:rPr>
              <w:t>DB</w:t>
            </w:r>
            <w:r>
              <w:t>NFR1</w:t>
            </w:r>
          </w:p>
        </w:tc>
        <w:tc>
          <w:tcPr>
            <w:tcW w:w="6783" w:type="dxa"/>
          </w:tcPr>
          <w:p w14:paraId="0437347D" w14:textId="77777777" w:rsidR="001902BA" w:rsidRPr="004F5113" w:rsidRDefault="001902BA" w:rsidP="00D7332A">
            <w:pPr>
              <w:pStyle w:val="af3"/>
              <w:cnfStyle w:val="000000100000" w:firstRow="0" w:lastRow="0" w:firstColumn="0" w:lastColumn="0" w:oddVBand="0" w:evenVBand="0" w:oddHBand="1" w:evenHBand="0" w:firstRowFirstColumn="0" w:firstRowLastColumn="0" w:lastRowFirstColumn="0" w:lastRowLastColumn="0"/>
            </w:pPr>
            <w:r>
              <w:rPr>
                <w:rFonts w:hint="eastAsia"/>
              </w:rPr>
              <w:t>處理速度</w:t>
            </w:r>
          </w:p>
        </w:tc>
      </w:tr>
      <w:tr w:rsidR="001902BA" w:rsidRPr="004F5113" w14:paraId="744E37D7" w14:textId="77777777" w:rsidTr="00D7332A">
        <w:tc>
          <w:tcPr>
            <w:cnfStyle w:val="001000000000" w:firstRow="0" w:lastRow="0" w:firstColumn="1" w:lastColumn="0" w:oddVBand="0" w:evenVBand="0" w:oddHBand="0" w:evenHBand="0" w:firstRowFirstColumn="0" w:firstRowLastColumn="0" w:lastRowFirstColumn="0" w:lastRowLastColumn="0"/>
            <w:tcW w:w="1519" w:type="dxa"/>
          </w:tcPr>
          <w:p w14:paraId="7C1706BB" w14:textId="77777777" w:rsidR="001902BA" w:rsidRPr="004F5113" w:rsidRDefault="001902BA" w:rsidP="00D7332A">
            <w:pPr>
              <w:pStyle w:val="af3"/>
              <w:rPr>
                <w:rFonts w:cs="Times New Roman"/>
                <w:b w:val="0"/>
                <w:bCs/>
              </w:rPr>
            </w:pPr>
          </w:p>
        </w:tc>
        <w:tc>
          <w:tcPr>
            <w:tcW w:w="6783" w:type="dxa"/>
          </w:tcPr>
          <w:p w14:paraId="1A6A1FAF" w14:textId="77777777" w:rsidR="001902BA" w:rsidRPr="004F5113" w:rsidRDefault="001902BA" w:rsidP="00D7332A">
            <w:pPr>
              <w:pStyle w:val="af3"/>
              <w:cnfStyle w:val="000000000000" w:firstRow="0" w:lastRow="0" w:firstColumn="0" w:lastColumn="0" w:oddVBand="0" w:evenVBand="0" w:oddHBand="0" w:evenHBand="0" w:firstRowFirstColumn="0" w:firstRowLastColumn="0" w:lastRowFirstColumn="0" w:lastRowLastColumn="0"/>
            </w:pPr>
            <w:r w:rsidRPr="00006620">
              <w:rPr>
                <w:rFonts w:hint="eastAsia"/>
              </w:rPr>
              <w:t>90%的請求可以在1秒內完成</w:t>
            </w:r>
          </w:p>
        </w:tc>
      </w:tr>
      <w:tr w:rsidR="001902BA" w:rsidRPr="004F5113" w14:paraId="3EFBA8C2" w14:textId="77777777" w:rsidTr="00D73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77C126F1" w14:textId="77777777" w:rsidR="001902BA" w:rsidRPr="004F5113" w:rsidRDefault="001902BA" w:rsidP="00D7332A">
            <w:pPr>
              <w:pStyle w:val="af3"/>
              <w:rPr>
                <w:rFonts w:cs="Times New Roman"/>
              </w:rPr>
            </w:pPr>
            <w:r>
              <w:rPr>
                <w:rFonts w:hint="eastAsia"/>
              </w:rPr>
              <w:t>DB</w:t>
            </w:r>
            <w:r>
              <w:t>NFR</w:t>
            </w:r>
            <w:r>
              <w:rPr>
                <w:rFonts w:hint="eastAsia"/>
              </w:rPr>
              <w:t>2</w:t>
            </w:r>
          </w:p>
        </w:tc>
        <w:tc>
          <w:tcPr>
            <w:tcW w:w="6783" w:type="dxa"/>
          </w:tcPr>
          <w:p w14:paraId="47FFE4DC" w14:textId="77777777" w:rsidR="001902BA" w:rsidRPr="004F5113" w:rsidRDefault="001902BA" w:rsidP="00D7332A">
            <w:pPr>
              <w:pStyle w:val="af3"/>
              <w:cnfStyle w:val="000000100000" w:firstRow="0" w:lastRow="0" w:firstColumn="0" w:lastColumn="0" w:oddVBand="0" w:evenVBand="0" w:oddHBand="1" w:evenHBand="0" w:firstRowFirstColumn="0" w:firstRowLastColumn="0" w:lastRowFirstColumn="0" w:lastRowLastColumn="0"/>
            </w:pPr>
            <w:r>
              <w:rPr>
                <w:rFonts w:hint="eastAsia"/>
              </w:rPr>
              <w:t>資料正規化</w:t>
            </w:r>
          </w:p>
        </w:tc>
      </w:tr>
      <w:tr w:rsidR="001902BA" w:rsidRPr="004F5113" w14:paraId="723D5884" w14:textId="77777777" w:rsidTr="00D7332A">
        <w:tc>
          <w:tcPr>
            <w:cnfStyle w:val="001000000000" w:firstRow="0" w:lastRow="0" w:firstColumn="1" w:lastColumn="0" w:oddVBand="0" w:evenVBand="0" w:oddHBand="0" w:evenHBand="0" w:firstRowFirstColumn="0" w:firstRowLastColumn="0" w:lastRowFirstColumn="0" w:lastRowLastColumn="0"/>
            <w:tcW w:w="1519" w:type="dxa"/>
          </w:tcPr>
          <w:p w14:paraId="5785F656" w14:textId="77777777" w:rsidR="001902BA" w:rsidRPr="004F5113" w:rsidRDefault="001902BA" w:rsidP="00D7332A">
            <w:pPr>
              <w:pStyle w:val="af3"/>
              <w:rPr>
                <w:b w:val="0"/>
                <w:bCs/>
              </w:rPr>
            </w:pPr>
          </w:p>
        </w:tc>
        <w:tc>
          <w:tcPr>
            <w:tcW w:w="6783" w:type="dxa"/>
          </w:tcPr>
          <w:p w14:paraId="4948359B" w14:textId="77777777" w:rsidR="001902BA" w:rsidRPr="004F5113" w:rsidRDefault="001902BA" w:rsidP="00D7332A">
            <w:pPr>
              <w:pStyle w:val="af3"/>
              <w:cnfStyle w:val="000000000000" w:firstRow="0" w:lastRow="0" w:firstColumn="0" w:lastColumn="0" w:oddVBand="0" w:evenVBand="0" w:oddHBand="0" w:evenHBand="0" w:firstRowFirstColumn="0" w:firstRowLastColumn="0" w:lastRowFirstColumn="0" w:lastRowLastColumn="0"/>
            </w:pPr>
            <w:r w:rsidRPr="00006620">
              <w:rPr>
                <w:rFonts w:hint="eastAsia"/>
              </w:rPr>
              <w:t>正規化並利用視圖串接來優化速度</w:t>
            </w:r>
          </w:p>
        </w:tc>
      </w:tr>
      <w:tr w:rsidR="001902BA" w:rsidRPr="004F5113" w14:paraId="06A48E57" w14:textId="77777777" w:rsidTr="00D73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3679BEA8" w14:textId="77777777" w:rsidR="001902BA" w:rsidRPr="004F5113" w:rsidRDefault="001902BA" w:rsidP="00D7332A">
            <w:pPr>
              <w:pStyle w:val="af3"/>
              <w:rPr>
                <w:rFonts w:cs="Times New Roman"/>
              </w:rPr>
            </w:pPr>
            <w:r>
              <w:rPr>
                <w:rFonts w:hint="eastAsia"/>
              </w:rPr>
              <w:t>DB</w:t>
            </w:r>
            <w:r>
              <w:t>NFR</w:t>
            </w:r>
            <w:r>
              <w:rPr>
                <w:rFonts w:hint="eastAsia"/>
              </w:rPr>
              <w:t>3</w:t>
            </w:r>
          </w:p>
        </w:tc>
        <w:tc>
          <w:tcPr>
            <w:tcW w:w="6783" w:type="dxa"/>
          </w:tcPr>
          <w:p w14:paraId="779412DD" w14:textId="77777777" w:rsidR="001902BA" w:rsidRPr="004F5113" w:rsidRDefault="001902BA" w:rsidP="00D7332A">
            <w:pPr>
              <w:pStyle w:val="af3"/>
              <w:cnfStyle w:val="000000100000" w:firstRow="0" w:lastRow="0" w:firstColumn="0" w:lastColumn="0" w:oddVBand="0" w:evenVBand="0" w:oddHBand="1" w:evenHBand="0" w:firstRowFirstColumn="0" w:firstRowLastColumn="0" w:lastRowFirstColumn="0" w:lastRowLastColumn="0"/>
            </w:pPr>
            <w:r>
              <w:tab/>
            </w:r>
            <w:r>
              <w:rPr>
                <w:rFonts w:hint="eastAsia"/>
              </w:rPr>
              <w:t>儲存空間限制</w:t>
            </w:r>
          </w:p>
        </w:tc>
      </w:tr>
      <w:tr w:rsidR="001902BA" w:rsidRPr="004F5113" w14:paraId="3390AB35" w14:textId="77777777" w:rsidTr="00D7332A">
        <w:tc>
          <w:tcPr>
            <w:cnfStyle w:val="001000000000" w:firstRow="0" w:lastRow="0" w:firstColumn="1" w:lastColumn="0" w:oddVBand="0" w:evenVBand="0" w:oddHBand="0" w:evenHBand="0" w:firstRowFirstColumn="0" w:firstRowLastColumn="0" w:lastRowFirstColumn="0" w:lastRowLastColumn="0"/>
            <w:tcW w:w="1519" w:type="dxa"/>
          </w:tcPr>
          <w:p w14:paraId="71F5625D" w14:textId="77777777" w:rsidR="001902BA" w:rsidRPr="004F5113" w:rsidRDefault="001902BA" w:rsidP="00D7332A">
            <w:pPr>
              <w:pStyle w:val="af3"/>
              <w:rPr>
                <w:rFonts w:cs="Times New Roman"/>
                <w:b w:val="0"/>
                <w:bCs/>
              </w:rPr>
            </w:pPr>
          </w:p>
        </w:tc>
        <w:tc>
          <w:tcPr>
            <w:tcW w:w="6783" w:type="dxa"/>
          </w:tcPr>
          <w:p w14:paraId="6DCB83EA" w14:textId="77777777" w:rsidR="001902BA" w:rsidRPr="004F5113" w:rsidRDefault="001902BA" w:rsidP="00D7332A">
            <w:pPr>
              <w:pStyle w:val="af3"/>
              <w:cnfStyle w:val="000000000000" w:firstRow="0" w:lastRow="0" w:firstColumn="0" w:lastColumn="0" w:oddVBand="0" w:evenVBand="0" w:oddHBand="0" w:evenHBand="0" w:firstRowFirstColumn="0" w:firstRowLastColumn="0" w:lastRowFirstColumn="0" w:lastRowLastColumn="0"/>
            </w:pPr>
            <w:r>
              <w:rPr>
                <w:rFonts w:hint="eastAsia"/>
              </w:rPr>
              <w:t>每筆資料將被設定最大儲存大小，超過將被進行壓縮處理</w:t>
            </w:r>
          </w:p>
        </w:tc>
      </w:tr>
    </w:tbl>
    <w:p w14:paraId="67461366" w14:textId="77777777" w:rsidR="00D7332A" w:rsidRDefault="00D7332A" w:rsidP="00D7332A">
      <w:pPr>
        <w:pStyle w:val="afa"/>
        <w:ind w:firstLineChars="1" w:firstLine="5"/>
      </w:pPr>
    </w:p>
    <w:p w14:paraId="2CBB5DF8" w14:textId="1004FFE2" w:rsidR="001902BA" w:rsidRDefault="00D7332A" w:rsidP="00D7332A">
      <w:pPr>
        <w:pStyle w:val="afa"/>
        <w:ind w:firstLineChars="1" w:firstLine="5"/>
      </w:pPr>
      <w:r>
        <w:rPr>
          <w:rFonts w:hint="eastAsia"/>
        </w:rPr>
        <w:t>內容</w:t>
      </w:r>
    </w:p>
    <w:p w14:paraId="2AD93EEB" w14:textId="1F83CAD2" w:rsidR="00F64493" w:rsidRDefault="00F64493">
      <w:pPr>
        <w:widowControl/>
        <w:spacing w:before="0" w:after="0" w:line="240" w:lineRule="auto"/>
        <w:ind w:firstLineChars="0" w:firstLine="0"/>
        <w:jc w:val="left"/>
        <w:rPr>
          <w:b/>
          <w:i/>
          <w:color w:val="FF0000"/>
          <w:u w:val="single"/>
        </w:rPr>
      </w:pPr>
      <w:r>
        <w:br w:type="page"/>
      </w:r>
    </w:p>
    <w:p w14:paraId="1E0892B6" w14:textId="77777777" w:rsidR="00F64493" w:rsidRPr="001902BA" w:rsidRDefault="00F64493" w:rsidP="00D7332A">
      <w:pPr>
        <w:pStyle w:val="afa"/>
        <w:ind w:firstLineChars="1" w:firstLine="5"/>
      </w:pPr>
    </w:p>
    <w:p w14:paraId="3A7E26E3" w14:textId="77AA0ADF" w:rsidR="00615A1B" w:rsidRDefault="00615A1B" w:rsidP="001A69EB">
      <w:pPr>
        <w:pStyle w:val="2"/>
        <w:spacing w:after="180"/>
        <w:ind w:leftChars="-1" w:left="-3" w:right="280" w:firstLineChars="1" w:firstLine="4"/>
      </w:pPr>
      <w:bookmarkStart w:id="84" w:name="_Toc122381666"/>
      <w:r>
        <w:rPr>
          <w:rFonts w:hint="eastAsia"/>
        </w:rPr>
        <w:t>3.5</w:t>
      </w:r>
      <w:r>
        <w:rPr>
          <w:rFonts w:hint="eastAsia"/>
        </w:rPr>
        <w:t>、</w:t>
      </w:r>
      <w:r w:rsidR="005E0B6F">
        <w:rPr>
          <w:rFonts w:hint="eastAsia"/>
        </w:rPr>
        <w:t>使用者介面</w:t>
      </w:r>
      <w:r w:rsidR="00B135D4">
        <w:rPr>
          <w:rFonts w:hint="eastAsia"/>
        </w:rPr>
        <w:t>需求</w:t>
      </w:r>
      <w:bookmarkEnd w:id="84"/>
    </w:p>
    <w:p w14:paraId="34764F82" w14:textId="4C42141F" w:rsidR="005E0B6F" w:rsidRDefault="00C25A83" w:rsidP="00C25A83">
      <w:pPr>
        <w:pStyle w:val="afa"/>
        <w:ind w:firstLineChars="1" w:firstLine="5"/>
      </w:pPr>
      <w:r>
        <w:rPr>
          <w:rFonts w:hint="eastAsia"/>
        </w:rPr>
        <w:t>引文</w:t>
      </w:r>
    </w:p>
    <w:p w14:paraId="5528AAD8" w14:textId="6157045B" w:rsidR="005E0B6F" w:rsidRDefault="005E0B6F" w:rsidP="005E0B6F">
      <w:pPr>
        <w:pStyle w:val="a4"/>
        <w:keepNext/>
        <w:framePr w:wrap="around" w:hAnchor="page" w:x="4265" w:y="345"/>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9</w:t>
      </w:r>
      <w:r w:rsidR="008E3E69">
        <w:fldChar w:fldCharType="end"/>
      </w:r>
      <w:r w:rsidRPr="00597F00">
        <w:rPr>
          <w:rFonts w:hint="eastAsia"/>
        </w:rPr>
        <w:t>使用者介面功能性需求</w:t>
      </w:r>
    </w:p>
    <w:p w14:paraId="02B1F73C" w14:textId="77777777" w:rsidR="005E0B6F" w:rsidRDefault="005E0B6F" w:rsidP="00C25A83">
      <w:pPr>
        <w:pStyle w:val="afa"/>
        <w:ind w:firstLineChars="1" w:firstLine="5"/>
      </w:pPr>
    </w:p>
    <w:tbl>
      <w:tblPr>
        <w:tblStyle w:val="4-1"/>
        <w:tblW w:w="0" w:type="auto"/>
        <w:tblLook w:val="04A0" w:firstRow="1" w:lastRow="0" w:firstColumn="1" w:lastColumn="0" w:noHBand="0" w:noVBand="1"/>
      </w:tblPr>
      <w:tblGrid>
        <w:gridCol w:w="1413"/>
        <w:gridCol w:w="6883"/>
      </w:tblGrid>
      <w:tr w:rsidR="005E0B6F" w:rsidRPr="004F5113" w14:paraId="0BDD499D"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7E79F75" w14:textId="77777777" w:rsidR="005E0B6F" w:rsidRPr="004F5113" w:rsidRDefault="005E0B6F" w:rsidP="005E0B6F">
            <w:pPr>
              <w:pStyle w:val="af3"/>
            </w:pPr>
            <w:r>
              <w:rPr>
                <w:rFonts w:hint="eastAsia"/>
              </w:rPr>
              <w:t>U</w:t>
            </w:r>
            <w:r w:rsidRPr="00920218">
              <w:t>ser interface</w:t>
            </w:r>
            <w:r>
              <w:rPr>
                <w:rFonts w:hint="eastAsia"/>
              </w:rPr>
              <w:t xml:space="preserve"> </w:t>
            </w:r>
            <w:r w:rsidRPr="00F2183A">
              <w:t>functional requirement</w:t>
            </w:r>
          </w:p>
        </w:tc>
      </w:tr>
      <w:tr w:rsidR="005E0B6F" w:rsidRPr="004F5113" w14:paraId="68C1C25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35DB41F" w14:textId="77777777" w:rsidR="005E0B6F" w:rsidRPr="004F5113" w:rsidRDefault="005E0B6F" w:rsidP="005E0B6F">
            <w:pPr>
              <w:pStyle w:val="af3"/>
            </w:pPr>
            <w:r>
              <w:rPr>
                <w:rFonts w:hint="eastAsia"/>
              </w:rPr>
              <w:t>UIFR1</w:t>
            </w:r>
          </w:p>
        </w:tc>
        <w:tc>
          <w:tcPr>
            <w:tcW w:w="6883" w:type="dxa"/>
          </w:tcPr>
          <w:p w14:paraId="7CD3E9EA" w14:textId="77777777" w:rsidR="005E0B6F" w:rsidRPr="00757235" w:rsidRDefault="005E0B6F" w:rsidP="005E0B6F">
            <w:pPr>
              <w:pStyle w:val="af3"/>
              <w:cnfStyle w:val="000000100000" w:firstRow="0" w:lastRow="0" w:firstColumn="0" w:lastColumn="0" w:oddVBand="0" w:evenVBand="0" w:oddHBand="1" w:evenHBand="0" w:firstRowFirstColumn="0" w:firstRowLastColumn="0" w:lastRowFirstColumn="0" w:lastRowLastColumn="0"/>
            </w:pPr>
            <w:r>
              <w:rPr>
                <w:rFonts w:hint="eastAsia"/>
              </w:rPr>
              <w:t>人機介面</w:t>
            </w:r>
          </w:p>
        </w:tc>
      </w:tr>
      <w:tr w:rsidR="005E0B6F" w:rsidRPr="004F5113" w14:paraId="7363256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6C49B269" w14:textId="77777777" w:rsidR="005E0B6F" w:rsidRPr="004F5113" w:rsidRDefault="005E0B6F" w:rsidP="005E0B6F">
            <w:pPr>
              <w:pStyle w:val="af3"/>
              <w:rPr>
                <w:rFonts w:cs="Times New Roman"/>
                <w:b w:val="0"/>
                <w:bCs/>
              </w:rPr>
            </w:pPr>
          </w:p>
        </w:tc>
        <w:tc>
          <w:tcPr>
            <w:tcW w:w="6883" w:type="dxa"/>
          </w:tcPr>
          <w:p w14:paraId="624E5D6E" w14:textId="77777777" w:rsidR="005E0B6F" w:rsidRPr="001D15F1"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提供使用者一個合理方便的人機介面，此介面需依照觸控面板方向設計，並彙整產品功能，設計清楚易懂的畫面與說明，需求分支請見(UIFR2~UIFR7)，功能說明請見企畫書(第叁章/三、其他/</w:t>
            </w:r>
            <w:r>
              <w:t>f.</w:t>
            </w:r>
            <w:r>
              <w:rPr>
                <w:rFonts w:hint="eastAsia"/>
              </w:rPr>
              <w:t>人機介面設計)</w:t>
            </w:r>
          </w:p>
        </w:tc>
      </w:tr>
      <w:tr w:rsidR="005E0B6F" w:rsidRPr="004F5113" w14:paraId="28654F31"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9E64C4" w14:textId="77777777" w:rsidR="005E0B6F" w:rsidRPr="004F5113" w:rsidRDefault="005E0B6F" w:rsidP="005E0B6F">
            <w:pPr>
              <w:pStyle w:val="af3"/>
              <w:rPr>
                <w:rFonts w:cs="Times New Roman"/>
              </w:rPr>
            </w:pPr>
            <w:r>
              <w:rPr>
                <w:rFonts w:hint="eastAsia"/>
              </w:rPr>
              <w:t>UIFR2</w:t>
            </w:r>
          </w:p>
        </w:tc>
        <w:tc>
          <w:tcPr>
            <w:tcW w:w="6883" w:type="dxa"/>
          </w:tcPr>
          <w:p w14:paraId="008C7B5D"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r>
              <w:rPr>
                <w:rFonts w:hint="eastAsia"/>
              </w:rPr>
              <w:t>主選單</w:t>
            </w:r>
          </w:p>
        </w:tc>
      </w:tr>
      <w:tr w:rsidR="005E0B6F" w:rsidRPr="004F5113" w14:paraId="342592B5"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519BCB51" w14:textId="77777777" w:rsidR="005E0B6F" w:rsidRPr="004F5113" w:rsidRDefault="005E0B6F" w:rsidP="005E0B6F">
            <w:pPr>
              <w:pStyle w:val="af3"/>
              <w:rPr>
                <w:b w:val="0"/>
                <w:bCs/>
              </w:rPr>
            </w:pPr>
          </w:p>
        </w:tc>
        <w:tc>
          <w:tcPr>
            <w:tcW w:w="6883" w:type="dxa"/>
          </w:tcPr>
          <w:p w14:paraId="60D3B076" w14:textId="77777777" w:rsidR="005E0B6F" w:rsidRPr="004F5113"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提供跳至各項功能之選單</w:t>
            </w:r>
          </w:p>
        </w:tc>
      </w:tr>
      <w:tr w:rsidR="00F64493" w:rsidRPr="004F5113" w14:paraId="12D5B580" w14:textId="77777777" w:rsidTr="00F6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079FC8D" w14:textId="1837014E" w:rsidR="005E0B6F" w:rsidRPr="004F5113" w:rsidRDefault="005E0B6F" w:rsidP="005E0B6F">
            <w:pPr>
              <w:pStyle w:val="af3"/>
              <w:rPr>
                <w:rFonts w:cs="Times New Roman"/>
              </w:rPr>
            </w:pPr>
            <w:r>
              <w:rPr>
                <w:rFonts w:hint="eastAsia"/>
              </w:rPr>
              <w:t>UIFR3</w:t>
            </w:r>
          </w:p>
        </w:tc>
        <w:tc>
          <w:tcPr>
            <w:tcW w:w="6883" w:type="dxa"/>
          </w:tcPr>
          <w:p w14:paraId="02DA7C0D"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r>
              <w:rPr>
                <w:rFonts w:hint="eastAsia"/>
              </w:rPr>
              <w:t>使用者介面</w:t>
            </w:r>
          </w:p>
        </w:tc>
      </w:tr>
      <w:tr w:rsidR="005E0B6F" w:rsidRPr="004F5113" w14:paraId="002ACFD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BA09A83" w14:textId="77777777" w:rsidR="005E0B6F" w:rsidRPr="004F5113" w:rsidRDefault="005E0B6F" w:rsidP="005E0B6F">
            <w:pPr>
              <w:pStyle w:val="af3"/>
              <w:rPr>
                <w:rFonts w:cs="Times New Roman"/>
                <w:b w:val="0"/>
                <w:bCs/>
              </w:rPr>
            </w:pPr>
          </w:p>
        </w:tc>
        <w:tc>
          <w:tcPr>
            <w:tcW w:w="6883" w:type="dxa"/>
          </w:tcPr>
          <w:p w14:paraId="4B54681C" w14:textId="77777777" w:rsidR="005E0B6F" w:rsidRPr="004F5113"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提供使用者登入、登出、</w:t>
            </w:r>
            <w:proofErr w:type="gramStart"/>
            <w:r>
              <w:rPr>
                <w:rFonts w:hint="eastAsia"/>
              </w:rPr>
              <w:t>些改使用者</w:t>
            </w:r>
            <w:proofErr w:type="gramEnd"/>
            <w:r>
              <w:rPr>
                <w:rFonts w:hint="eastAsia"/>
              </w:rPr>
              <w:t>資料之介面</w:t>
            </w:r>
          </w:p>
        </w:tc>
      </w:tr>
      <w:tr w:rsidR="005E0B6F" w:rsidRPr="004F5113" w14:paraId="766D3AAC"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735002" w14:textId="77777777" w:rsidR="005E0B6F" w:rsidRPr="004F5113" w:rsidRDefault="005E0B6F" w:rsidP="005E0B6F">
            <w:pPr>
              <w:pStyle w:val="af3"/>
            </w:pPr>
            <w:r>
              <w:rPr>
                <w:rFonts w:hint="eastAsia"/>
              </w:rPr>
              <w:t>UIFR4</w:t>
            </w:r>
          </w:p>
        </w:tc>
        <w:tc>
          <w:tcPr>
            <w:tcW w:w="6883" w:type="dxa"/>
          </w:tcPr>
          <w:p w14:paraId="33D1105B"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r>
              <w:rPr>
                <w:rFonts w:hint="eastAsia"/>
              </w:rPr>
              <w:t>收納介面</w:t>
            </w:r>
          </w:p>
        </w:tc>
      </w:tr>
      <w:tr w:rsidR="005E0B6F" w:rsidRPr="002918C8" w14:paraId="297C28A6"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5770DAAC" w14:textId="77777777" w:rsidR="005E0B6F" w:rsidRPr="004F5113" w:rsidRDefault="005E0B6F" w:rsidP="005E0B6F">
            <w:pPr>
              <w:pStyle w:val="af3"/>
              <w:rPr>
                <w:rFonts w:cs="Times New Roman"/>
                <w:b w:val="0"/>
                <w:bCs/>
              </w:rPr>
            </w:pPr>
          </w:p>
        </w:tc>
        <w:tc>
          <w:tcPr>
            <w:tcW w:w="6883" w:type="dxa"/>
          </w:tcPr>
          <w:p w14:paraId="1F81D639" w14:textId="77777777" w:rsidR="005E0B6F"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提供使用者使用收納功能，</w:t>
            </w:r>
            <w:proofErr w:type="gramStart"/>
            <w:r>
              <w:rPr>
                <w:rFonts w:hint="eastAsia"/>
              </w:rPr>
              <w:t>頁面須滿足</w:t>
            </w:r>
            <w:proofErr w:type="gramEnd"/>
            <w:r>
              <w:rPr>
                <w:rFonts w:hint="eastAsia"/>
              </w:rPr>
              <w:t>以下幾點:</w:t>
            </w:r>
          </w:p>
          <w:p w14:paraId="53040519" w14:textId="77777777" w:rsidR="005E0B6F"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1.分為舊衣收納(已經放入過後拿出來的衣服)與新衣收納</w:t>
            </w:r>
          </w:p>
          <w:p w14:paraId="5C44795B" w14:textId="77777777" w:rsidR="005E0B6F"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2.新衣收納需顯示辨識結果與照片並提供修正辨識結果之選項</w:t>
            </w:r>
          </w:p>
          <w:p w14:paraId="49F079C4" w14:textId="77777777" w:rsidR="005E0B6F" w:rsidRPr="006E21CA"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3.舊衣收納需顯示當前照片與比對結果之照片與資訊，並可供使用者手動替換比對結果</w:t>
            </w:r>
          </w:p>
        </w:tc>
      </w:tr>
      <w:tr w:rsidR="00F64493" w:rsidRPr="002918C8" w14:paraId="689A7474" w14:textId="77777777" w:rsidTr="00B7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72F7D5" w14:textId="28708B20" w:rsidR="00F64493" w:rsidRDefault="00F64493" w:rsidP="00F64493">
            <w:pPr>
              <w:pStyle w:val="af3"/>
              <w:jc w:val="right"/>
            </w:pPr>
            <w:r>
              <w:rPr>
                <w:rFonts w:hint="eastAsia"/>
              </w:rPr>
              <w:t>(待續)</w:t>
            </w:r>
          </w:p>
        </w:tc>
      </w:tr>
    </w:tbl>
    <w:p w14:paraId="1773244A" w14:textId="08D96BED" w:rsidR="00563BCD" w:rsidRDefault="00563BCD" w:rsidP="00215E2B">
      <w:pPr>
        <w:pStyle w:val="a4"/>
        <w:keepNext/>
        <w:framePr w:wrap="around" w:hAnchor="page" w:x="3656" w:y="8"/>
      </w:pPr>
      <w:r>
        <w:rPr>
          <w:rFonts w:hint="eastAsia"/>
        </w:rPr>
        <w:lastRenderedPageBreak/>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10</w:t>
      </w:r>
      <w:r w:rsidR="008E3E69">
        <w:fldChar w:fldCharType="end"/>
      </w:r>
      <w:r w:rsidRPr="00E45FF2">
        <w:rPr>
          <w:rFonts w:hint="eastAsia"/>
        </w:rPr>
        <w:t>使用者介面功能性需求</w:t>
      </w:r>
      <w:r>
        <w:rPr>
          <w:rFonts w:hint="eastAsia"/>
        </w:rPr>
        <w:t>(</w:t>
      </w:r>
      <w:r>
        <w:rPr>
          <w:rFonts w:hint="eastAsia"/>
        </w:rPr>
        <w:t>續</w:t>
      </w:r>
      <w:r>
        <w:rPr>
          <w:rFonts w:hint="eastAsia"/>
        </w:rPr>
        <w:t>)</w:t>
      </w:r>
    </w:p>
    <w:tbl>
      <w:tblPr>
        <w:tblStyle w:val="4-1"/>
        <w:tblW w:w="0" w:type="auto"/>
        <w:tblInd w:w="-5" w:type="dxa"/>
        <w:tblLook w:val="04A0" w:firstRow="1" w:lastRow="0" w:firstColumn="1" w:lastColumn="0" w:noHBand="0" w:noVBand="1"/>
      </w:tblPr>
      <w:tblGrid>
        <w:gridCol w:w="1413"/>
        <w:gridCol w:w="6883"/>
      </w:tblGrid>
      <w:tr w:rsidR="00563BCD" w:rsidRPr="004F5113" w14:paraId="6D238412" w14:textId="77777777" w:rsidTr="00563BCD">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right w:val="single" w:sz="4" w:space="0" w:color="auto"/>
            </w:tcBorders>
            <w:shd w:val="clear" w:color="auto" w:fill="FFFFFF" w:themeFill="background1"/>
          </w:tcPr>
          <w:p w14:paraId="5EC7BAAF" w14:textId="407C6FCF" w:rsidR="00563BCD" w:rsidRDefault="00563BCD" w:rsidP="00563BCD">
            <w:pPr>
              <w:pStyle w:val="af3"/>
            </w:pPr>
            <w:r>
              <w:rPr>
                <w:rFonts w:hint="eastAsia"/>
              </w:rPr>
              <w:t>UIFR5</w:t>
            </w:r>
          </w:p>
        </w:tc>
        <w:tc>
          <w:tcPr>
            <w:tcW w:w="6883" w:type="dxa"/>
            <w:tcBorders>
              <w:top w:val="single" w:sz="4" w:space="0" w:color="auto"/>
              <w:left w:val="single" w:sz="4" w:space="0" w:color="auto"/>
            </w:tcBorders>
            <w:shd w:val="clear" w:color="auto" w:fill="FFFFFF" w:themeFill="background1"/>
          </w:tcPr>
          <w:p w14:paraId="2F51B899" w14:textId="00DA30B2" w:rsidR="00563BCD" w:rsidRDefault="00563BCD" w:rsidP="00563BCD">
            <w:pPr>
              <w:pStyle w:val="af3"/>
              <w:cnfStyle w:val="100000000000" w:firstRow="1" w:lastRow="0" w:firstColumn="0" w:lastColumn="0" w:oddVBand="0" w:evenVBand="0" w:oddHBand="0" w:evenHBand="0" w:firstRowFirstColumn="0" w:firstRowLastColumn="0" w:lastRowFirstColumn="0" w:lastRowLastColumn="0"/>
            </w:pPr>
            <w:r>
              <w:rPr>
                <w:rFonts w:hint="eastAsia"/>
                <w:bCs/>
              </w:rPr>
              <w:t>拿取介面(系統推薦)</w:t>
            </w:r>
          </w:p>
        </w:tc>
      </w:tr>
      <w:tr w:rsidR="00563BCD" w:rsidRPr="004F5113" w14:paraId="14BD94D5" w14:textId="77777777" w:rsidTr="00563BC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3879413E" w14:textId="77777777" w:rsidR="00563BCD" w:rsidRPr="004F5113" w:rsidRDefault="00563BCD" w:rsidP="00E60FBD">
            <w:pPr>
              <w:pStyle w:val="af3"/>
              <w:rPr>
                <w:rFonts w:cs="Times New Roman"/>
                <w:b w:val="0"/>
                <w:bCs/>
              </w:rPr>
            </w:pPr>
          </w:p>
        </w:tc>
        <w:tc>
          <w:tcPr>
            <w:tcW w:w="6883" w:type="dxa"/>
          </w:tcPr>
          <w:p w14:paraId="1EC8B467" w14:textId="77777777" w:rsidR="00563BCD" w:rsidRPr="000F7EA1" w:rsidRDefault="00563BCD" w:rsidP="00E60FBD">
            <w:pPr>
              <w:pStyle w:val="af3"/>
              <w:cnfStyle w:val="000000100000" w:firstRow="0" w:lastRow="0" w:firstColumn="0" w:lastColumn="0" w:oddVBand="0" w:evenVBand="0" w:oddHBand="1" w:evenHBand="0" w:firstRowFirstColumn="0" w:firstRowLastColumn="0" w:lastRowFirstColumn="0" w:lastRowLastColumn="0"/>
            </w:pPr>
            <w:r w:rsidRPr="000F7EA1">
              <w:rPr>
                <w:rFonts w:hint="eastAsia"/>
              </w:rPr>
              <w:t>顯示系統推薦的衣物組合之圖片供使用者選擇</w:t>
            </w:r>
          </w:p>
        </w:tc>
      </w:tr>
      <w:tr w:rsidR="00563BCD" w:rsidRPr="004F5113" w14:paraId="1F750BCA" w14:textId="77777777" w:rsidTr="00563BC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480378CF" w14:textId="77777777" w:rsidR="00563BCD" w:rsidRPr="004F5113" w:rsidRDefault="00563BCD" w:rsidP="00E60FBD">
            <w:pPr>
              <w:pStyle w:val="af3"/>
              <w:rPr>
                <w:rFonts w:cs="Times New Roman"/>
                <w:b w:val="0"/>
                <w:bCs/>
              </w:rPr>
            </w:pPr>
            <w:r>
              <w:rPr>
                <w:rFonts w:hint="eastAsia"/>
              </w:rPr>
              <w:t>UIFR6</w:t>
            </w:r>
          </w:p>
        </w:tc>
        <w:tc>
          <w:tcPr>
            <w:tcW w:w="6883" w:type="dxa"/>
          </w:tcPr>
          <w:p w14:paraId="483E7756" w14:textId="77777777" w:rsidR="00563BCD" w:rsidRPr="004F5113" w:rsidRDefault="00563BCD" w:rsidP="00E60FBD">
            <w:pPr>
              <w:pStyle w:val="af3"/>
              <w:cnfStyle w:val="000000000000" w:firstRow="0" w:lastRow="0" w:firstColumn="0" w:lastColumn="0" w:oddVBand="0" w:evenVBand="0" w:oddHBand="0" w:evenHBand="0" w:firstRowFirstColumn="0" w:firstRowLastColumn="0" w:lastRowFirstColumn="0" w:lastRowLastColumn="0"/>
            </w:pPr>
            <w:r>
              <w:rPr>
                <w:rFonts w:hint="eastAsia"/>
              </w:rPr>
              <w:t>拿取介面(自行選擇)</w:t>
            </w:r>
          </w:p>
        </w:tc>
      </w:tr>
      <w:tr w:rsidR="00563BCD" w:rsidRPr="004F5113" w14:paraId="39A99676" w14:textId="77777777" w:rsidTr="00563BC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68520D49" w14:textId="77777777" w:rsidR="00563BCD" w:rsidRPr="004F5113" w:rsidRDefault="00563BCD" w:rsidP="00E60FBD">
            <w:pPr>
              <w:pStyle w:val="af3"/>
              <w:rPr>
                <w:rFonts w:cs="Times New Roman"/>
                <w:b w:val="0"/>
                <w:bCs/>
              </w:rPr>
            </w:pPr>
          </w:p>
        </w:tc>
        <w:tc>
          <w:tcPr>
            <w:tcW w:w="6883" w:type="dxa"/>
          </w:tcPr>
          <w:p w14:paraId="2ED49F9C" w14:textId="77777777" w:rsidR="00563BCD" w:rsidRDefault="00563BCD" w:rsidP="00E60FBD">
            <w:pPr>
              <w:pStyle w:val="af3"/>
              <w:cnfStyle w:val="000000100000" w:firstRow="0" w:lastRow="0" w:firstColumn="0" w:lastColumn="0" w:oddVBand="0" w:evenVBand="0" w:oddHBand="1" w:evenHBand="0" w:firstRowFirstColumn="0" w:firstRowLastColumn="0" w:lastRowFirstColumn="0" w:lastRowLastColumn="0"/>
            </w:pPr>
            <w:r w:rsidRPr="000F7EA1">
              <w:rPr>
                <w:rFonts w:hint="eastAsia"/>
              </w:rPr>
              <w:t>提供使用者選擇欲拿取之衣物選擇介面</w:t>
            </w:r>
            <w:r>
              <w:rPr>
                <w:rFonts w:hint="eastAsia"/>
              </w:rPr>
              <w:t>，</w:t>
            </w:r>
            <w:proofErr w:type="gramStart"/>
            <w:r>
              <w:rPr>
                <w:rFonts w:hint="eastAsia"/>
              </w:rPr>
              <w:t>頁面須滿足</w:t>
            </w:r>
            <w:proofErr w:type="gramEnd"/>
            <w:r>
              <w:rPr>
                <w:rFonts w:hint="eastAsia"/>
              </w:rPr>
              <w:t>以下幾點:</w:t>
            </w:r>
          </w:p>
          <w:p w14:paraId="2DFBE157" w14:textId="77777777" w:rsidR="00563BCD" w:rsidRDefault="00563BCD" w:rsidP="00E60FBD">
            <w:pPr>
              <w:pStyle w:val="af3"/>
              <w:cnfStyle w:val="000000100000" w:firstRow="0" w:lastRow="0" w:firstColumn="0" w:lastColumn="0" w:oddVBand="0" w:evenVBand="0" w:oddHBand="1" w:evenHBand="0" w:firstRowFirstColumn="0" w:firstRowLastColumn="0" w:lastRowFirstColumn="0" w:lastRowLastColumn="0"/>
            </w:pPr>
            <w:r>
              <w:rPr>
                <w:rFonts w:hint="eastAsia"/>
              </w:rPr>
              <w:t>1.有大項分類選單</w:t>
            </w:r>
          </w:p>
          <w:p w14:paraId="33008CE4" w14:textId="77777777" w:rsidR="00563BCD" w:rsidRDefault="00563BCD" w:rsidP="00E60FBD">
            <w:pPr>
              <w:pStyle w:val="af3"/>
              <w:cnfStyle w:val="000000100000" w:firstRow="0" w:lastRow="0" w:firstColumn="0" w:lastColumn="0" w:oddVBand="0" w:evenVBand="0" w:oddHBand="1" w:evenHBand="0" w:firstRowFirstColumn="0" w:firstRowLastColumn="0" w:lastRowFirstColumn="0" w:lastRowLastColumn="0"/>
            </w:pPr>
            <w:r>
              <w:rPr>
                <w:rFonts w:hint="eastAsia"/>
              </w:rPr>
              <w:t>2.有細項分類選單</w:t>
            </w:r>
          </w:p>
          <w:p w14:paraId="3729C8D7" w14:textId="77777777" w:rsidR="00563BCD" w:rsidRDefault="00563BCD" w:rsidP="00E60FBD">
            <w:pPr>
              <w:pStyle w:val="af3"/>
              <w:cnfStyle w:val="000000100000" w:firstRow="0" w:lastRow="0" w:firstColumn="0" w:lastColumn="0" w:oddVBand="0" w:evenVBand="0" w:oddHBand="1" w:evenHBand="0" w:firstRowFirstColumn="0" w:firstRowLastColumn="0" w:lastRowFirstColumn="0" w:lastRowLastColumn="0"/>
            </w:pPr>
            <w:r>
              <w:rPr>
                <w:rFonts w:hint="eastAsia"/>
              </w:rPr>
              <w:t>3.有衣物的照片</w:t>
            </w:r>
          </w:p>
          <w:p w14:paraId="590ABAEB" w14:textId="77777777" w:rsidR="00563BCD" w:rsidRDefault="00563BCD" w:rsidP="00E60FBD">
            <w:pPr>
              <w:pStyle w:val="af3"/>
              <w:cnfStyle w:val="000000100000" w:firstRow="0" w:lastRow="0" w:firstColumn="0" w:lastColumn="0" w:oddVBand="0" w:evenVBand="0" w:oddHBand="1" w:evenHBand="0" w:firstRowFirstColumn="0" w:firstRowLastColumn="0" w:lastRowFirstColumn="0" w:lastRowLastColumn="0"/>
            </w:pPr>
            <w:r>
              <w:rPr>
                <w:rFonts w:hint="eastAsia"/>
              </w:rPr>
              <w:t>4.是否存在衣櫃內的衣物需有顯示區別</w:t>
            </w:r>
          </w:p>
          <w:p w14:paraId="0BB1A8E8" w14:textId="77777777" w:rsidR="00563BCD" w:rsidRPr="000F7EA1" w:rsidRDefault="00563BCD" w:rsidP="00E60FBD">
            <w:pPr>
              <w:pStyle w:val="af3"/>
              <w:cnfStyle w:val="000000100000" w:firstRow="0" w:lastRow="0" w:firstColumn="0" w:lastColumn="0" w:oddVBand="0" w:evenVBand="0" w:oddHBand="1" w:evenHBand="0" w:firstRowFirstColumn="0" w:firstRowLastColumn="0" w:lastRowFirstColumn="0" w:lastRowLastColumn="0"/>
            </w:pPr>
            <w:r>
              <w:rPr>
                <w:rFonts w:hint="eastAsia"/>
              </w:rPr>
              <w:t>5.提供單件o</w:t>
            </w:r>
            <w:r>
              <w:t>r</w:t>
            </w:r>
            <w:proofErr w:type="gramStart"/>
            <w:r>
              <w:rPr>
                <w:rFonts w:hint="eastAsia"/>
              </w:rPr>
              <w:t>雙件拿</w:t>
            </w:r>
            <w:proofErr w:type="gramEnd"/>
            <w:r>
              <w:rPr>
                <w:rFonts w:hint="eastAsia"/>
              </w:rPr>
              <w:t>取選項</w:t>
            </w:r>
          </w:p>
        </w:tc>
      </w:tr>
      <w:tr w:rsidR="00563BCD" w:rsidRPr="004F5113" w14:paraId="2E8537D4" w14:textId="77777777" w:rsidTr="00563BC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9FDFFF7" w14:textId="77777777" w:rsidR="00563BCD" w:rsidRPr="004F5113" w:rsidRDefault="00563BCD" w:rsidP="00E60FBD">
            <w:pPr>
              <w:pStyle w:val="af3"/>
              <w:rPr>
                <w:rFonts w:cs="Times New Roman"/>
                <w:b w:val="0"/>
                <w:bCs/>
              </w:rPr>
            </w:pPr>
            <w:r>
              <w:rPr>
                <w:rFonts w:hint="eastAsia"/>
              </w:rPr>
              <w:t>UIFR7</w:t>
            </w:r>
          </w:p>
        </w:tc>
        <w:tc>
          <w:tcPr>
            <w:tcW w:w="6883" w:type="dxa"/>
          </w:tcPr>
          <w:p w14:paraId="60516B10" w14:textId="77777777" w:rsidR="00563BCD" w:rsidRPr="004F5113" w:rsidRDefault="00563BCD" w:rsidP="00E60FBD">
            <w:pPr>
              <w:pStyle w:val="af3"/>
              <w:cnfStyle w:val="000000000000" w:firstRow="0" w:lastRow="0" w:firstColumn="0" w:lastColumn="0" w:oddVBand="0" w:evenVBand="0" w:oddHBand="0" w:evenHBand="0" w:firstRowFirstColumn="0" w:firstRowLastColumn="0" w:lastRowFirstColumn="0" w:lastRowLastColumn="0"/>
            </w:pPr>
            <w:r>
              <w:rPr>
                <w:rFonts w:hint="eastAsia"/>
              </w:rPr>
              <w:t>衣物設定介面</w:t>
            </w:r>
          </w:p>
        </w:tc>
      </w:tr>
      <w:tr w:rsidR="00563BCD" w:rsidRPr="004F5113" w14:paraId="2A8790FE" w14:textId="77777777" w:rsidTr="00563BC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47BB92E3" w14:textId="77777777" w:rsidR="00563BCD" w:rsidRPr="004F5113" w:rsidRDefault="00563BCD" w:rsidP="00E60FBD">
            <w:pPr>
              <w:pStyle w:val="af3"/>
              <w:rPr>
                <w:rFonts w:cs="Times New Roman"/>
                <w:b w:val="0"/>
                <w:bCs/>
              </w:rPr>
            </w:pPr>
          </w:p>
        </w:tc>
        <w:tc>
          <w:tcPr>
            <w:tcW w:w="6883" w:type="dxa"/>
          </w:tcPr>
          <w:p w14:paraId="01FEE443" w14:textId="77777777" w:rsidR="00563BCD" w:rsidRPr="000F7EA1" w:rsidRDefault="00563BCD" w:rsidP="00E60FBD">
            <w:pPr>
              <w:pStyle w:val="af3"/>
              <w:cnfStyle w:val="000000100000" w:firstRow="0" w:lastRow="0" w:firstColumn="0" w:lastColumn="0" w:oddVBand="0" w:evenVBand="0" w:oddHBand="1" w:evenHBand="0" w:firstRowFirstColumn="0" w:firstRowLastColumn="0" w:lastRowFirstColumn="0" w:lastRowLastColumn="0"/>
            </w:pPr>
            <w:r>
              <w:rPr>
                <w:rFonts w:hint="eastAsia"/>
              </w:rPr>
              <w:t>後期</w:t>
            </w:r>
            <w:r w:rsidRPr="000F7EA1">
              <w:rPr>
                <w:rFonts w:hint="eastAsia"/>
              </w:rPr>
              <w:t>設定衣物資訊(顏色、樣式、喜愛度等)</w:t>
            </w:r>
            <w:r>
              <w:rPr>
                <w:rFonts w:hint="eastAsia"/>
              </w:rPr>
              <w:t>之介面</w:t>
            </w:r>
          </w:p>
        </w:tc>
      </w:tr>
      <w:tr w:rsidR="00563BCD" w:rsidRPr="004F5113" w14:paraId="6F2C62BF" w14:textId="77777777" w:rsidTr="00563BC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2DD23206" w14:textId="77777777" w:rsidR="00563BCD" w:rsidRPr="00CB7E49" w:rsidRDefault="00563BCD" w:rsidP="00E60FBD">
            <w:pPr>
              <w:pStyle w:val="af3"/>
              <w:rPr>
                <w:rFonts w:cs="Times New Roman"/>
              </w:rPr>
            </w:pPr>
            <w:r w:rsidRPr="00CB7E49">
              <w:rPr>
                <w:rFonts w:cs="Times New Roman" w:hint="eastAsia"/>
              </w:rPr>
              <w:t>UIFR8</w:t>
            </w:r>
          </w:p>
        </w:tc>
        <w:tc>
          <w:tcPr>
            <w:tcW w:w="6883" w:type="dxa"/>
          </w:tcPr>
          <w:p w14:paraId="73D5E12D" w14:textId="77777777" w:rsidR="00563BCD" w:rsidRPr="004F5113" w:rsidRDefault="00563BCD" w:rsidP="00E60FBD">
            <w:pPr>
              <w:pStyle w:val="af3"/>
              <w:cnfStyle w:val="000000000000" w:firstRow="0" w:lastRow="0" w:firstColumn="0" w:lastColumn="0" w:oddVBand="0" w:evenVBand="0" w:oddHBand="0" w:evenHBand="0" w:firstRowFirstColumn="0" w:firstRowLastColumn="0" w:lastRowFirstColumn="0" w:lastRowLastColumn="0"/>
            </w:pPr>
            <w:r>
              <w:rPr>
                <w:rFonts w:hint="eastAsia"/>
              </w:rPr>
              <w:t>使用說明介面</w:t>
            </w:r>
          </w:p>
        </w:tc>
      </w:tr>
      <w:tr w:rsidR="00563BCD" w:rsidRPr="004F5113" w14:paraId="701FFA1B" w14:textId="77777777" w:rsidTr="00563BC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14D52CB4" w14:textId="77777777" w:rsidR="00563BCD" w:rsidRPr="004F5113" w:rsidRDefault="00563BCD" w:rsidP="00E60FBD">
            <w:pPr>
              <w:pStyle w:val="af3"/>
              <w:rPr>
                <w:rFonts w:cs="Times New Roman"/>
                <w:b w:val="0"/>
                <w:bCs/>
              </w:rPr>
            </w:pPr>
          </w:p>
        </w:tc>
        <w:tc>
          <w:tcPr>
            <w:tcW w:w="6883" w:type="dxa"/>
          </w:tcPr>
          <w:p w14:paraId="5120BDD8" w14:textId="77777777" w:rsidR="00563BCD" w:rsidRPr="000F7EA1" w:rsidRDefault="00563BCD" w:rsidP="00E60FBD">
            <w:pPr>
              <w:pStyle w:val="af3"/>
              <w:cnfStyle w:val="000000100000" w:firstRow="0" w:lastRow="0" w:firstColumn="0" w:lastColumn="0" w:oddVBand="0" w:evenVBand="0" w:oddHBand="1" w:evenHBand="0" w:firstRowFirstColumn="0" w:firstRowLastColumn="0" w:lastRowFirstColumn="0" w:lastRowLastColumn="0"/>
            </w:pPr>
            <w:r w:rsidRPr="000F7EA1">
              <w:rPr>
                <w:rFonts w:hint="eastAsia"/>
              </w:rPr>
              <w:t>提供使用者操作說明</w:t>
            </w:r>
          </w:p>
        </w:tc>
      </w:tr>
    </w:tbl>
    <w:p w14:paraId="25B141DE" w14:textId="77777777" w:rsidR="00563BCD" w:rsidRDefault="00563BCD" w:rsidP="005E0B6F">
      <w:pPr>
        <w:pStyle w:val="af3"/>
      </w:pPr>
    </w:p>
    <w:p w14:paraId="2B790ACD" w14:textId="5BEC7D99" w:rsidR="00A71337" w:rsidRDefault="00A71337" w:rsidP="00A71337">
      <w:pPr>
        <w:pStyle w:val="a4"/>
        <w:keepNext/>
        <w:framePr w:wrap="around" w:hAnchor="page" w:x="3864" w:y="-5"/>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11</w:t>
      </w:r>
      <w:r w:rsidR="008E3E69">
        <w:fldChar w:fldCharType="end"/>
      </w:r>
      <w:r w:rsidRPr="00384F12">
        <w:rPr>
          <w:rFonts w:hint="eastAsia"/>
          <w:noProof/>
        </w:rPr>
        <w:t>使用者介面非功能性需求</w:t>
      </w:r>
    </w:p>
    <w:p w14:paraId="24ABAE72" w14:textId="1239F890" w:rsidR="005E0B6F" w:rsidRPr="00800C51" w:rsidRDefault="005E0B6F" w:rsidP="005E0B6F">
      <w:pPr>
        <w:pStyle w:val="af3"/>
      </w:pPr>
    </w:p>
    <w:tbl>
      <w:tblPr>
        <w:tblStyle w:val="4-1"/>
        <w:tblW w:w="0" w:type="auto"/>
        <w:tblLook w:val="04A0" w:firstRow="1" w:lastRow="0" w:firstColumn="1" w:lastColumn="0" w:noHBand="0" w:noVBand="1"/>
      </w:tblPr>
      <w:tblGrid>
        <w:gridCol w:w="1413"/>
        <w:gridCol w:w="6883"/>
      </w:tblGrid>
      <w:tr w:rsidR="005E0B6F" w:rsidRPr="005E0B6F" w14:paraId="361A3750"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1BACB68" w14:textId="77777777" w:rsidR="005E0B6F" w:rsidRPr="005E0B6F" w:rsidRDefault="005E0B6F" w:rsidP="005E0B6F">
            <w:pPr>
              <w:pStyle w:val="af3"/>
              <w:rPr>
                <w:lang w:val="en-US"/>
              </w:rPr>
            </w:pPr>
            <w:r w:rsidRPr="005E0B6F">
              <w:rPr>
                <w:rFonts w:hint="eastAsia"/>
                <w:lang w:val="en-US"/>
              </w:rPr>
              <w:t>U</w:t>
            </w:r>
            <w:r w:rsidRPr="005E0B6F">
              <w:rPr>
                <w:lang w:val="en-US"/>
              </w:rPr>
              <w:t>ser interface</w:t>
            </w:r>
            <w:r w:rsidRPr="005E0B6F">
              <w:rPr>
                <w:rFonts w:hint="eastAsia"/>
                <w:lang w:val="en-US"/>
              </w:rPr>
              <w:t xml:space="preserve"> </w:t>
            </w:r>
            <w:r w:rsidRPr="005E0B6F">
              <w:rPr>
                <w:lang w:val="en-US"/>
              </w:rPr>
              <w:t>non</w:t>
            </w:r>
            <w:r w:rsidRPr="005E0B6F">
              <w:rPr>
                <w:rFonts w:hint="eastAsia"/>
                <w:lang w:val="en-US"/>
              </w:rPr>
              <w:t>-</w:t>
            </w:r>
            <w:r w:rsidRPr="005E0B6F">
              <w:rPr>
                <w:lang w:val="en-US"/>
              </w:rPr>
              <w:t>functional requirement</w:t>
            </w:r>
          </w:p>
        </w:tc>
      </w:tr>
      <w:tr w:rsidR="005E0B6F" w:rsidRPr="004F5113" w14:paraId="38BDB43A"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6C8CC6F" w14:textId="77777777" w:rsidR="005E0B6F" w:rsidRPr="004F5113" w:rsidRDefault="005E0B6F" w:rsidP="005E0B6F">
            <w:pPr>
              <w:pStyle w:val="af3"/>
            </w:pPr>
            <w:r>
              <w:rPr>
                <w:rFonts w:hint="eastAsia"/>
              </w:rPr>
              <w:t>UINFR1</w:t>
            </w:r>
          </w:p>
        </w:tc>
        <w:tc>
          <w:tcPr>
            <w:tcW w:w="6883" w:type="dxa"/>
          </w:tcPr>
          <w:p w14:paraId="00578609"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proofErr w:type="gramStart"/>
            <w:r>
              <w:rPr>
                <w:rFonts w:hint="eastAsia"/>
              </w:rPr>
              <w:t>防呆設計</w:t>
            </w:r>
            <w:proofErr w:type="gramEnd"/>
          </w:p>
        </w:tc>
      </w:tr>
      <w:tr w:rsidR="005E0B6F" w:rsidRPr="004F5113" w14:paraId="6E6CBEDB"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60B7EE4F" w14:textId="77777777" w:rsidR="005E0B6F" w:rsidRPr="004F5113" w:rsidRDefault="005E0B6F" w:rsidP="005E0B6F">
            <w:pPr>
              <w:pStyle w:val="af3"/>
              <w:rPr>
                <w:rFonts w:cs="Times New Roman"/>
                <w:b w:val="0"/>
                <w:bCs/>
              </w:rPr>
            </w:pPr>
          </w:p>
        </w:tc>
        <w:tc>
          <w:tcPr>
            <w:tcW w:w="6883" w:type="dxa"/>
          </w:tcPr>
          <w:p w14:paraId="0B3E41BE" w14:textId="77777777" w:rsidR="005E0B6F" w:rsidRPr="004F5113"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要求介面應有適合</w:t>
            </w:r>
            <w:proofErr w:type="gramStart"/>
            <w:r>
              <w:rPr>
                <w:rFonts w:hint="eastAsia"/>
              </w:rPr>
              <w:t>的防呆設計</w:t>
            </w:r>
            <w:proofErr w:type="gramEnd"/>
            <w:r>
              <w:rPr>
                <w:rFonts w:hint="eastAsia"/>
              </w:rPr>
              <w:t>與提示</w:t>
            </w:r>
          </w:p>
        </w:tc>
      </w:tr>
      <w:tr w:rsidR="005E0B6F" w:rsidRPr="004F5113" w14:paraId="3BE4AE4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E2D789" w14:textId="77777777" w:rsidR="005E0B6F" w:rsidRPr="004F5113" w:rsidRDefault="005E0B6F" w:rsidP="005E0B6F">
            <w:pPr>
              <w:pStyle w:val="af3"/>
              <w:rPr>
                <w:rFonts w:cs="Times New Roman"/>
              </w:rPr>
            </w:pPr>
            <w:r>
              <w:rPr>
                <w:rFonts w:hint="eastAsia"/>
              </w:rPr>
              <w:t>UINFR</w:t>
            </w:r>
          </w:p>
        </w:tc>
        <w:tc>
          <w:tcPr>
            <w:tcW w:w="6883" w:type="dxa"/>
          </w:tcPr>
          <w:p w14:paraId="057385E7"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proofErr w:type="gramStart"/>
            <w:r>
              <w:rPr>
                <w:rFonts w:hint="eastAsia"/>
              </w:rPr>
              <w:t>操縱姓</w:t>
            </w:r>
            <w:proofErr w:type="gramEnd"/>
          </w:p>
        </w:tc>
      </w:tr>
      <w:tr w:rsidR="005E0B6F" w:rsidRPr="004F5113" w14:paraId="42281FD0"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EFFD9CD" w14:textId="77777777" w:rsidR="005E0B6F" w:rsidRPr="004F5113" w:rsidRDefault="005E0B6F" w:rsidP="005E0B6F">
            <w:pPr>
              <w:pStyle w:val="af3"/>
              <w:rPr>
                <w:b w:val="0"/>
                <w:bCs/>
              </w:rPr>
            </w:pPr>
          </w:p>
        </w:tc>
        <w:tc>
          <w:tcPr>
            <w:tcW w:w="6883" w:type="dxa"/>
          </w:tcPr>
          <w:p w14:paraId="485363CA" w14:textId="77777777" w:rsidR="005E0B6F" w:rsidRPr="004F5113"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介面應便於操作、易懂、乾淨，並依使用者體驗進行二次優化</w:t>
            </w:r>
          </w:p>
        </w:tc>
      </w:tr>
    </w:tbl>
    <w:p w14:paraId="277BA8F8" w14:textId="77777777" w:rsidR="00B135D4" w:rsidRPr="00B135D4" w:rsidRDefault="00B135D4" w:rsidP="00B135D4">
      <w:pPr>
        <w:spacing w:before="0" w:after="0"/>
        <w:ind w:firstLineChars="0" w:firstLine="0"/>
        <w:rPr>
          <w:sz w:val="16"/>
          <w:szCs w:val="16"/>
        </w:rPr>
      </w:pPr>
    </w:p>
    <w:p w14:paraId="30EA2629" w14:textId="0EF2E21B" w:rsidR="00B135D4" w:rsidRDefault="00B135D4" w:rsidP="00B135D4">
      <w:pPr>
        <w:pStyle w:val="2"/>
        <w:spacing w:after="180"/>
        <w:ind w:leftChars="-1" w:left="-3" w:right="280" w:firstLineChars="1" w:firstLine="4"/>
      </w:pPr>
      <w:bookmarkStart w:id="85" w:name="_Toc122381667"/>
      <w:r>
        <w:rPr>
          <w:rFonts w:hint="eastAsia"/>
        </w:rPr>
        <w:lastRenderedPageBreak/>
        <w:t>3.6</w:t>
      </w:r>
      <w:r>
        <w:rPr>
          <w:rFonts w:hint="eastAsia"/>
        </w:rPr>
        <w:t>、硬體需求</w:t>
      </w:r>
      <w:bookmarkEnd w:id="85"/>
    </w:p>
    <w:p w14:paraId="36EB5E56" w14:textId="0EB08520" w:rsidR="00215E2B" w:rsidRDefault="00215E2B" w:rsidP="00215E2B">
      <w:pPr>
        <w:pStyle w:val="a4"/>
        <w:keepNext/>
        <w:framePr w:wrap="around" w:hAnchor="page" w:x="4377" w:y="-504"/>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12</w:t>
      </w:r>
      <w:r w:rsidR="008E3E69">
        <w:fldChar w:fldCharType="end"/>
      </w:r>
      <w:r w:rsidRPr="00E449A5">
        <w:rPr>
          <w:rFonts w:hint="eastAsia"/>
        </w:rPr>
        <w:t>硬體功能性需求</w:t>
      </w:r>
    </w:p>
    <w:tbl>
      <w:tblPr>
        <w:tblStyle w:val="4-1"/>
        <w:tblW w:w="0" w:type="auto"/>
        <w:tblLook w:val="04A0" w:firstRow="1" w:lastRow="0" w:firstColumn="1" w:lastColumn="0" w:noHBand="0" w:noVBand="1"/>
      </w:tblPr>
      <w:tblGrid>
        <w:gridCol w:w="1413"/>
        <w:gridCol w:w="6883"/>
      </w:tblGrid>
      <w:tr w:rsidR="00B135D4" w:rsidRPr="004F5113" w14:paraId="7721E340"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6BE2CEBC" w14:textId="201F6007" w:rsidR="00B135D4" w:rsidRPr="004F5113" w:rsidRDefault="00B135D4" w:rsidP="00B135D4">
            <w:pPr>
              <w:pStyle w:val="af3"/>
            </w:pPr>
            <w:r w:rsidRPr="003F5C82">
              <w:t>Hardware</w:t>
            </w:r>
            <w:r>
              <w:rPr>
                <w:rFonts w:hint="eastAsia"/>
              </w:rPr>
              <w:t xml:space="preserve"> </w:t>
            </w:r>
            <w:r w:rsidRPr="00F2183A">
              <w:t>functional requirement</w:t>
            </w:r>
          </w:p>
        </w:tc>
      </w:tr>
      <w:tr w:rsidR="00B135D4" w:rsidRPr="004F5113" w14:paraId="488C5733"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181040" w14:textId="77777777" w:rsidR="00B135D4" w:rsidRPr="004F5113" w:rsidRDefault="00B135D4" w:rsidP="00B135D4">
            <w:pPr>
              <w:pStyle w:val="af3"/>
            </w:pPr>
            <w:r>
              <w:rPr>
                <w:rFonts w:hint="eastAsia"/>
              </w:rPr>
              <w:t>H</w:t>
            </w:r>
            <w:r>
              <w:t>WFR1</w:t>
            </w:r>
          </w:p>
        </w:tc>
        <w:tc>
          <w:tcPr>
            <w:tcW w:w="6883" w:type="dxa"/>
          </w:tcPr>
          <w:p w14:paraId="383446C9"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衣服存取功能</w:t>
            </w:r>
          </w:p>
        </w:tc>
      </w:tr>
      <w:tr w:rsidR="00B135D4" w:rsidRPr="004F5113" w14:paraId="4CEEFF1A"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AFA129F" w14:textId="77777777" w:rsidR="00B135D4" w:rsidRPr="004F5113" w:rsidRDefault="00B135D4" w:rsidP="00B135D4">
            <w:pPr>
              <w:pStyle w:val="af3"/>
              <w:rPr>
                <w:rFonts w:cs="Times New Roman"/>
                <w:b w:val="0"/>
                <w:bCs/>
              </w:rPr>
            </w:pPr>
          </w:p>
        </w:tc>
        <w:tc>
          <w:tcPr>
            <w:tcW w:w="6883" w:type="dxa"/>
          </w:tcPr>
          <w:p w14:paraId="76A94875"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提供衣服</w:t>
            </w:r>
            <w:proofErr w:type="gramStart"/>
            <w:r>
              <w:rPr>
                <w:rFonts w:hint="eastAsia"/>
              </w:rPr>
              <w:t>存取共能</w:t>
            </w:r>
            <w:proofErr w:type="gramEnd"/>
            <w:r>
              <w:rPr>
                <w:rFonts w:hint="eastAsia"/>
              </w:rPr>
              <w:t>，該功能需滿足以下條件:</w:t>
            </w:r>
          </w:p>
          <w:p w14:paraId="574DA385"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1.可隨時取得任意一件衣服</w:t>
            </w:r>
          </w:p>
          <w:p w14:paraId="5886F843" w14:textId="77777777" w:rsidR="00B135D4" w:rsidRPr="00F6696B"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2.可同時處理兩件衣服</w:t>
            </w:r>
          </w:p>
        </w:tc>
      </w:tr>
      <w:tr w:rsidR="00B135D4" w:rsidRPr="004F5113" w14:paraId="0E66506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7BD5D58" w14:textId="77777777" w:rsidR="00B135D4" w:rsidRPr="004F5113" w:rsidRDefault="00B135D4" w:rsidP="00B135D4">
            <w:pPr>
              <w:pStyle w:val="af3"/>
              <w:rPr>
                <w:rFonts w:cs="Times New Roman"/>
              </w:rPr>
            </w:pPr>
            <w:r>
              <w:rPr>
                <w:rFonts w:hint="eastAsia"/>
              </w:rPr>
              <w:t>H</w:t>
            </w:r>
            <w:r>
              <w:t>WFR</w:t>
            </w:r>
            <w:r>
              <w:rPr>
                <w:rFonts w:hint="eastAsia"/>
              </w:rPr>
              <w:t>2</w:t>
            </w:r>
          </w:p>
        </w:tc>
        <w:tc>
          <w:tcPr>
            <w:tcW w:w="6883" w:type="dxa"/>
          </w:tcPr>
          <w:p w14:paraId="06B2A4BB"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拍照功能</w:t>
            </w:r>
          </w:p>
        </w:tc>
      </w:tr>
      <w:tr w:rsidR="00B135D4" w:rsidRPr="004F5113" w14:paraId="5180EDAD"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62781A6" w14:textId="77777777" w:rsidR="00B135D4" w:rsidRPr="004F5113" w:rsidRDefault="00B135D4" w:rsidP="00B135D4">
            <w:pPr>
              <w:pStyle w:val="af3"/>
              <w:rPr>
                <w:b w:val="0"/>
                <w:bCs/>
              </w:rPr>
            </w:pPr>
          </w:p>
        </w:tc>
        <w:tc>
          <w:tcPr>
            <w:tcW w:w="6883" w:type="dxa"/>
          </w:tcPr>
          <w:p w14:paraId="34A564F1"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衣櫃需有拍照功能，拍照須滿足以下條件:</w:t>
            </w:r>
          </w:p>
          <w:p w14:paraId="481E4EC3"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1.圖片清晰</w:t>
            </w:r>
          </w:p>
          <w:p w14:paraId="4DC0672E"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2.亮度充足</w:t>
            </w:r>
          </w:p>
          <w:p w14:paraId="69432F78" w14:textId="77777777" w:rsidR="00B135D4" w:rsidRPr="00F6696B"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3.確保拍到整件衣服正面</w:t>
            </w:r>
          </w:p>
        </w:tc>
      </w:tr>
      <w:tr w:rsidR="00B135D4" w:rsidRPr="004F5113" w14:paraId="51A36BF6"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2AF2F1" w14:textId="77777777" w:rsidR="00B135D4" w:rsidRPr="004F5113" w:rsidRDefault="00B135D4" w:rsidP="00B135D4">
            <w:pPr>
              <w:pStyle w:val="af3"/>
              <w:rPr>
                <w:rFonts w:cs="Times New Roman"/>
              </w:rPr>
            </w:pPr>
            <w:r>
              <w:rPr>
                <w:rFonts w:hint="eastAsia"/>
              </w:rPr>
              <w:t>H</w:t>
            </w:r>
            <w:r>
              <w:t>WFR</w:t>
            </w:r>
            <w:r>
              <w:rPr>
                <w:rFonts w:hint="eastAsia"/>
              </w:rPr>
              <w:t>3</w:t>
            </w:r>
          </w:p>
        </w:tc>
        <w:tc>
          <w:tcPr>
            <w:tcW w:w="6883" w:type="dxa"/>
          </w:tcPr>
          <w:p w14:paraId="3CB6F360"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人機介面操控功能</w:t>
            </w:r>
          </w:p>
        </w:tc>
      </w:tr>
      <w:tr w:rsidR="00B135D4" w:rsidRPr="004F5113" w14:paraId="3B9B75E6"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5719E27" w14:textId="77777777" w:rsidR="00B135D4" w:rsidRPr="004F5113" w:rsidRDefault="00B135D4" w:rsidP="00B135D4">
            <w:pPr>
              <w:pStyle w:val="af3"/>
              <w:rPr>
                <w:rFonts w:cs="Times New Roman"/>
                <w:b w:val="0"/>
                <w:bCs/>
              </w:rPr>
            </w:pPr>
          </w:p>
        </w:tc>
        <w:tc>
          <w:tcPr>
            <w:tcW w:w="6883" w:type="dxa"/>
          </w:tcPr>
          <w:p w14:paraId="72CCF337" w14:textId="77777777" w:rsidR="00B135D4" w:rsidRPr="004F5113"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提供觸控螢幕供使用者對衣櫃進行操作</w:t>
            </w:r>
          </w:p>
        </w:tc>
      </w:tr>
    </w:tbl>
    <w:p w14:paraId="3460616C" w14:textId="43484988" w:rsidR="00B135D4" w:rsidRDefault="00B135D4" w:rsidP="00215E2B">
      <w:pPr>
        <w:pStyle w:val="a4"/>
        <w:keepNext/>
        <w:framePr w:wrap="around" w:hAnchor="page" w:x="4334" w:y="452"/>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13</w:t>
      </w:r>
      <w:r w:rsidR="008E3E69">
        <w:fldChar w:fldCharType="end"/>
      </w:r>
      <w:r w:rsidRPr="00404EF4">
        <w:rPr>
          <w:rFonts w:hint="eastAsia"/>
        </w:rPr>
        <w:t>硬體非功能性需求</w:t>
      </w:r>
    </w:p>
    <w:tbl>
      <w:tblPr>
        <w:tblStyle w:val="4-1"/>
        <w:tblW w:w="0" w:type="auto"/>
        <w:tblLook w:val="04A0" w:firstRow="1" w:lastRow="0" w:firstColumn="1" w:lastColumn="0" w:noHBand="0" w:noVBand="1"/>
      </w:tblPr>
      <w:tblGrid>
        <w:gridCol w:w="1413"/>
        <w:gridCol w:w="6883"/>
      </w:tblGrid>
      <w:tr w:rsidR="00B135D4" w:rsidRPr="00B135D4" w14:paraId="3D62A3FF"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7770E0B" w14:textId="77777777" w:rsidR="00B135D4" w:rsidRPr="00B135D4" w:rsidRDefault="00B135D4" w:rsidP="00B135D4">
            <w:pPr>
              <w:pStyle w:val="af3"/>
              <w:rPr>
                <w:lang w:val="en-US"/>
              </w:rPr>
            </w:pPr>
            <w:r w:rsidRPr="00B135D4">
              <w:rPr>
                <w:lang w:val="en-US"/>
              </w:rPr>
              <w:t>Hardware</w:t>
            </w:r>
            <w:r w:rsidRPr="00B135D4">
              <w:rPr>
                <w:rFonts w:hint="eastAsia"/>
                <w:lang w:val="en-US"/>
              </w:rPr>
              <w:t xml:space="preserve"> </w:t>
            </w:r>
            <w:r w:rsidRPr="00B135D4">
              <w:rPr>
                <w:lang w:val="en-US"/>
              </w:rPr>
              <w:t>non</w:t>
            </w:r>
            <w:r w:rsidRPr="00B135D4">
              <w:rPr>
                <w:rFonts w:hint="eastAsia"/>
                <w:lang w:val="en-US"/>
              </w:rPr>
              <w:t>-</w:t>
            </w:r>
            <w:r w:rsidRPr="00B135D4">
              <w:rPr>
                <w:lang w:val="en-US"/>
              </w:rPr>
              <w:t>functional requirement</w:t>
            </w:r>
          </w:p>
        </w:tc>
      </w:tr>
      <w:tr w:rsidR="00B135D4" w:rsidRPr="004F5113" w14:paraId="04E28F1B"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C3A4BFA" w14:textId="77777777" w:rsidR="00B135D4" w:rsidRPr="004F5113" w:rsidRDefault="00B135D4" w:rsidP="00B135D4">
            <w:pPr>
              <w:pStyle w:val="af3"/>
            </w:pPr>
            <w:r>
              <w:rPr>
                <w:rFonts w:hint="eastAsia"/>
              </w:rPr>
              <w:t>H</w:t>
            </w:r>
            <w:r>
              <w:t>WNFR1</w:t>
            </w:r>
          </w:p>
        </w:tc>
        <w:tc>
          <w:tcPr>
            <w:tcW w:w="6883" w:type="dxa"/>
          </w:tcPr>
          <w:p w14:paraId="33815D3C"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耐久度</w:t>
            </w:r>
          </w:p>
        </w:tc>
      </w:tr>
      <w:tr w:rsidR="00B135D4" w:rsidRPr="004F5113" w14:paraId="6AD6436E"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298BD27" w14:textId="77777777" w:rsidR="00B135D4" w:rsidRPr="004F5113" w:rsidRDefault="00B135D4" w:rsidP="00B135D4">
            <w:pPr>
              <w:pStyle w:val="af3"/>
              <w:rPr>
                <w:rFonts w:cs="Times New Roman"/>
                <w:b w:val="0"/>
                <w:bCs/>
              </w:rPr>
            </w:pPr>
          </w:p>
        </w:tc>
        <w:tc>
          <w:tcPr>
            <w:tcW w:w="6883" w:type="dxa"/>
          </w:tcPr>
          <w:p w14:paraId="389D3971"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1.須保證各部分可承重預設的兩倍重量不變形</w:t>
            </w:r>
          </w:p>
          <w:p w14:paraId="02B16758" w14:textId="77777777" w:rsidR="00B135D4" w:rsidRPr="004F5113"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2.須保證各部分零件在5000次內使用無虞</w:t>
            </w:r>
          </w:p>
        </w:tc>
      </w:tr>
      <w:tr w:rsidR="00B135D4" w:rsidRPr="004F5113" w14:paraId="783C3E5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8E5B01A" w14:textId="77777777" w:rsidR="00B135D4" w:rsidRPr="004F5113" w:rsidRDefault="00B135D4" w:rsidP="00B135D4">
            <w:pPr>
              <w:pStyle w:val="af3"/>
              <w:rPr>
                <w:rFonts w:cs="Times New Roman"/>
              </w:rPr>
            </w:pPr>
            <w:r>
              <w:rPr>
                <w:rFonts w:hint="eastAsia"/>
              </w:rPr>
              <w:t>H</w:t>
            </w:r>
            <w:r>
              <w:t>WNFR</w:t>
            </w:r>
            <w:r>
              <w:rPr>
                <w:rFonts w:hint="eastAsia"/>
              </w:rPr>
              <w:t>2</w:t>
            </w:r>
          </w:p>
        </w:tc>
        <w:tc>
          <w:tcPr>
            <w:tcW w:w="6883" w:type="dxa"/>
          </w:tcPr>
          <w:p w14:paraId="5EA19775"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外觀</w:t>
            </w:r>
          </w:p>
        </w:tc>
      </w:tr>
      <w:tr w:rsidR="00B135D4" w:rsidRPr="004F5113" w14:paraId="19B220D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A2F88F6" w14:textId="77777777" w:rsidR="00B135D4" w:rsidRPr="004F5113" w:rsidRDefault="00B135D4" w:rsidP="00B135D4">
            <w:pPr>
              <w:pStyle w:val="af3"/>
              <w:rPr>
                <w:b w:val="0"/>
                <w:bCs/>
              </w:rPr>
            </w:pPr>
          </w:p>
        </w:tc>
        <w:tc>
          <w:tcPr>
            <w:tcW w:w="6883" w:type="dxa"/>
          </w:tcPr>
          <w:p w14:paraId="4CA60F9F" w14:textId="77777777" w:rsidR="00B135D4" w:rsidRPr="004F5113"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外觀需簡潔並包含一定設計感</w:t>
            </w:r>
          </w:p>
        </w:tc>
      </w:tr>
      <w:tr w:rsidR="00B135D4" w:rsidRPr="004F5113" w14:paraId="20F31F38"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A2253A" w14:textId="77777777" w:rsidR="00B135D4" w:rsidRPr="004F5113" w:rsidRDefault="00B135D4" w:rsidP="00B135D4">
            <w:pPr>
              <w:pStyle w:val="af3"/>
              <w:rPr>
                <w:rFonts w:cs="Times New Roman"/>
              </w:rPr>
            </w:pPr>
            <w:r>
              <w:rPr>
                <w:rFonts w:hint="eastAsia"/>
              </w:rPr>
              <w:t>H</w:t>
            </w:r>
            <w:r>
              <w:t>WNFR</w:t>
            </w:r>
            <w:r>
              <w:rPr>
                <w:rFonts w:hint="eastAsia"/>
              </w:rPr>
              <w:t>3</w:t>
            </w:r>
          </w:p>
        </w:tc>
        <w:tc>
          <w:tcPr>
            <w:tcW w:w="6883" w:type="dxa"/>
          </w:tcPr>
          <w:p w14:paraId="247B1576"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使用體驗</w:t>
            </w:r>
          </w:p>
        </w:tc>
      </w:tr>
      <w:tr w:rsidR="00B135D4" w:rsidRPr="004F5113" w14:paraId="2733E6A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A016888" w14:textId="77777777" w:rsidR="00B135D4" w:rsidRPr="004F5113" w:rsidRDefault="00B135D4" w:rsidP="00B135D4">
            <w:pPr>
              <w:pStyle w:val="af3"/>
              <w:rPr>
                <w:rFonts w:cs="Times New Roman"/>
                <w:b w:val="0"/>
                <w:bCs/>
              </w:rPr>
            </w:pPr>
          </w:p>
        </w:tc>
        <w:tc>
          <w:tcPr>
            <w:tcW w:w="6883" w:type="dxa"/>
          </w:tcPr>
          <w:p w14:paraId="1314044C"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各部分用作需朝以下目標完成:</w:t>
            </w:r>
          </w:p>
          <w:p w14:paraId="45CB66CF" w14:textId="7FD41308" w:rsidR="00B135D4" w:rsidRPr="00B95B9E"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1.運作速度快速(</w:t>
            </w:r>
            <w:r>
              <w:t>ex.</w:t>
            </w:r>
            <w:proofErr w:type="gramStart"/>
            <w:r>
              <w:rPr>
                <w:rFonts w:hint="eastAsia"/>
              </w:rPr>
              <w:t>拿取需在</w:t>
            </w:r>
            <w:proofErr w:type="gramEnd"/>
            <w:r>
              <w:rPr>
                <w:rFonts w:hint="eastAsia"/>
              </w:rPr>
              <w:t>20秒內完成)</w:t>
            </w:r>
          </w:p>
        </w:tc>
      </w:tr>
    </w:tbl>
    <w:p w14:paraId="7BB16390" w14:textId="501449CD" w:rsidR="000866E5" w:rsidRDefault="000866E5" w:rsidP="000866E5">
      <w:pPr>
        <w:pStyle w:val="2"/>
        <w:spacing w:after="180"/>
        <w:ind w:leftChars="-1" w:left="-3" w:right="280" w:firstLineChars="1" w:firstLine="4"/>
      </w:pPr>
      <w:bookmarkStart w:id="86" w:name="_Toc122381668"/>
      <w:r>
        <w:rPr>
          <w:rFonts w:hint="eastAsia"/>
        </w:rPr>
        <w:lastRenderedPageBreak/>
        <w:t>3.</w:t>
      </w:r>
      <w:r w:rsidR="00EA0D6D">
        <w:rPr>
          <w:rFonts w:hint="eastAsia"/>
        </w:rPr>
        <w:t>7</w:t>
      </w:r>
      <w:r>
        <w:rPr>
          <w:rFonts w:hint="eastAsia"/>
        </w:rPr>
        <w:t>、使用需求</w:t>
      </w:r>
      <w:bookmarkEnd w:id="86"/>
    </w:p>
    <w:p w14:paraId="63BE1B3A" w14:textId="68275740" w:rsidR="000866E5" w:rsidRDefault="000866E5" w:rsidP="000866E5">
      <w:pPr>
        <w:pStyle w:val="a4"/>
        <w:keepNext/>
        <w:framePr w:wrap="around" w:hAnchor="page" w:x="4404" w:y="1019"/>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14</w:t>
      </w:r>
      <w:r w:rsidR="008E3E69">
        <w:fldChar w:fldCharType="end"/>
      </w:r>
      <w:r w:rsidRPr="003B2AA1">
        <w:rPr>
          <w:rFonts w:hint="eastAsia"/>
        </w:rPr>
        <w:t>前端功能性需求</w:t>
      </w:r>
    </w:p>
    <w:p w14:paraId="0851034C" w14:textId="6D5C2589" w:rsidR="000866E5" w:rsidRDefault="000866E5" w:rsidP="000866E5">
      <w:pPr>
        <w:pStyle w:val="3"/>
        <w:spacing w:before="360" w:after="180"/>
        <w:ind w:left="961" w:hanging="961"/>
      </w:pPr>
      <w:r>
        <w:rPr>
          <w:rFonts w:hint="eastAsia"/>
        </w:rPr>
        <w:t xml:space="preserve">    </w:t>
      </w:r>
      <w:bookmarkStart w:id="87" w:name="_Toc122381669"/>
      <w:r>
        <w:rPr>
          <w:rFonts w:hint="eastAsia"/>
        </w:rPr>
        <w:t>3.6.1</w:t>
      </w:r>
      <w:r w:rsidR="00806ED6" w:rsidRPr="00806ED6">
        <w:rPr>
          <w:rFonts w:hint="eastAsia"/>
        </w:rPr>
        <w:t>、</w:t>
      </w:r>
      <w:r>
        <w:rPr>
          <w:rFonts w:hint="eastAsia"/>
        </w:rPr>
        <w:t>前端</w:t>
      </w:r>
      <w:bookmarkEnd w:id="87"/>
    </w:p>
    <w:tbl>
      <w:tblPr>
        <w:tblStyle w:val="4-1"/>
        <w:tblW w:w="0" w:type="auto"/>
        <w:tblLook w:val="04A0" w:firstRow="1" w:lastRow="0" w:firstColumn="1" w:lastColumn="0" w:noHBand="0" w:noVBand="1"/>
      </w:tblPr>
      <w:tblGrid>
        <w:gridCol w:w="1413"/>
        <w:gridCol w:w="6883"/>
      </w:tblGrid>
      <w:tr w:rsidR="000866E5" w:rsidRPr="000866E5" w14:paraId="226EBD5B"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CE258A0" w14:textId="77777777" w:rsidR="000866E5" w:rsidRPr="000866E5" w:rsidRDefault="000866E5" w:rsidP="000866E5">
            <w:pPr>
              <w:pStyle w:val="af3"/>
              <w:rPr>
                <w:lang w:val="en-US"/>
              </w:rPr>
            </w:pPr>
            <w:proofErr w:type="spellStart"/>
            <w:r w:rsidRPr="000866E5">
              <w:rPr>
                <w:rFonts w:hint="eastAsia"/>
                <w:lang w:val="en-US"/>
              </w:rPr>
              <w:t>F</w:t>
            </w:r>
            <w:r w:rsidRPr="000866E5">
              <w:rPr>
                <w:lang w:val="en-US"/>
              </w:rPr>
              <w:t>ornt</w:t>
            </w:r>
            <w:proofErr w:type="spellEnd"/>
            <w:r w:rsidRPr="000866E5">
              <w:rPr>
                <w:lang w:val="en-US"/>
              </w:rPr>
              <w:t>-end</w:t>
            </w:r>
            <w:r w:rsidRPr="000866E5">
              <w:rPr>
                <w:rFonts w:hint="eastAsia"/>
                <w:lang w:val="en-US"/>
              </w:rPr>
              <w:t xml:space="preserve"> </w:t>
            </w:r>
            <w:r w:rsidRPr="000866E5">
              <w:rPr>
                <w:lang w:val="en-US"/>
              </w:rPr>
              <w:t>functional requirement</w:t>
            </w:r>
          </w:p>
        </w:tc>
      </w:tr>
      <w:tr w:rsidR="000866E5" w:rsidRPr="004F5113" w14:paraId="3F2417E3"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630DA0" w14:textId="77777777" w:rsidR="000866E5" w:rsidRPr="004F5113" w:rsidRDefault="000866E5" w:rsidP="000866E5">
            <w:pPr>
              <w:pStyle w:val="af3"/>
            </w:pPr>
            <w:r>
              <w:rPr>
                <w:rFonts w:hint="eastAsia"/>
              </w:rPr>
              <w:t>F</w:t>
            </w:r>
            <w:r>
              <w:t>EFR1</w:t>
            </w:r>
          </w:p>
        </w:tc>
        <w:tc>
          <w:tcPr>
            <w:tcW w:w="6883" w:type="dxa"/>
          </w:tcPr>
          <w:p w14:paraId="2C0E6421"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建立使用者資料</w:t>
            </w:r>
          </w:p>
        </w:tc>
      </w:tr>
      <w:tr w:rsidR="000866E5" w:rsidRPr="004F5113" w14:paraId="32C2D39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66B52765" w14:textId="77777777" w:rsidR="000866E5" w:rsidRPr="004F5113" w:rsidRDefault="000866E5" w:rsidP="000866E5">
            <w:pPr>
              <w:pStyle w:val="af3"/>
              <w:rPr>
                <w:rFonts w:cs="Times New Roman"/>
                <w:b w:val="0"/>
                <w:bCs/>
              </w:rPr>
            </w:pPr>
          </w:p>
        </w:tc>
        <w:tc>
          <w:tcPr>
            <w:tcW w:w="6883" w:type="dxa"/>
          </w:tcPr>
          <w:p w14:paraId="4EB535EB"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每</w:t>
            </w:r>
            <w:proofErr w:type="gramStart"/>
            <w:r>
              <w:rPr>
                <w:rFonts w:hint="eastAsia"/>
              </w:rPr>
              <w:t>個</w:t>
            </w:r>
            <w:proofErr w:type="gramEnd"/>
            <w:r>
              <w:rPr>
                <w:rFonts w:hint="eastAsia"/>
              </w:rPr>
              <w:t>使用者皆可建立自己的使用者資料，其中包含:</w:t>
            </w:r>
          </w:p>
          <w:p w14:paraId="18E24540"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1.使用者名稱</w:t>
            </w:r>
          </w:p>
          <w:p w14:paraId="3B8769AA"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2.使用者所在地</w:t>
            </w:r>
          </w:p>
          <w:p w14:paraId="54ED6830" w14:textId="77777777" w:rsidR="000866E5" w:rsidRPr="00DC109D"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3.使用者的衣物與使用狀況</w:t>
            </w:r>
          </w:p>
        </w:tc>
      </w:tr>
      <w:tr w:rsidR="000866E5" w:rsidRPr="004F5113" w14:paraId="0DC114E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3B9BF2" w14:textId="77777777" w:rsidR="000866E5" w:rsidRPr="004F5113" w:rsidRDefault="000866E5" w:rsidP="000866E5">
            <w:pPr>
              <w:pStyle w:val="af3"/>
              <w:rPr>
                <w:rFonts w:cs="Times New Roman"/>
              </w:rPr>
            </w:pPr>
            <w:r>
              <w:rPr>
                <w:rFonts w:hint="eastAsia"/>
              </w:rPr>
              <w:t>F</w:t>
            </w:r>
            <w:r>
              <w:t>EFR</w:t>
            </w:r>
            <w:r>
              <w:rPr>
                <w:rFonts w:hint="eastAsia"/>
              </w:rPr>
              <w:t>2</w:t>
            </w:r>
          </w:p>
        </w:tc>
        <w:tc>
          <w:tcPr>
            <w:tcW w:w="6883" w:type="dxa"/>
          </w:tcPr>
          <w:p w14:paraId="44DA822F"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儲存衣服</w:t>
            </w:r>
          </w:p>
        </w:tc>
      </w:tr>
      <w:tr w:rsidR="000866E5" w:rsidRPr="004F5113" w14:paraId="3405AB00"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34A9A02" w14:textId="77777777" w:rsidR="000866E5" w:rsidRPr="004F5113" w:rsidRDefault="000866E5" w:rsidP="000866E5">
            <w:pPr>
              <w:pStyle w:val="af3"/>
              <w:rPr>
                <w:b w:val="0"/>
                <w:bCs/>
              </w:rPr>
            </w:pPr>
          </w:p>
        </w:tc>
        <w:tc>
          <w:tcPr>
            <w:tcW w:w="6883" w:type="dxa"/>
          </w:tcPr>
          <w:p w14:paraId="20032741" w14:textId="77777777" w:rsidR="000866E5" w:rsidRPr="003C755E"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使用者可將衣服存入衣櫃，並且只需將衣物掛入即可</w:t>
            </w:r>
          </w:p>
        </w:tc>
      </w:tr>
      <w:tr w:rsidR="000866E5" w:rsidRPr="004F5113" w14:paraId="07829867"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7DF64A" w14:textId="77777777" w:rsidR="000866E5" w:rsidRPr="004F5113" w:rsidRDefault="000866E5" w:rsidP="000866E5">
            <w:pPr>
              <w:pStyle w:val="af3"/>
              <w:rPr>
                <w:rFonts w:cs="Times New Roman"/>
              </w:rPr>
            </w:pPr>
            <w:r>
              <w:rPr>
                <w:rFonts w:hint="eastAsia"/>
              </w:rPr>
              <w:t>F</w:t>
            </w:r>
            <w:r>
              <w:t>EFR</w:t>
            </w:r>
            <w:r>
              <w:rPr>
                <w:rFonts w:hint="eastAsia"/>
              </w:rPr>
              <w:t>3</w:t>
            </w:r>
          </w:p>
        </w:tc>
        <w:tc>
          <w:tcPr>
            <w:tcW w:w="6883" w:type="dxa"/>
          </w:tcPr>
          <w:p w14:paraId="735E662C"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拿取衣服(推薦)</w:t>
            </w:r>
          </w:p>
        </w:tc>
      </w:tr>
      <w:tr w:rsidR="000866E5" w:rsidRPr="004F5113" w14:paraId="568CBF1E"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81D68FB" w14:textId="77777777" w:rsidR="000866E5" w:rsidRPr="004F5113" w:rsidRDefault="000866E5" w:rsidP="000866E5">
            <w:pPr>
              <w:pStyle w:val="af3"/>
              <w:rPr>
                <w:rFonts w:cs="Times New Roman"/>
                <w:b w:val="0"/>
                <w:bCs/>
              </w:rPr>
            </w:pPr>
          </w:p>
        </w:tc>
        <w:tc>
          <w:tcPr>
            <w:tcW w:w="6883" w:type="dxa"/>
          </w:tcPr>
          <w:p w14:paraId="5B513C8C" w14:textId="77777777" w:rsidR="000866E5" w:rsidRPr="004F5113"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使用者可獲取數套系統推薦之衣物組合，並</w:t>
            </w:r>
            <w:proofErr w:type="gramStart"/>
            <w:r>
              <w:rPr>
                <w:rFonts w:hint="eastAsia"/>
              </w:rPr>
              <w:t>依此拿取</w:t>
            </w:r>
            <w:proofErr w:type="gramEnd"/>
          </w:p>
        </w:tc>
      </w:tr>
      <w:tr w:rsidR="000866E5" w:rsidRPr="004F5113" w14:paraId="7708697E"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8CD031" w14:textId="77777777" w:rsidR="000866E5" w:rsidRPr="004F5113" w:rsidRDefault="000866E5" w:rsidP="000866E5">
            <w:pPr>
              <w:pStyle w:val="af3"/>
            </w:pPr>
            <w:r>
              <w:rPr>
                <w:rFonts w:hint="eastAsia"/>
              </w:rPr>
              <w:t>F</w:t>
            </w:r>
            <w:r>
              <w:t>EFR</w:t>
            </w:r>
            <w:r>
              <w:rPr>
                <w:rFonts w:hint="eastAsia"/>
              </w:rPr>
              <w:t>4</w:t>
            </w:r>
          </w:p>
        </w:tc>
        <w:tc>
          <w:tcPr>
            <w:tcW w:w="6883" w:type="dxa"/>
          </w:tcPr>
          <w:p w14:paraId="651BD006"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拿取衣服(自選)</w:t>
            </w:r>
          </w:p>
        </w:tc>
      </w:tr>
      <w:tr w:rsidR="000866E5" w:rsidRPr="004F5113" w14:paraId="3959F861"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18C3F585" w14:textId="77777777" w:rsidR="000866E5" w:rsidRPr="004F5113" w:rsidRDefault="000866E5" w:rsidP="000866E5">
            <w:pPr>
              <w:pStyle w:val="af3"/>
              <w:rPr>
                <w:rFonts w:cs="Times New Roman"/>
                <w:b w:val="0"/>
                <w:bCs/>
              </w:rPr>
            </w:pPr>
          </w:p>
        </w:tc>
        <w:tc>
          <w:tcPr>
            <w:tcW w:w="6883" w:type="dxa"/>
          </w:tcPr>
          <w:p w14:paraId="30AEB4C7" w14:textId="77777777" w:rsidR="000866E5" w:rsidRPr="004F5113"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使用者可自行透過分類選單拿取衣服</w:t>
            </w:r>
          </w:p>
        </w:tc>
      </w:tr>
      <w:tr w:rsidR="000866E5" w:rsidRPr="004F5113" w14:paraId="2010CBFD" w14:textId="77777777" w:rsidTr="006E2F0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4B9A8305" w14:textId="77777777" w:rsidR="000866E5" w:rsidRPr="004F5113" w:rsidRDefault="000866E5" w:rsidP="000866E5">
            <w:pPr>
              <w:pStyle w:val="af3"/>
              <w:rPr>
                <w:rFonts w:cs="Times New Roman"/>
              </w:rPr>
            </w:pPr>
            <w:r>
              <w:rPr>
                <w:rFonts w:hint="eastAsia"/>
              </w:rPr>
              <w:t>F</w:t>
            </w:r>
            <w:r>
              <w:t>EFR</w:t>
            </w:r>
            <w:r>
              <w:rPr>
                <w:rFonts w:hint="eastAsia"/>
              </w:rPr>
              <w:t>5</w:t>
            </w:r>
          </w:p>
        </w:tc>
        <w:tc>
          <w:tcPr>
            <w:tcW w:w="6883" w:type="dxa"/>
          </w:tcPr>
          <w:p w14:paraId="01A1323C" w14:textId="77777777" w:rsidR="000866E5" w:rsidRPr="003C755E"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獲取天氣資訊</w:t>
            </w:r>
          </w:p>
        </w:tc>
      </w:tr>
      <w:tr w:rsidR="000866E5" w:rsidRPr="004F5113" w14:paraId="056B86CB" w14:textId="77777777" w:rsidTr="006E2F0B">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F6E787C" w14:textId="77777777" w:rsidR="000866E5" w:rsidRPr="004F5113" w:rsidRDefault="000866E5" w:rsidP="000866E5">
            <w:pPr>
              <w:pStyle w:val="af3"/>
              <w:rPr>
                <w:rFonts w:cs="Times New Roman"/>
                <w:b w:val="0"/>
                <w:bCs/>
              </w:rPr>
            </w:pPr>
          </w:p>
        </w:tc>
        <w:tc>
          <w:tcPr>
            <w:tcW w:w="6883" w:type="dxa"/>
          </w:tcPr>
          <w:p w14:paraId="0C110EA5" w14:textId="77777777" w:rsidR="000866E5" w:rsidRPr="00DC109D" w:rsidRDefault="000866E5" w:rsidP="000866E5">
            <w:pPr>
              <w:pStyle w:val="af3"/>
              <w:cnfStyle w:val="000000000000" w:firstRow="0" w:lastRow="0" w:firstColumn="0" w:lastColumn="0" w:oddVBand="0" w:evenVBand="0" w:oddHBand="0" w:evenHBand="0" w:firstRowFirstColumn="0" w:firstRowLastColumn="0" w:lastRowFirstColumn="0" w:lastRowLastColumn="0"/>
            </w:pPr>
            <w:r w:rsidRPr="00DC109D">
              <w:rPr>
                <w:rFonts w:hint="eastAsia"/>
              </w:rPr>
              <w:t>使用者可查詢所在地的天氣資訊</w:t>
            </w:r>
          </w:p>
        </w:tc>
      </w:tr>
      <w:tr w:rsidR="000866E5" w:rsidRPr="004F5113" w14:paraId="598D7DD0" w14:textId="77777777" w:rsidTr="006E2F0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091ECBBA" w14:textId="77777777" w:rsidR="000866E5" w:rsidRPr="00DC109D" w:rsidRDefault="000866E5" w:rsidP="000866E5">
            <w:pPr>
              <w:pStyle w:val="af3"/>
              <w:rPr>
                <w:rFonts w:cs="Times New Roman"/>
              </w:rPr>
            </w:pPr>
            <w:r w:rsidRPr="00DC109D">
              <w:rPr>
                <w:rFonts w:cs="Times New Roman" w:hint="eastAsia"/>
              </w:rPr>
              <w:t>FEFR6</w:t>
            </w:r>
          </w:p>
        </w:tc>
        <w:tc>
          <w:tcPr>
            <w:tcW w:w="6883" w:type="dxa"/>
          </w:tcPr>
          <w:p w14:paraId="7D7A57F6" w14:textId="77777777" w:rsidR="000866E5" w:rsidRPr="00DC109D"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查詢、修改衣物資訊</w:t>
            </w:r>
          </w:p>
        </w:tc>
      </w:tr>
      <w:tr w:rsidR="000866E5" w:rsidRPr="004F5113" w14:paraId="071E2829" w14:textId="77777777" w:rsidTr="006E2F0B">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242081BC" w14:textId="77777777" w:rsidR="000866E5" w:rsidRPr="004F5113" w:rsidRDefault="000866E5" w:rsidP="000866E5">
            <w:pPr>
              <w:pStyle w:val="af3"/>
              <w:rPr>
                <w:rFonts w:cs="Times New Roman"/>
                <w:b w:val="0"/>
                <w:bCs/>
              </w:rPr>
            </w:pPr>
          </w:p>
        </w:tc>
        <w:tc>
          <w:tcPr>
            <w:tcW w:w="6883" w:type="dxa"/>
          </w:tcPr>
          <w:p w14:paraId="0E1DD5BA"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使用者可對衣物資料進行以下動作:</w:t>
            </w:r>
          </w:p>
          <w:p w14:paraId="299CFE8A"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1.查詢衣物資料</w:t>
            </w:r>
          </w:p>
          <w:p w14:paraId="06DDAFEE"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2.修改衣物資料</w:t>
            </w:r>
          </w:p>
          <w:p w14:paraId="01B2EEFE"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3.將衣物設為最愛</w:t>
            </w:r>
          </w:p>
          <w:p w14:paraId="48873C39" w14:textId="77777777" w:rsidR="000866E5" w:rsidRPr="00DC109D"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4.查詢使用狀況(</w:t>
            </w:r>
            <w:proofErr w:type="gramStart"/>
            <w:r>
              <w:rPr>
                <w:rFonts w:hint="eastAsia"/>
              </w:rPr>
              <w:t>註</w:t>
            </w:r>
            <w:proofErr w:type="gramEnd"/>
            <w:r>
              <w:rPr>
                <w:rFonts w:hint="eastAsia"/>
              </w:rPr>
              <w:t>:需可進行類似t</w:t>
            </w:r>
            <w:r>
              <w:t>op</w:t>
            </w:r>
            <w:r>
              <w:rPr>
                <w:rFonts w:hint="eastAsia"/>
              </w:rPr>
              <w:t>10排名之功能)</w:t>
            </w:r>
          </w:p>
        </w:tc>
      </w:tr>
    </w:tbl>
    <w:p w14:paraId="2AF76205" w14:textId="5FDD1345" w:rsidR="000866E5" w:rsidRPr="00800C51" w:rsidRDefault="000866E5" w:rsidP="000866E5">
      <w:pPr>
        <w:pStyle w:val="af3"/>
      </w:pPr>
    </w:p>
    <w:p w14:paraId="6A12FF0A" w14:textId="51AA8E77" w:rsidR="00F00DDD" w:rsidRDefault="00F00DDD" w:rsidP="00F00DDD">
      <w:pPr>
        <w:pStyle w:val="a4"/>
        <w:keepNext/>
        <w:framePr w:wrap="around" w:hAnchor="page" w:x="4362" w:y="-75"/>
      </w:pPr>
      <w:r>
        <w:rPr>
          <w:rFonts w:hint="eastAsia"/>
        </w:rPr>
        <w:lastRenderedPageBreak/>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15</w:t>
      </w:r>
      <w:r w:rsidR="008E3E69">
        <w:fldChar w:fldCharType="end"/>
      </w:r>
      <w:proofErr w:type="gramStart"/>
      <w:r w:rsidRPr="00E80304">
        <w:rPr>
          <w:rFonts w:hint="eastAsia"/>
        </w:rPr>
        <w:t>前端非功能</w:t>
      </w:r>
      <w:proofErr w:type="gramEnd"/>
      <w:r w:rsidRPr="00E80304">
        <w:rPr>
          <w:rFonts w:hint="eastAsia"/>
        </w:rPr>
        <w:t>性需求</w:t>
      </w:r>
    </w:p>
    <w:tbl>
      <w:tblPr>
        <w:tblStyle w:val="4-1"/>
        <w:tblW w:w="0" w:type="auto"/>
        <w:tblLook w:val="04A0" w:firstRow="1" w:lastRow="0" w:firstColumn="1" w:lastColumn="0" w:noHBand="0" w:noVBand="1"/>
      </w:tblPr>
      <w:tblGrid>
        <w:gridCol w:w="1413"/>
        <w:gridCol w:w="6883"/>
      </w:tblGrid>
      <w:tr w:rsidR="000866E5" w:rsidRPr="000866E5" w14:paraId="1B2839FE"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023740E" w14:textId="77777777" w:rsidR="000866E5" w:rsidRPr="000866E5" w:rsidRDefault="000866E5" w:rsidP="000866E5">
            <w:pPr>
              <w:pStyle w:val="af3"/>
              <w:rPr>
                <w:lang w:val="en-US"/>
              </w:rPr>
            </w:pPr>
            <w:proofErr w:type="spellStart"/>
            <w:r w:rsidRPr="000866E5">
              <w:rPr>
                <w:rFonts w:hint="eastAsia"/>
                <w:lang w:val="en-US"/>
              </w:rPr>
              <w:t>F</w:t>
            </w:r>
            <w:r w:rsidRPr="000866E5">
              <w:rPr>
                <w:lang w:val="en-US"/>
              </w:rPr>
              <w:t>ornt</w:t>
            </w:r>
            <w:proofErr w:type="spellEnd"/>
            <w:r w:rsidRPr="000866E5">
              <w:rPr>
                <w:lang w:val="en-US"/>
              </w:rPr>
              <w:t>-end</w:t>
            </w:r>
            <w:r w:rsidRPr="000866E5">
              <w:rPr>
                <w:rFonts w:hint="eastAsia"/>
                <w:lang w:val="en-US"/>
              </w:rPr>
              <w:t xml:space="preserve"> </w:t>
            </w:r>
            <w:r w:rsidRPr="000866E5">
              <w:rPr>
                <w:lang w:val="en-US"/>
              </w:rPr>
              <w:t>non-functional requirement</w:t>
            </w:r>
          </w:p>
        </w:tc>
      </w:tr>
      <w:tr w:rsidR="000866E5" w:rsidRPr="004F5113" w14:paraId="26FEDF2B"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459751" w14:textId="77777777" w:rsidR="000866E5" w:rsidRPr="004F5113" w:rsidRDefault="000866E5" w:rsidP="000866E5">
            <w:pPr>
              <w:pStyle w:val="af3"/>
            </w:pPr>
            <w:r>
              <w:rPr>
                <w:rFonts w:hint="eastAsia"/>
              </w:rPr>
              <w:t>F</w:t>
            </w:r>
            <w:r>
              <w:t>ENFR1</w:t>
            </w:r>
          </w:p>
        </w:tc>
        <w:tc>
          <w:tcPr>
            <w:tcW w:w="6883" w:type="dxa"/>
          </w:tcPr>
          <w:p w14:paraId="15CAFAA9" w14:textId="77777777" w:rsidR="000866E5" w:rsidRPr="00A34194"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操作性</w:t>
            </w:r>
          </w:p>
        </w:tc>
      </w:tr>
      <w:tr w:rsidR="000866E5" w:rsidRPr="004F5113" w14:paraId="7B6D00F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1AC429D3" w14:textId="77777777" w:rsidR="000866E5" w:rsidRPr="004F5113" w:rsidRDefault="000866E5" w:rsidP="000866E5">
            <w:pPr>
              <w:pStyle w:val="af3"/>
              <w:rPr>
                <w:rFonts w:cs="Times New Roman"/>
                <w:b w:val="0"/>
                <w:bCs/>
              </w:rPr>
            </w:pPr>
          </w:p>
        </w:tc>
        <w:tc>
          <w:tcPr>
            <w:tcW w:w="6883" w:type="dxa"/>
          </w:tcPr>
          <w:p w14:paraId="728535C7" w14:textId="77777777" w:rsidR="000866E5" w:rsidRPr="00645BB3"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各系統(硬體、軟體)皆需便於操作，並朝向後期優化UX體驗為目標</w:t>
            </w:r>
          </w:p>
        </w:tc>
      </w:tr>
    </w:tbl>
    <w:p w14:paraId="277787AC" w14:textId="3EAA9BE0" w:rsidR="00F00DDD" w:rsidRDefault="00F00DDD" w:rsidP="00F00DDD">
      <w:pPr>
        <w:pStyle w:val="a4"/>
        <w:keepNext/>
        <w:framePr w:wrap="around" w:hAnchor="page" w:x="4432" w:y="1031"/>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16</w:t>
      </w:r>
      <w:r w:rsidR="008E3E69">
        <w:fldChar w:fldCharType="end"/>
      </w:r>
      <w:r w:rsidRPr="00B04024">
        <w:rPr>
          <w:rFonts w:hint="eastAsia"/>
        </w:rPr>
        <w:t>後端功能性需求</w:t>
      </w:r>
    </w:p>
    <w:p w14:paraId="11656F93" w14:textId="0318F5FB" w:rsidR="00F00DDD" w:rsidRDefault="000866E5" w:rsidP="00F00DDD">
      <w:pPr>
        <w:pStyle w:val="3"/>
        <w:spacing w:before="360" w:after="180"/>
        <w:ind w:left="961" w:hanging="961"/>
      </w:pPr>
      <w:r>
        <w:rPr>
          <w:rFonts w:hint="eastAsia"/>
        </w:rPr>
        <w:t xml:space="preserve">    </w:t>
      </w:r>
      <w:bookmarkStart w:id="88" w:name="_Toc122381670"/>
      <w:r>
        <w:rPr>
          <w:rFonts w:hint="eastAsia"/>
        </w:rPr>
        <w:t>3.6.2</w:t>
      </w:r>
      <w:r w:rsidR="00806ED6" w:rsidRPr="00806ED6">
        <w:rPr>
          <w:rFonts w:hint="eastAsia"/>
        </w:rPr>
        <w:t>、</w:t>
      </w:r>
      <w:r>
        <w:rPr>
          <w:rFonts w:hint="eastAsia"/>
        </w:rPr>
        <w:t>後端</w:t>
      </w:r>
      <w:bookmarkEnd w:id="88"/>
    </w:p>
    <w:p w14:paraId="37835B40" w14:textId="77777777" w:rsidR="00F00DDD" w:rsidRPr="00F00DDD" w:rsidRDefault="00F00DDD" w:rsidP="00F00DDD">
      <w:pPr>
        <w:ind w:firstLine="560"/>
      </w:pPr>
    </w:p>
    <w:tbl>
      <w:tblPr>
        <w:tblStyle w:val="4-1"/>
        <w:tblW w:w="0" w:type="auto"/>
        <w:tblLook w:val="04A0" w:firstRow="1" w:lastRow="0" w:firstColumn="1" w:lastColumn="0" w:noHBand="0" w:noVBand="1"/>
      </w:tblPr>
      <w:tblGrid>
        <w:gridCol w:w="1413"/>
        <w:gridCol w:w="6883"/>
      </w:tblGrid>
      <w:tr w:rsidR="00F00DDD" w:rsidRPr="00F00DDD" w14:paraId="53CA5674"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AA8AB8F" w14:textId="77777777" w:rsidR="00F00DDD" w:rsidRPr="00F00DDD" w:rsidRDefault="00F00DDD" w:rsidP="00F00DDD">
            <w:pPr>
              <w:pStyle w:val="af3"/>
              <w:rPr>
                <w:lang w:val="en-US"/>
              </w:rPr>
            </w:pPr>
            <w:r w:rsidRPr="00F00DDD">
              <w:rPr>
                <w:rFonts w:hint="eastAsia"/>
                <w:lang w:val="en-US"/>
              </w:rPr>
              <w:t>Ba</w:t>
            </w:r>
            <w:r w:rsidRPr="00F00DDD">
              <w:rPr>
                <w:lang w:val="en-US"/>
              </w:rPr>
              <w:t>ck-end</w:t>
            </w:r>
            <w:r w:rsidRPr="00F00DDD">
              <w:rPr>
                <w:rFonts w:hint="eastAsia"/>
                <w:lang w:val="en-US"/>
              </w:rPr>
              <w:t xml:space="preserve"> </w:t>
            </w:r>
            <w:r w:rsidRPr="00F00DDD">
              <w:rPr>
                <w:lang w:val="en-US"/>
              </w:rPr>
              <w:t>functional requirement</w:t>
            </w:r>
          </w:p>
        </w:tc>
      </w:tr>
      <w:tr w:rsidR="00F00DDD" w:rsidRPr="004F5113" w14:paraId="7AF0C157"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638140" w14:textId="77777777" w:rsidR="00F00DDD" w:rsidRPr="004F5113" w:rsidRDefault="00F00DDD" w:rsidP="00F00DDD">
            <w:pPr>
              <w:pStyle w:val="af3"/>
            </w:pPr>
            <w:r>
              <w:t>BEFR1</w:t>
            </w:r>
          </w:p>
        </w:tc>
        <w:tc>
          <w:tcPr>
            <w:tcW w:w="6883" w:type="dxa"/>
          </w:tcPr>
          <w:p w14:paraId="48623750"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Model</w:t>
            </w:r>
            <w:r>
              <w:rPr>
                <w:rFonts w:hint="eastAsia"/>
              </w:rPr>
              <w:t>架構</w:t>
            </w:r>
          </w:p>
        </w:tc>
      </w:tr>
      <w:tr w:rsidR="00F00DDD" w:rsidRPr="004F5113" w14:paraId="5D64702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136192D" w14:textId="77777777" w:rsidR="00F00DDD" w:rsidRPr="004F5113" w:rsidRDefault="00F00DDD" w:rsidP="00F00DDD">
            <w:pPr>
              <w:pStyle w:val="af3"/>
              <w:rPr>
                <w:rFonts w:cs="Times New Roman"/>
                <w:b w:val="0"/>
                <w:bCs/>
              </w:rPr>
            </w:pPr>
          </w:p>
        </w:tc>
        <w:tc>
          <w:tcPr>
            <w:tcW w:w="6883" w:type="dxa"/>
          </w:tcPr>
          <w:p w14:paraId="13707C7D" w14:textId="77777777" w:rsidR="00F00DDD" w:rsidRPr="004F5113" w:rsidRDefault="00F00DDD" w:rsidP="00F00DDD">
            <w:pPr>
              <w:pStyle w:val="af3"/>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rPr>
                <w:rFonts w:hint="eastAsia"/>
              </w:rPr>
              <w:t>Model</w:t>
            </w:r>
            <w:r>
              <w:rPr>
                <w:rFonts w:hint="eastAsia"/>
              </w:rPr>
              <w:t>架構，以</w:t>
            </w:r>
            <w:r w:rsidRPr="00472090">
              <w:rPr>
                <w:rFonts w:hint="eastAsia"/>
              </w:rPr>
              <w:t>對應所有資料庫欄位進行傳輸</w:t>
            </w:r>
          </w:p>
        </w:tc>
      </w:tr>
      <w:tr w:rsidR="00F00DDD" w:rsidRPr="004F5113" w14:paraId="5DD71B57"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302621" w14:textId="77777777" w:rsidR="00F00DDD" w:rsidRPr="004F5113" w:rsidRDefault="00F00DDD" w:rsidP="00F00DDD">
            <w:pPr>
              <w:pStyle w:val="af3"/>
              <w:rPr>
                <w:rFonts w:cs="Times New Roman"/>
              </w:rPr>
            </w:pPr>
            <w:r>
              <w:t>BEFR</w:t>
            </w:r>
            <w:r>
              <w:rPr>
                <w:rFonts w:hint="eastAsia"/>
              </w:rPr>
              <w:t>2</w:t>
            </w:r>
          </w:p>
        </w:tc>
        <w:tc>
          <w:tcPr>
            <w:tcW w:w="6883" w:type="dxa"/>
          </w:tcPr>
          <w:p w14:paraId="5F33B5ED"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Controller</w:t>
            </w:r>
            <w:r>
              <w:rPr>
                <w:rFonts w:hint="eastAsia"/>
              </w:rPr>
              <w:t>架構</w:t>
            </w:r>
          </w:p>
        </w:tc>
      </w:tr>
      <w:tr w:rsidR="00F00DDD" w:rsidRPr="004F5113" w14:paraId="5D0D4C8E"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040B512" w14:textId="77777777" w:rsidR="00F00DDD" w:rsidRPr="004F5113" w:rsidRDefault="00F00DDD" w:rsidP="00F00DDD">
            <w:pPr>
              <w:pStyle w:val="af3"/>
              <w:rPr>
                <w:b w:val="0"/>
                <w:bCs/>
              </w:rPr>
            </w:pPr>
          </w:p>
        </w:tc>
        <w:tc>
          <w:tcPr>
            <w:tcW w:w="6883" w:type="dxa"/>
          </w:tcPr>
          <w:p w14:paraId="6D6F2C8F" w14:textId="77777777" w:rsidR="00F00DDD" w:rsidRPr="004F5113" w:rsidRDefault="00F00DDD" w:rsidP="00F00DDD">
            <w:pPr>
              <w:pStyle w:val="af3"/>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t>Controller</w:t>
            </w:r>
            <w:r>
              <w:rPr>
                <w:rFonts w:hint="eastAsia"/>
              </w:rPr>
              <w:t>架構，</w:t>
            </w:r>
            <w:r w:rsidRPr="00472090">
              <w:rPr>
                <w:rFonts w:hint="eastAsia"/>
              </w:rPr>
              <w:t>利用firmata協定與Arduino進行連接</w:t>
            </w:r>
          </w:p>
        </w:tc>
      </w:tr>
      <w:tr w:rsidR="00F00DDD" w:rsidRPr="004F5113" w14:paraId="5DC40645"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3EBEEC" w14:textId="77777777" w:rsidR="00F00DDD" w:rsidRPr="004F5113" w:rsidRDefault="00F00DDD" w:rsidP="00F00DDD">
            <w:pPr>
              <w:pStyle w:val="af3"/>
              <w:rPr>
                <w:rFonts w:cs="Times New Roman"/>
              </w:rPr>
            </w:pPr>
            <w:r>
              <w:t>BEFR</w:t>
            </w:r>
            <w:r>
              <w:rPr>
                <w:rFonts w:hint="eastAsia"/>
              </w:rPr>
              <w:t>3</w:t>
            </w:r>
          </w:p>
        </w:tc>
        <w:tc>
          <w:tcPr>
            <w:tcW w:w="6883" w:type="dxa"/>
          </w:tcPr>
          <w:p w14:paraId="1C2F4DAF"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View</w:t>
            </w:r>
            <w:r>
              <w:rPr>
                <w:rFonts w:hint="eastAsia"/>
              </w:rPr>
              <w:t>架構</w:t>
            </w:r>
          </w:p>
        </w:tc>
      </w:tr>
      <w:tr w:rsidR="00F00DDD" w:rsidRPr="004F5113" w14:paraId="79A0990A"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4315AC9" w14:textId="77777777" w:rsidR="00F00DDD" w:rsidRPr="004F5113" w:rsidRDefault="00F00DDD" w:rsidP="00F00DDD">
            <w:pPr>
              <w:pStyle w:val="af3"/>
              <w:rPr>
                <w:rFonts w:cs="Times New Roman"/>
                <w:b w:val="0"/>
                <w:bCs/>
              </w:rPr>
            </w:pPr>
          </w:p>
        </w:tc>
        <w:tc>
          <w:tcPr>
            <w:tcW w:w="6883" w:type="dxa"/>
          </w:tcPr>
          <w:p w14:paraId="3474A311" w14:textId="77777777" w:rsidR="00F00DDD" w:rsidRPr="004F5113" w:rsidRDefault="00F00DDD" w:rsidP="00F00DDD">
            <w:pPr>
              <w:pStyle w:val="af3"/>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t>View</w:t>
            </w:r>
            <w:r>
              <w:rPr>
                <w:rFonts w:hint="eastAsia"/>
              </w:rPr>
              <w:t>架構，</w:t>
            </w:r>
            <w:r w:rsidRPr="00472090">
              <w:rPr>
                <w:rFonts w:hint="eastAsia"/>
              </w:rPr>
              <w:t>利用EEL 讓JavaScript 與Python溝通</w:t>
            </w:r>
          </w:p>
        </w:tc>
      </w:tr>
    </w:tbl>
    <w:p w14:paraId="00D98E8D" w14:textId="6B7949AC" w:rsidR="00F00DDD" w:rsidRDefault="00F00DDD" w:rsidP="00F00DDD">
      <w:pPr>
        <w:pStyle w:val="a4"/>
        <w:keepNext/>
        <w:framePr w:wrap="around" w:hAnchor="page" w:x="4362" w:y="93"/>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17</w:t>
      </w:r>
      <w:r w:rsidR="008E3E69">
        <w:fldChar w:fldCharType="end"/>
      </w:r>
      <w:proofErr w:type="gramStart"/>
      <w:r w:rsidRPr="00C06A3D">
        <w:rPr>
          <w:rFonts w:hint="eastAsia"/>
        </w:rPr>
        <w:t>後端非功能</w:t>
      </w:r>
      <w:proofErr w:type="gramEnd"/>
      <w:r w:rsidRPr="00C06A3D">
        <w:rPr>
          <w:rFonts w:hint="eastAsia"/>
        </w:rPr>
        <w:t>性需求</w:t>
      </w:r>
    </w:p>
    <w:p w14:paraId="211C1AFB" w14:textId="77777777" w:rsidR="00F00DDD" w:rsidRDefault="00F00DDD" w:rsidP="00F00DDD">
      <w:pPr>
        <w:pStyle w:val="af3"/>
      </w:pPr>
    </w:p>
    <w:p w14:paraId="4E43DCE2" w14:textId="1124DCC5" w:rsidR="00F00DDD" w:rsidRPr="00800C51" w:rsidRDefault="00F00DDD" w:rsidP="00F00DDD">
      <w:pPr>
        <w:pStyle w:val="af3"/>
      </w:pPr>
    </w:p>
    <w:tbl>
      <w:tblPr>
        <w:tblStyle w:val="4-1"/>
        <w:tblW w:w="0" w:type="auto"/>
        <w:tblLook w:val="04A0" w:firstRow="1" w:lastRow="0" w:firstColumn="1" w:lastColumn="0" w:noHBand="0" w:noVBand="1"/>
      </w:tblPr>
      <w:tblGrid>
        <w:gridCol w:w="1413"/>
        <w:gridCol w:w="6883"/>
      </w:tblGrid>
      <w:tr w:rsidR="00F00DDD" w:rsidRPr="00F00DDD" w14:paraId="2D34B7DF"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D1AEE4D" w14:textId="77777777" w:rsidR="00F00DDD" w:rsidRPr="00F00DDD" w:rsidRDefault="00F00DDD" w:rsidP="00F00DDD">
            <w:pPr>
              <w:pStyle w:val="af3"/>
              <w:rPr>
                <w:lang w:val="en-US"/>
              </w:rPr>
            </w:pPr>
            <w:r w:rsidRPr="00F00DDD">
              <w:rPr>
                <w:lang w:val="en-US"/>
              </w:rPr>
              <w:t>Back-end</w:t>
            </w:r>
            <w:r w:rsidRPr="00F00DDD">
              <w:rPr>
                <w:rFonts w:hint="eastAsia"/>
                <w:lang w:val="en-US"/>
              </w:rPr>
              <w:t xml:space="preserve"> </w:t>
            </w:r>
            <w:r w:rsidRPr="00F00DDD">
              <w:rPr>
                <w:lang w:val="en-US"/>
              </w:rPr>
              <w:t>non-functional requirement</w:t>
            </w:r>
          </w:p>
        </w:tc>
      </w:tr>
      <w:tr w:rsidR="00F00DDD" w:rsidRPr="004F5113" w14:paraId="72C610C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7EACD1" w14:textId="77777777" w:rsidR="00F00DDD" w:rsidRPr="004F5113" w:rsidRDefault="00F00DDD" w:rsidP="00F00DDD">
            <w:pPr>
              <w:pStyle w:val="af3"/>
            </w:pPr>
            <w:r>
              <w:t>BENFR1</w:t>
            </w:r>
          </w:p>
        </w:tc>
        <w:tc>
          <w:tcPr>
            <w:tcW w:w="6883" w:type="dxa"/>
          </w:tcPr>
          <w:p w14:paraId="48B8C0B7"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Controller</w:t>
            </w:r>
            <w:r>
              <w:rPr>
                <w:rFonts w:hint="eastAsia"/>
              </w:rPr>
              <w:t>架構</w:t>
            </w:r>
          </w:p>
        </w:tc>
      </w:tr>
      <w:tr w:rsidR="00F00DDD" w:rsidRPr="004F5113" w14:paraId="24530755"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37FB75B" w14:textId="77777777" w:rsidR="00F00DDD" w:rsidRPr="004F5113" w:rsidRDefault="00F00DDD" w:rsidP="00F00DDD">
            <w:pPr>
              <w:pStyle w:val="af3"/>
              <w:rPr>
                <w:rFonts w:cs="Times New Roman"/>
                <w:b w:val="0"/>
                <w:bCs/>
              </w:rPr>
            </w:pPr>
          </w:p>
        </w:tc>
        <w:tc>
          <w:tcPr>
            <w:tcW w:w="6883" w:type="dxa"/>
          </w:tcPr>
          <w:p w14:paraId="45A9F619" w14:textId="1D161582" w:rsidR="00F00DDD" w:rsidRPr="004F5113" w:rsidRDefault="00F00DDD" w:rsidP="00F00DDD">
            <w:pPr>
              <w:pStyle w:val="afa"/>
              <w:cnfStyle w:val="000000000000" w:firstRow="0" w:lastRow="0" w:firstColumn="0" w:lastColumn="0" w:oddVBand="0" w:evenVBand="0" w:oddHBand="0" w:evenHBand="0" w:firstRowFirstColumn="0" w:firstRowLastColumn="0" w:lastRowFirstColumn="0" w:lastRowLastColumn="0"/>
            </w:pPr>
            <w:r>
              <w:rPr>
                <w:rFonts w:hint="eastAsia"/>
              </w:rPr>
              <w:t>補</w:t>
            </w:r>
          </w:p>
        </w:tc>
      </w:tr>
    </w:tbl>
    <w:p w14:paraId="4287CD22" w14:textId="639BFA2E" w:rsidR="000866E5" w:rsidRDefault="000866E5" w:rsidP="00C7741E">
      <w:pPr>
        <w:ind w:firstLine="560"/>
      </w:pPr>
    </w:p>
    <w:p w14:paraId="71D992DF" w14:textId="0C396BFC" w:rsidR="00E15046" w:rsidRDefault="00E15046" w:rsidP="00E15046">
      <w:pPr>
        <w:pStyle w:val="2"/>
        <w:spacing w:after="180"/>
        <w:ind w:leftChars="-1" w:left="-3" w:right="280" w:firstLineChars="1" w:firstLine="4"/>
      </w:pPr>
      <w:bookmarkStart w:id="89" w:name="_Toc122381671"/>
      <w:r>
        <w:rPr>
          <w:rFonts w:hint="eastAsia"/>
        </w:rPr>
        <w:lastRenderedPageBreak/>
        <w:t>3.8</w:t>
      </w:r>
      <w:r>
        <w:rPr>
          <w:rFonts w:hint="eastAsia"/>
        </w:rPr>
        <w:t>、需求關聯</w:t>
      </w:r>
      <w:bookmarkEnd w:id="89"/>
    </w:p>
    <w:p w14:paraId="11F06323" w14:textId="4B5BC094" w:rsidR="00E15046" w:rsidRDefault="00E15046" w:rsidP="00E15046">
      <w:pPr>
        <w:ind w:firstLine="560"/>
      </w:pPr>
    </w:p>
    <w:p w14:paraId="19F7DC23" w14:textId="6339806F" w:rsidR="00952448" w:rsidRDefault="00952448" w:rsidP="00952448">
      <w:pPr>
        <w:pStyle w:val="afa"/>
      </w:pPr>
      <w:r>
        <w:rPr>
          <w:rFonts w:hint="eastAsia"/>
        </w:rPr>
        <w:t>敘述</w:t>
      </w:r>
    </w:p>
    <w:p w14:paraId="4E7DA9DC" w14:textId="18F1DB3A" w:rsidR="00E15046" w:rsidRDefault="00E15046" w:rsidP="00952448">
      <w:pPr>
        <w:pStyle w:val="a4"/>
        <w:keepNext/>
        <w:framePr w:wrap="around" w:hAnchor="page" w:x="3753" w:y="156"/>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18</w:t>
      </w:r>
      <w:r w:rsidR="008E3E69">
        <w:fldChar w:fldCharType="end"/>
      </w:r>
      <w:r w:rsidRPr="00DB584B">
        <w:rPr>
          <w:rFonts w:hint="eastAsia"/>
        </w:rPr>
        <w:t>系統需求</w:t>
      </w:r>
      <w:r w:rsidRPr="00DB584B">
        <w:rPr>
          <w:rFonts w:hint="eastAsia"/>
        </w:rPr>
        <w:t>V.S</w:t>
      </w:r>
      <w:r w:rsidRPr="00DB584B">
        <w:rPr>
          <w:rFonts w:hint="eastAsia"/>
        </w:rPr>
        <w:t>系統需求矩陣</w:t>
      </w:r>
      <w:r>
        <w:rPr>
          <w:rFonts w:hint="eastAsia"/>
        </w:rPr>
        <w:t>1</w:t>
      </w:r>
    </w:p>
    <w:p w14:paraId="53DA2D2B" w14:textId="77777777" w:rsidR="00E15046" w:rsidRPr="00E15046" w:rsidRDefault="00E15046" w:rsidP="00E15046">
      <w:pPr>
        <w:ind w:firstLine="560"/>
      </w:pPr>
    </w:p>
    <w:tbl>
      <w:tblPr>
        <w:tblStyle w:val="5-5"/>
        <w:tblW w:w="8284" w:type="dxa"/>
        <w:tblLook w:val="04A0" w:firstRow="1" w:lastRow="0" w:firstColumn="1" w:lastColumn="0" w:noHBand="0" w:noVBand="1"/>
      </w:tblPr>
      <w:tblGrid>
        <w:gridCol w:w="829"/>
        <w:gridCol w:w="830"/>
        <w:gridCol w:w="828"/>
        <w:gridCol w:w="829"/>
        <w:gridCol w:w="830"/>
        <w:gridCol w:w="830"/>
        <w:gridCol w:w="830"/>
        <w:gridCol w:w="830"/>
        <w:gridCol w:w="830"/>
        <w:gridCol w:w="818"/>
      </w:tblGrid>
      <w:tr w:rsidR="00E15046" w:rsidRPr="00E15046" w14:paraId="12ED9558" w14:textId="77777777" w:rsidTr="00E15046">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5E0876FE" w14:textId="77777777" w:rsidR="00E15046" w:rsidRPr="00E15046" w:rsidRDefault="00E15046" w:rsidP="00E15046">
            <w:pPr>
              <w:pStyle w:val="af3"/>
              <w:rPr>
                <w:sz w:val="24"/>
                <w:szCs w:val="24"/>
              </w:rPr>
            </w:pPr>
            <w:r w:rsidRPr="00E15046">
              <w:rPr>
                <w:rFonts w:hint="eastAsia"/>
                <w:sz w:val="24"/>
                <w:szCs w:val="24"/>
              </w:rPr>
              <w:t>需求</w:t>
            </w:r>
          </w:p>
        </w:tc>
        <w:tc>
          <w:tcPr>
            <w:tcW w:w="830" w:type="dxa"/>
            <w:shd w:val="clear" w:color="auto" w:fill="8EAADB" w:themeFill="accent1" w:themeFillTint="99"/>
          </w:tcPr>
          <w:p w14:paraId="05C9DA2D"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DB</w:t>
            </w:r>
            <w:r w:rsidRPr="00E15046">
              <w:rPr>
                <w:sz w:val="24"/>
                <w:szCs w:val="24"/>
              </w:rPr>
              <w:t>FR</w:t>
            </w:r>
            <w:r w:rsidRPr="00E15046">
              <w:rPr>
                <w:rFonts w:hint="eastAsia"/>
                <w:sz w:val="24"/>
                <w:szCs w:val="24"/>
              </w:rPr>
              <w:t>1</w:t>
            </w:r>
          </w:p>
        </w:tc>
        <w:tc>
          <w:tcPr>
            <w:tcW w:w="828" w:type="dxa"/>
            <w:shd w:val="clear" w:color="auto" w:fill="8EAADB" w:themeFill="accent1" w:themeFillTint="99"/>
          </w:tcPr>
          <w:p w14:paraId="2BC3930B"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DB</w:t>
            </w:r>
            <w:r w:rsidRPr="00E15046">
              <w:rPr>
                <w:sz w:val="24"/>
                <w:szCs w:val="24"/>
              </w:rPr>
              <w:t>FR</w:t>
            </w:r>
            <w:r w:rsidRPr="00E15046">
              <w:rPr>
                <w:rFonts w:hint="eastAsia"/>
                <w:sz w:val="24"/>
                <w:szCs w:val="24"/>
              </w:rPr>
              <w:t>2</w:t>
            </w:r>
          </w:p>
        </w:tc>
        <w:tc>
          <w:tcPr>
            <w:tcW w:w="829" w:type="dxa"/>
            <w:shd w:val="clear" w:color="auto" w:fill="8EAADB" w:themeFill="accent1" w:themeFillTint="99"/>
          </w:tcPr>
          <w:p w14:paraId="08ECC44C"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DB</w:t>
            </w:r>
            <w:r w:rsidRPr="00E15046">
              <w:rPr>
                <w:sz w:val="24"/>
                <w:szCs w:val="24"/>
              </w:rPr>
              <w:t>FR</w:t>
            </w:r>
            <w:r w:rsidRPr="00E15046">
              <w:rPr>
                <w:rFonts w:hint="eastAsia"/>
                <w:sz w:val="24"/>
                <w:szCs w:val="24"/>
              </w:rPr>
              <w:t>3</w:t>
            </w:r>
          </w:p>
        </w:tc>
        <w:tc>
          <w:tcPr>
            <w:tcW w:w="830" w:type="dxa"/>
            <w:shd w:val="clear" w:color="auto" w:fill="8EAADB" w:themeFill="accent1" w:themeFillTint="99"/>
          </w:tcPr>
          <w:p w14:paraId="7E334D08"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DB</w:t>
            </w:r>
            <w:r w:rsidRPr="00E15046">
              <w:rPr>
                <w:sz w:val="24"/>
                <w:szCs w:val="24"/>
              </w:rPr>
              <w:t>FR</w:t>
            </w:r>
            <w:r w:rsidRPr="00E15046">
              <w:rPr>
                <w:rFonts w:hint="eastAsia"/>
                <w:sz w:val="24"/>
                <w:szCs w:val="24"/>
              </w:rPr>
              <w:t>4</w:t>
            </w:r>
          </w:p>
        </w:tc>
        <w:tc>
          <w:tcPr>
            <w:tcW w:w="830" w:type="dxa"/>
            <w:shd w:val="clear" w:color="auto" w:fill="8EAADB" w:themeFill="accent1" w:themeFillTint="99"/>
          </w:tcPr>
          <w:p w14:paraId="111F194E"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IAFR1</w:t>
            </w:r>
          </w:p>
        </w:tc>
        <w:tc>
          <w:tcPr>
            <w:tcW w:w="830" w:type="dxa"/>
            <w:shd w:val="clear" w:color="auto" w:fill="8EAADB" w:themeFill="accent1" w:themeFillTint="99"/>
          </w:tcPr>
          <w:p w14:paraId="711A804D"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A</w:t>
            </w:r>
            <w:r w:rsidRPr="00E15046">
              <w:rPr>
                <w:sz w:val="24"/>
                <w:szCs w:val="24"/>
              </w:rPr>
              <w:t>GFR1</w:t>
            </w:r>
          </w:p>
        </w:tc>
        <w:tc>
          <w:tcPr>
            <w:tcW w:w="830" w:type="dxa"/>
            <w:shd w:val="clear" w:color="auto" w:fill="8EAADB" w:themeFill="accent1" w:themeFillTint="99"/>
          </w:tcPr>
          <w:p w14:paraId="20B9084E"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P</w:t>
            </w:r>
            <w:r w:rsidRPr="00E15046">
              <w:rPr>
                <w:sz w:val="24"/>
                <w:szCs w:val="24"/>
              </w:rPr>
              <w:t>RFN1</w:t>
            </w:r>
          </w:p>
        </w:tc>
        <w:tc>
          <w:tcPr>
            <w:tcW w:w="830" w:type="dxa"/>
            <w:shd w:val="clear" w:color="auto" w:fill="8EAADB" w:themeFill="accent1" w:themeFillTint="99"/>
          </w:tcPr>
          <w:p w14:paraId="75805566"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UIFR1</w:t>
            </w:r>
          </w:p>
        </w:tc>
        <w:tc>
          <w:tcPr>
            <w:tcW w:w="818" w:type="dxa"/>
            <w:shd w:val="clear" w:color="auto" w:fill="8EAADB" w:themeFill="accent1" w:themeFillTint="99"/>
          </w:tcPr>
          <w:p w14:paraId="57592BAE" w14:textId="77777777" w:rsidR="00E15046" w:rsidRPr="00E15046" w:rsidRDefault="00E15046" w:rsidP="00E15046">
            <w:pPr>
              <w:pStyle w:val="af3"/>
              <w:cnfStyle w:val="100000000000" w:firstRow="1" w:lastRow="0" w:firstColumn="0" w:lastColumn="0" w:oddVBand="0" w:evenVBand="0" w:oddHBand="0" w:evenHBand="0" w:firstRowFirstColumn="0" w:firstRowLastColumn="0" w:lastRowFirstColumn="0" w:lastRowLastColumn="0"/>
              <w:rPr>
                <w:sz w:val="24"/>
                <w:szCs w:val="24"/>
              </w:rPr>
            </w:pPr>
            <w:r w:rsidRPr="00E15046">
              <w:rPr>
                <w:rFonts w:hint="eastAsia"/>
                <w:sz w:val="24"/>
                <w:szCs w:val="24"/>
              </w:rPr>
              <w:t>UIFR2</w:t>
            </w:r>
          </w:p>
        </w:tc>
      </w:tr>
      <w:tr w:rsidR="00E15046" w:rsidRPr="00E15046" w14:paraId="09E55BBB"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3F87105C" w14:textId="77777777" w:rsidR="00E15046" w:rsidRPr="00E15046" w:rsidRDefault="00E15046" w:rsidP="00E15046">
            <w:pPr>
              <w:pStyle w:val="af3"/>
              <w:rPr>
                <w:b w:val="0"/>
                <w:bCs/>
                <w:sz w:val="24"/>
                <w:szCs w:val="24"/>
              </w:rPr>
            </w:pPr>
            <w:r w:rsidRPr="00E15046">
              <w:rPr>
                <w:rFonts w:hint="eastAsia"/>
                <w:b w:val="0"/>
                <w:bCs/>
                <w:sz w:val="24"/>
                <w:szCs w:val="24"/>
              </w:rPr>
              <w:t>DB</w:t>
            </w:r>
            <w:r w:rsidRPr="00E15046">
              <w:rPr>
                <w:b w:val="0"/>
                <w:bCs/>
                <w:sz w:val="24"/>
                <w:szCs w:val="24"/>
              </w:rPr>
              <w:t>FR</w:t>
            </w:r>
            <w:r w:rsidRPr="00E15046">
              <w:rPr>
                <w:rFonts w:hint="eastAsia"/>
                <w:b w:val="0"/>
                <w:bCs/>
                <w:sz w:val="24"/>
                <w:szCs w:val="24"/>
              </w:rPr>
              <w:t>1</w:t>
            </w:r>
          </w:p>
        </w:tc>
        <w:tc>
          <w:tcPr>
            <w:tcW w:w="830" w:type="dxa"/>
          </w:tcPr>
          <w:p w14:paraId="3B8B6686"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w:t>
            </w:r>
          </w:p>
        </w:tc>
        <w:tc>
          <w:tcPr>
            <w:tcW w:w="828" w:type="dxa"/>
          </w:tcPr>
          <w:p w14:paraId="6DE8F8FF"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29" w:type="dxa"/>
          </w:tcPr>
          <w:p w14:paraId="1DA5321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657E9183"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43A1388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1B02D9D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576B6FB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4FAA515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53FF72D6"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4B9A5489"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3EFCBC32" w14:textId="77777777" w:rsidR="00E15046" w:rsidRPr="00E15046" w:rsidRDefault="00E15046" w:rsidP="00E15046">
            <w:pPr>
              <w:pStyle w:val="af3"/>
              <w:rPr>
                <w:b w:val="0"/>
                <w:bCs/>
                <w:sz w:val="24"/>
                <w:szCs w:val="24"/>
              </w:rPr>
            </w:pPr>
            <w:r w:rsidRPr="00E15046">
              <w:rPr>
                <w:rFonts w:hint="eastAsia"/>
                <w:b w:val="0"/>
                <w:bCs/>
                <w:sz w:val="24"/>
                <w:szCs w:val="24"/>
              </w:rPr>
              <w:t>DB</w:t>
            </w:r>
            <w:r w:rsidRPr="00E15046">
              <w:rPr>
                <w:b w:val="0"/>
                <w:bCs/>
                <w:sz w:val="24"/>
                <w:szCs w:val="24"/>
              </w:rPr>
              <w:t>FR</w:t>
            </w:r>
            <w:r w:rsidRPr="00E15046">
              <w:rPr>
                <w:rFonts w:hint="eastAsia"/>
                <w:b w:val="0"/>
                <w:bCs/>
                <w:sz w:val="24"/>
                <w:szCs w:val="24"/>
              </w:rPr>
              <w:t>2</w:t>
            </w:r>
          </w:p>
        </w:tc>
        <w:tc>
          <w:tcPr>
            <w:tcW w:w="830" w:type="dxa"/>
          </w:tcPr>
          <w:p w14:paraId="00CCAAE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46C5002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w:t>
            </w:r>
          </w:p>
        </w:tc>
        <w:tc>
          <w:tcPr>
            <w:tcW w:w="829" w:type="dxa"/>
          </w:tcPr>
          <w:p w14:paraId="0EA31C9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28D15BE"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1987CCAD"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09C3DA99"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39A5D99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A98CCDF"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V</w:t>
            </w:r>
          </w:p>
        </w:tc>
        <w:tc>
          <w:tcPr>
            <w:tcW w:w="818" w:type="dxa"/>
          </w:tcPr>
          <w:p w14:paraId="42F8532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2E1365B0" w14:textId="77777777" w:rsidTr="00E15046">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7AA9D80B" w14:textId="77777777" w:rsidR="00E15046" w:rsidRPr="00E15046" w:rsidRDefault="00E15046" w:rsidP="00E15046">
            <w:pPr>
              <w:pStyle w:val="af3"/>
              <w:rPr>
                <w:b w:val="0"/>
                <w:bCs/>
                <w:sz w:val="24"/>
                <w:szCs w:val="24"/>
              </w:rPr>
            </w:pPr>
            <w:r w:rsidRPr="00E15046">
              <w:rPr>
                <w:rFonts w:hint="eastAsia"/>
                <w:b w:val="0"/>
                <w:bCs/>
                <w:sz w:val="24"/>
                <w:szCs w:val="24"/>
              </w:rPr>
              <w:t>DB</w:t>
            </w:r>
            <w:r w:rsidRPr="00E15046">
              <w:rPr>
                <w:b w:val="0"/>
                <w:bCs/>
                <w:sz w:val="24"/>
                <w:szCs w:val="24"/>
              </w:rPr>
              <w:t>FR</w:t>
            </w:r>
            <w:r w:rsidRPr="00E15046">
              <w:rPr>
                <w:rFonts w:hint="eastAsia"/>
                <w:b w:val="0"/>
                <w:bCs/>
                <w:sz w:val="24"/>
                <w:szCs w:val="24"/>
              </w:rPr>
              <w:t>3</w:t>
            </w:r>
          </w:p>
        </w:tc>
        <w:tc>
          <w:tcPr>
            <w:tcW w:w="830" w:type="dxa"/>
          </w:tcPr>
          <w:p w14:paraId="60D21AC0"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7759223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3182C2D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w:t>
            </w:r>
          </w:p>
        </w:tc>
        <w:tc>
          <w:tcPr>
            <w:tcW w:w="830" w:type="dxa"/>
          </w:tcPr>
          <w:p w14:paraId="0078AB2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304B189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4BFA2FE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580C3287"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66FB4E64"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51FB3B0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5AD46A92"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3930DFFD" w14:textId="77777777" w:rsidR="00E15046" w:rsidRPr="00E15046" w:rsidRDefault="00E15046" w:rsidP="00E15046">
            <w:pPr>
              <w:pStyle w:val="af3"/>
              <w:rPr>
                <w:b w:val="0"/>
                <w:bCs/>
                <w:sz w:val="24"/>
                <w:szCs w:val="24"/>
              </w:rPr>
            </w:pPr>
            <w:r w:rsidRPr="00E15046">
              <w:rPr>
                <w:rFonts w:hint="eastAsia"/>
                <w:b w:val="0"/>
                <w:bCs/>
                <w:sz w:val="24"/>
                <w:szCs w:val="24"/>
              </w:rPr>
              <w:t>DB</w:t>
            </w:r>
            <w:r w:rsidRPr="00E15046">
              <w:rPr>
                <w:b w:val="0"/>
                <w:bCs/>
                <w:sz w:val="24"/>
                <w:szCs w:val="24"/>
              </w:rPr>
              <w:t>FR</w:t>
            </w:r>
            <w:r w:rsidRPr="00E15046">
              <w:rPr>
                <w:rFonts w:hint="eastAsia"/>
                <w:b w:val="0"/>
                <w:bCs/>
                <w:sz w:val="24"/>
                <w:szCs w:val="24"/>
              </w:rPr>
              <w:t>4</w:t>
            </w:r>
          </w:p>
        </w:tc>
        <w:tc>
          <w:tcPr>
            <w:tcW w:w="830" w:type="dxa"/>
          </w:tcPr>
          <w:p w14:paraId="230DB89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606F3DDD"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26A52C4A"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9A0E70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w:t>
            </w:r>
          </w:p>
        </w:tc>
        <w:tc>
          <w:tcPr>
            <w:tcW w:w="830" w:type="dxa"/>
          </w:tcPr>
          <w:p w14:paraId="1CCBD0B6"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2128F70"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D1593CE"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FD410B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18" w:type="dxa"/>
          </w:tcPr>
          <w:p w14:paraId="75911B62"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12708657"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22095981" w14:textId="77777777" w:rsidR="00E15046" w:rsidRPr="00E15046" w:rsidRDefault="00E15046" w:rsidP="00E15046">
            <w:pPr>
              <w:pStyle w:val="af3"/>
              <w:rPr>
                <w:b w:val="0"/>
                <w:bCs/>
                <w:sz w:val="24"/>
                <w:szCs w:val="24"/>
              </w:rPr>
            </w:pPr>
            <w:r w:rsidRPr="00E15046">
              <w:rPr>
                <w:rFonts w:hint="eastAsia"/>
                <w:b w:val="0"/>
                <w:bCs/>
                <w:sz w:val="24"/>
                <w:szCs w:val="24"/>
              </w:rPr>
              <w:t>IAFR1</w:t>
            </w:r>
          </w:p>
        </w:tc>
        <w:tc>
          <w:tcPr>
            <w:tcW w:w="830" w:type="dxa"/>
          </w:tcPr>
          <w:p w14:paraId="5BBB640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3EF878C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5D3DE173"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29FEE859"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3324639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w:t>
            </w:r>
          </w:p>
        </w:tc>
        <w:tc>
          <w:tcPr>
            <w:tcW w:w="830" w:type="dxa"/>
          </w:tcPr>
          <w:p w14:paraId="160C8539"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795FA37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650FCCB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18" w:type="dxa"/>
          </w:tcPr>
          <w:p w14:paraId="2A2CC439"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35D06B2E"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01DE83F6" w14:textId="77777777" w:rsidR="00E15046" w:rsidRPr="00E15046" w:rsidRDefault="00E15046" w:rsidP="00E15046">
            <w:pPr>
              <w:pStyle w:val="af3"/>
              <w:rPr>
                <w:b w:val="0"/>
                <w:bCs/>
                <w:sz w:val="24"/>
                <w:szCs w:val="24"/>
              </w:rPr>
            </w:pPr>
            <w:r w:rsidRPr="00E15046">
              <w:rPr>
                <w:rFonts w:hint="eastAsia"/>
                <w:b w:val="0"/>
                <w:bCs/>
                <w:sz w:val="24"/>
                <w:szCs w:val="24"/>
              </w:rPr>
              <w:t>A</w:t>
            </w:r>
            <w:r w:rsidRPr="00E15046">
              <w:rPr>
                <w:b w:val="0"/>
                <w:bCs/>
                <w:sz w:val="24"/>
                <w:szCs w:val="24"/>
              </w:rPr>
              <w:t>GFR1</w:t>
            </w:r>
          </w:p>
        </w:tc>
        <w:tc>
          <w:tcPr>
            <w:tcW w:w="830" w:type="dxa"/>
          </w:tcPr>
          <w:p w14:paraId="50792B5D"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53817510"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2874D555"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528F4A6"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F3E44D2"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02E2EED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w:t>
            </w:r>
          </w:p>
        </w:tc>
        <w:tc>
          <w:tcPr>
            <w:tcW w:w="830" w:type="dxa"/>
          </w:tcPr>
          <w:p w14:paraId="56F0F9E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75AF15CA"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V</w:t>
            </w:r>
          </w:p>
        </w:tc>
        <w:tc>
          <w:tcPr>
            <w:tcW w:w="818" w:type="dxa"/>
          </w:tcPr>
          <w:p w14:paraId="58E3CA30"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55048EBA"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17AC9217" w14:textId="77777777" w:rsidR="00E15046" w:rsidRPr="00E15046" w:rsidRDefault="00E15046" w:rsidP="00E15046">
            <w:pPr>
              <w:pStyle w:val="af3"/>
              <w:rPr>
                <w:b w:val="0"/>
                <w:bCs/>
                <w:sz w:val="24"/>
                <w:szCs w:val="24"/>
              </w:rPr>
            </w:pPr>
            <w:r w:rsidRPr="00E15046">
              <w:rPr>
                <w:rFonts w:hint="eastAsia"/>
                <w:b w:val="0"/>
                <w:bCs/>
                <w:sz w:val="24"/>
                <w:szCs w:val="24"/>
              </w:rPr>
              <w:t>P</w:t>
            </w:r>
            <w:r w:rsidRPr="00E15046">
              <w:rPr>
                <w:b w:val="0"/>
                <w:bCs/>
                <w:sz w:val="24"/>
                <w:szCs w:val="24"/>
              </w:rPr>
              <w:t>RFN1</w:t>
            </w:r>
          </w:p>
        </w:tc>
        <w:tc>
          <w:tcPr>
            <w:tcW w:w="830" w:type="dxa"/>
          </w:tcPr>
          <w:p w14:paraId="526D2FAE"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41CB104F"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263D885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21A3F25B"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29955FDB"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628B236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0ED943BE"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w:t>
            </w:r>
          </w:p>
        </w:tc>
        <w:tc>
          <w:tcPr>
            <w:tcW w:w="830" w:type="dxa"/>
          </w:tcPr>
          <w:p w14:paraId="40087B0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2064C5C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6DFD19A3"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2AE46630" w14:textId="77777777" w:rsidR="00E15046" w:rsidRPr="00E15046" w:rsidRDefault="00E15046" w:rsidP="00E15046">
            <w:pPr>
              <w:pStyle w:val="af3"/>
              <w:rPr>
                <w:b w:val="0"/>
                <w:bCs/>
                <w:sz w:val="24"/>
                <w:szCs w:val="24"/>
              </w:rPr>
            </w:pPr>
            <w:r w:rsidRPr="00E15046">
              <w:rPr>
                <w:rFonts w:hint="eastAsia"/>
                <w:b w:val="0"/>
                <w:bCs/>
                <w:sz w:val="24"/>
                <w:szCs w:val="24"/>
              </w:rPr>
              <w:t>UIFR1</w:t>
            </w:r>
          </w:p>
        </w:tc>
        <w:tc>
          <w:tcPr>
            <w:tcW w:w="830" w:type="dxa"/>
          </w:tcPr>
          <w:p w14:paraId="1731198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51AC2A1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54D70E4A"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94C2298"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8D808C5"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72D5487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7B4970A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4B733000"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w:t>
            </w:r>
          </w:p>
        </w:tc>
        <w:tc>
          <w:tcPr>
            <w:tcW w:w="818" w:type="dxa"/>
          </w:tcPr>
          <w:p w14:paraId="1D05438C"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V</w:t>
            </w:r>
          </w:p>
        </w:tc>
      </w:tr>
      <w:tr w:rsidR="00E15046" w:rsidRPr="00E15046" w14:paraId="48513C3C"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21CD82DE" w14:textId="77777777" w:rsidR="00E15046" w:rsidRPr="00E15046" w:rsidRDefault="00E15046" w:rsidP="00E15046">
            <w:pPr>
              <w:pStyle w:val="af3"/>
              <w:rPr>
                <w:b w:val="0"/>
                <w:bCs/>
                <w:sz w:val="24"/>
                <w:szCs w:val="24"/>
              </w:rPr>
            </w:pPr>
            <w:r w:rsidRPr="00E15046">
              <w:rPr>
                <w:rFonts w:hint="eastAsia"/>
                <w:b w:val="0"/>
                <w:bCs/>
                <w:sz w:val="24"/>
                <w:szCs w:val="24"/>
              </w:rPr>
              <w:t>UIFR2</w:t>
            </w:r>
          </w:p>
        </w:tc>
        <w:tc>
          <w:tcPr>
            <w:tcW w:w="830" w:type="dxa"/>
          </w:tcPr>
          <w:p w14:paraId="642253D7"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13F74D1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1155AACD"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1E863179"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1D24AEE0"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2355788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20FDB2E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3FC4216D"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62433B9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w:t>
            </w:r>
          </w:p>
        </w:tc>
      </w:tr>
      <w:tr w:rsidR="00E15046" w:rsidRPr="00E15046" w14:paraId="0451BC1C"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6F80AEB9" w14:textId="77777777" w:rsidR="00E15046" w:rsidRPr="00E15046" w:rsidRDefault="00E15046" w:rsidP="00E15046">
            <w:pPr>
              <w:pStyle w:val="af3"/>
              <w:rPr>
                <w:b w:val="0"/>
                <w:bCs/>
                <w:sz w:val="24"/>
                <w:szCs w:val="24"/>
              </w:rPr>
            </w:pPr>
            <w:r w:rsidRPr="00E15046">
              <w:rPr>
                <w:rFonts w:hint="eastAsia"/>
                <w:b w:val="0"/>
                <w:bCs/>
                <w:sz w:val="24"/>
                <w:szCs w:val="24"/>
              </w:rPr>
              <w:t>UIFR3</w:t>
            </w:r>
          </w:p>
        </w:tc>
        <w:tc>
          <w:tcPr>
            <w:tcW w:w="830" w:type="dxa"/>
          </w:tcPr>
          <w:p w14:paraId="36BBE2BF"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60F696D2"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6F04E388"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999D22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0D20758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314A18A2"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029FCF1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47D8E08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V</w:t>
            </w:r>
          </w:p>
        </w:tc>
        <w:tc>
          <w:tcPr>
            <w:tcW w:w="818" w:type="dxa"/>
          </w:tcPr>
          <w:p w14:paraId="662A6AD8"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444E04D7"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4EAA3744" w14:textId="77777777" w:rsidR="00E15046" w:rsidRPr="00E15046" w:rsidRDefault="00E15046" w:rsidP="00E15046">
            <w:pPr>
              <w:pStyle w:val="af3"/>
              <w:rPr>
                <w:b w:val="0"/>
                <w:bCs/>
                <w:sz w:val="24"/>
                <w:szCs w:val="24"/>
              </w:rPr>
            </w:pPr>
            <w:r w:rsidRPr="00E15046">
              <w:rPr>
                <w:rFonts w:hint="eastAsia"/>
                <w:b w:val="0"/>
                <w:bCs/>
                <w:sz w:val="24"/>
                <w:szCs w:val="24"/>
              </w:rPr>
              <w:t>UIFR4</w:t>
            </w:r>
          </w:p>
        </w:tc>
        <w:tc>
          <w:tcPr>
            <w:tcW w:w="830" w:type="dxa"/>
          </w:tcPr>
          <w:p w14:paraId="73171546"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57981C0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0177630E"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5C1FB9E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482B6DAB"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451B188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3B87EF7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68FAA9EE"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7355F96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0817DC01" w14:textId="77777777" w:rsidTr="00E15046">
        <w:trPr>
          <w:trHeight w:val="387"/>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001C81E7" w14:textId="77777777" w:rsidR="00E15046" w:rsidRPr="00E15046" w:rsidRDefault="00E15046" w:rsidP="00E15046">
            <w:pPr>
              <w:pStyle w:val="af3"/>
              <w:rPr>
                <w:b w:val="0"/>
                <w:bCs/>
                <w:sz w:val="24"/>
                <w:szCs w:val="24"/>
              </w:rPr>
            </w:pPr>
            <w:r w:rsidRPr="00E15046">
              <w:rPr>
                <w:rFonts w:hint="eastAsia"/>
                <w:b w:val="0"/>
                <w:bCs/>
                <w:sz w:val="24"/>
                <w:szCs w:val="24"/>
              </w:rPr>
              <w:t>UIFR5</w:t>
            </w:r>
          </w:p>
        </w:tc>
        <w:tc>
          <w:tcPr>
            <w:tcW w:w="830" w:type="dxa"/>
          </w:tcPr>
          <w:p w14:paraId="60B02D9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61D10BC9"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2BBE0CC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34FC808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5DAFC1A"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4D065B78"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07EFE54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193AE69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V</w:t>
            </w:r>
          </w:p>
        </w:tc>
        <w:tc>
          <w:tcPr>
            <w:tcW w:w="818" w:type="dxa"/>
          </w:tcPr>
          <w:p w14:paraId="03AC67D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7BEEE030"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165FB761" w14:textId="77777777" w:rsidR="00E15046" w:rsidRPr="00E15046" w:rsidRDefault="00E15046" w:rsidP="00E15046">
            <w:pPr>
              <w:pStyle w:val="af3"/>
              <w:rPr>
                <w:b w:val="0"/>
                <w:bCs/>
                <w:sz w:val="24"/>
                <w:szCs w:val="24"/>
              </w:rPr>
            </w:pPr>
            <w:r w:rsidRPr="00E15046">
              <w:rPr>
                <w:rFonts w:hint="eastAsia"/>
                <w:b w:val="0"/>
                <w:bCs/>
                <w:sz w:val="24"/>
                <w:szCs w:val="24"/>
              </w:rPr>
              <w:t>UIFR6</w:t>
            </w:r>
          </w:p>
        </w:tc>
        <w:tc>
          <w:tcPr>
            <w:tcW w:w="830" w:type="dxa"/>
          </w:tcPr>
          <w:p w14:paraId="710AD3B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4769C8C9"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404899A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3C3BF60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6359901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7DFA2C6E"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018762E3"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41E959B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30244EC6"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088EF02D"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161B7E9C" w14:textId="77777777" w:rsidR="00E15046" w:rsidRPr="00E15046" w:rsidRDefault="00E15046" w:rsidP="00E15046">
            <w:pPr>
              <w:pStyle w:val="af3"/>
              <w:rPr>
                <w:b w:val="0"/>
                <w:bCs/>
                <w:sz w:val="24"/>
                <w:szCs w:val="24"/>
              </w:rPr>
            </w:pPr>
            <w:r w:rsidRPr="00E15046">
              <w:rPr>
                <w:rFonts w:hint="eastAsia"/>
                <w:b w:val="0"/>
                <w:bCs/>
                <w:sz w:val="24"/>
                <w:szCs w:val="24"/>
              </w:rPr>
              <w:t>UIFR7</w:t>
            </w:r>
          </w:p>
        </w:tc>
        <w:tc>
          <w:tcPr>
            <w:tcW w:w="830" w:type="dxa"/>
          </w:tcPr>
          <w:p w14:paraId="37D4F32D"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7F81CA4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313A0A3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1AA5D225"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667B8ED6"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D2386D4"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46F839BF"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3BCC4036"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r w:rsidRPr="00E15046">
              <w:rPr>
                <w:rFonts w:hint="eastAsia"/>
                <w:szCs w:val="28"/>
              </w:rPr>
              <w:t>V</w:t>
            </w:r>
          </w:p>
        </w:tc>
        <w:tc>
          <w:tcPr>
            <w:tcW w:w="818" w:type="dxa"/>
          </w:tcPr>
          <w:p w14:paraId="25C819B5"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6FFC264E"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6EA0A365" w14:textId="77777777" w:rsidR="00E15046" w:rsidRPr="00E15046" w:rsidRDefault="00E15046" w:rsidP="00E15046">
            <w:pPr>
              <w:pStyle w:val="af3"/>
              <w:rPr>
                <w:b w:val="0"/>
                <w:bCs/>
                <w:sz w:val="24"/>
                <w:szCs w:val="24"/>
              </w:rPr>
            </w:pPr>
            <w:r w:rsidRPr="00E15046">
              <w:rPr>
                <w:rFonts w:hint="eastAsia"/>
                <w:b w:val="0"/>
                <w:bCs/>
                <w:sz w:val="24"/>
                <w:szCs w:val="24"/>
              </w:rPr>
              <w:t>UIFR8</w:t>
            </w:r>
          </w:p>
        </w:tc>
        <w:tc>
          <w:tcPr>
            <w:tcW w:w="830" w:type="dxa"/>
          </w:tcPr>
          <w:p w14:paraId="23A94A9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30A0125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07EBB0DB"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77EC6599"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4302869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52F1E076"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243D0302"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53A92C0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18" w:type="dxa"/>
          </w:tcPr>
          <w:p w14:paraId="1C0B139D"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2182218B"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375667FC" w14:textId="77777777" w:rsidR="00E15046" w:rsidRPr="00E15046" w:rsidRDefault="00E15046" w:rsidP="00E15046">
            <w:pPr>
              <w:pStyle w:val="af3"/>
              <w:rPr>
                <w:b w:val="0"/>
                <w:bCs/>
                <w:sz w:val="24"/>
                <w:szCs w:val="24"/>
              </w:rPr>
            </w:pPr>
            <w:r w:rsidRPr="00E15046">
              <w:rPr>
                <w:rFonts w:hint="eastAsia"/>
                <w:b w:val="0"/>
                <w:bCs/>
                <w:sz w:val="24"/>
                <w:szCs w:val="24"/>
              </w:rPr>
              <w:t>H</w:t>
            </w:r>
            <w:r w:rsidRPr="00E15046">
              <w:rPr>
                <w:b w:val="0"/>
                <w:bCs/>
                <w:sz w:val="24"/>
                <w:szCs w:val="24"/>
              </w:rPr>
              <w:t>WFR</w:t>
            </w:r>
            <w:r w:rsidRPr="00E15046">
              <w:rPr>
                <w:rFonts w:hint="eastAsia"/>
                <w:b w:val="0"/>
                <w:bCs/>
                <w:sz w:val="24"/>
                <w:szCs w:val="24"/>
              </w:rPr>
              <w:t>1</w:t>
            </w:r>
          </w:p>
        </w:tc>
        <w:tc>
          <w:tcPr>
            <w:tcW w:w="830" w:type="dxa"/>
          </w:tcPr>
          <w:p w14:paraId="08E00CE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165B07E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3D4A0B0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C9689B3"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162D76AA"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692E1B0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28D0532F"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B13F1E9"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18" w:type="dxa"/>
          </w:tcPr>
          <w:p w14:paraId="27346E8F"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r w:rsidR="00E15046" w:rsidRPr="00E15046" w14:paraId="10CEB793" w14:textId="77777777" w:rsidTr="00E1504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184D90D0" w14:textId="77777777" w:rsidR="00E15046" w:rsidRPr="00E15046" w:rsidRDefault="00E15046" w:rsidP="00E15046">
            <w:pPr>
              <w:pStyle w:val="af3"/>
              <w:rPr>
                <w:b w:val="0"/>
                <w:bCs/>
                <w:sz w:val="24"/>
                <w:szCs w:val="24"/>
              </w:rPr>
            </w:pPr>
            <w:r w:rsidRPr="00E15046">
              <w:rPr>
                <w:rFonts w:hint="eastAsia"/>
                <w:b w:val="0"/>
                <w:bCs/>
                <w:sz w:val="24"/>
                <w:szCs w:val="24"/>
              </w:rPr>
              <w:t>H</w:t>
            </w:r>
            <w:r w:rsidRPr="00E15046">
              <w:rPr>
                <w:b w:val="0"/>
                <w:bCs/>
                <w:sz w:val="24"/>
                <w:szCs w:val="24"/>
              </w:rPr>
              <w:t>WFR</w:t>
            </w:r>
            <w:r w:rsidRPr="00E15046">
              <w:rPr>
                <w:rFonts w:hint="eastAsia"/>
                <w:b w:val="0"/>
                <w:bCs/>
                <w:sz w:val="24"/>
                <w:szCs w:val="24"/>
              </w:rPr>
              <w:t>2</w:t>
            </w:r>
          </w:p>
        </w:tc>
        <w:tc>
          <w:tcPr>
            <w:tcW w:w="830" w:type="dxa"/>
          </w:tcPr>
          <w:p w14:paraId="72B941B1"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8" w:type="dxa"/>
          </w:tcPr>
          <w:p w14:paraId="481A241A"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29" w:type="dxa"/>
          </w:tcPr>
          <w:p w14:paraId="2DE7DC94"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3305D928"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0268A0A3"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02E73D2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0" w:type="dxa"/>
          </w:tcPr>
          <w:p w14:paraId="7C227E0D"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r w:rsidRPr="00E15046">
              <w:rPr>
                <w:rFonts w:hint="eastAsia"/>
                <w:szCs w:val="28"/>
              </w:rPr>
              <w:t>V</w:t>
            </w:r>
          </w:p>
        </w:tc>
        <w:tc>
          <w:tcPr>
            <w:tcW w:w="830" w:type="dxa"/>
          </w:tcPr>
          <w:p w14:paraId="524AAAFC"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18" w:type="dxa"/>
          </w:tcPr>
          <w:p w14:paraId="158E57E5" w14:textId="77777777" w:rsidR="00E15046" w:rsidRPr="00E15046" w:rsidRDefault="00E15046" w:rsidP="00E15046">
            <w:pPr>
              <w:pStyle w:val="af3"/>
              <w:cnfStyle w:val="000000100000" w:firstRow="0" w:lastRow="0" w:firstColumn="0" w:lastColumn="0" w:oddVBand="0" w:evenVBand="0" w:oddHBand="1" w:evenHBand="0" w:firstRowFirstColumn="0" w:firstRowLastColumn="0" w:lastRowFirstColumn="0" w:lastRowLastColumn="0"/>
              <w:rPr>
                <w:szCs w:val="28"/>
              </w:rPr>
            </w:pPr>
          </w:p>
        </w:tc>
      </w:tr>
      <w:tr w:rsidR="00E15046" w:rsidRPr="00E15046" w14:paraId="034A68F1" w14:textId="77777777" w:rsidTr="00E15046">
        <w:trPr>
          <w:trHeight w:val="373"/>
        </w:trPr>
        <w:tc>
          <w:tcPr>
            <w:cnfStyle w:val="001000000000" w:firstRow="0" w:lastRow="0" w:firstColumn="1" w:lastColumn="0" w:oddVBand="0" w:evenVBand="0" w:oddHBand="0" w:evenHBand="0" w:firstRowFirstColumn="0" w:firstRowLastColumn="0" w:lastRowFirstColumn="0" w:lastRowLastColumn="0"/>
            <w:tcW w:w="829" w:type="dxa"/>
            <w:shd w:val="clear" w:color="auto" w:fill="8EAADB" w:themeFill="accent1" w:themeFillTint="99"/>
          </w:tcPr>
          <w:p w14:paraId="65652B89" w14:textId="77777777" w:rsidR="00E15046" w:rsidRPr="00E15046" w:rsidRDefault="00E15046" w:rsidP="00E15046">
            <w:pPr>
              <w:pStyle w:val="af3"/>
              <w:rPr>
                <w:b w:val="0"/>
                <w:bCs/>
                <w:sz w:val="24"/>
                <w:szCs w:val="24"/>
              </w:rPr>
            </w:pPr>
            <w:r w:rsidRPr="00E15046">
              <w:rPr>
                <w:rFonts w:hint="eastAsia"/>
                <w:b w:val="0"/>
                <w:bCs/>
                <w:sz w:val="24"/>
                <w:szCs w:val="24"/>
              </w:rPr>
              <w:t>H</w:t>
            </w:r>
            <w:r w:rsidRPr="00E15046">
              <w:rPr>
                <w:b w:val="0"/>
                <w:bCs/>
                <w:sz w:val="24"/>
                <w:szCs w:val="24"/>
              </w:rPr>
              <w:t>WFR</w:t>
            </w:r>
            <w:r w:rsidRPr="00E15046">
              <w:rPr>
                <w:rFonts w:hint="eastAsia"/>
                <w:b w:val="0"/>
                <w:bCs/>
                <w:sz w:val="24"/>
                <w:szCs w:val="24"/>
              </w:rPr>
              <w:t>3</w:t>
            </w:r>
          </w:p>
        </w:tc>
        <w:tc>
          <w:tcPr>
            <w:tcW w:w="830" w:type="dxa"/>
          </w:tcPr>
          <w:p w14:paraId="75441C41"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8" w:type="dxa"/>
          </w:tcPr>
          <w:p w14:paraId="50FCE29F"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29" w:type="dxa"/>
          </w:tcPr>
          <w:p w14:paraId="108ED51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52919956"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36B46B1C"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427DD61B"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708BA7D7"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0" w:type="dxa"/>
          </w:tcPr>
          <w:p w14:paraId="38B2E1BC"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18" w:type="dxa"/>
          </w:tcPr>
          <w:p w14:paraId="418AC23D" w14:textId="77777777" w:rsidR="00E15046" w:rsidRPr="00E15046" w:rsidRDefault="00E15046" w:rsidP="00E15046">
            <w:pPr>
              <w:pStyle w:val="af3"/>
              <w:cnfStyle w:val="000000000000" w:firstRow="0" w:lastRow="0" w:firstColumn="0" w:lastColumn="0" w:oddVBand="0" w:evenVBand="0" w:oddHBand="0" w:evenHBand="0" w:firstRowFirstColumn="0" w:firstRowLastColumn="0" w:lastRowFirstColumn="0" w:lastRowLastColumn="0"/>
              <w:rPr>
                <w:szCs w:val="28"/>
              </w:rPr>
            </w:pPr>
          </w:p>
        </w:tc>
      </w:tr>
    </w:tbl>
    <w:p w14:paraId="6ED57BD2" w14:textId="09EA2251" w:rsidR="000866E5" w:rsidRDefault="000866E5">
      <w:pPr>
        <w:widowControl/>
        <w:spacing w:before="0" w:after="0" w:line="240" w:lineRule="auto"/>
        <w:ind w:firstLineChars="0" w:firstLine="0"/>
        <w:jc w:val="left"/>
      </w:pPr>
    </w:p>
    <w:p w14:paraId="0790716B" w14:textId="51D09769" w:rsidR="00952448" w:rsidRDefault="00952448" w:rsidP="00952448">
      <w:pPr>
        <w:pStyle w:val="a4"/>
        <w:keepNext/>
        <w:framePr w:wrap="around" w:hAnchor="page" w:x="3767" w:y="22"/>
      </w:pPr>
      <w:r>
        <w:rPr>
          <w:rFonts w:hint="eastAsia"/>
        </w:rPr>
        <w:lastRenderedPageBreak/>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8E3E69">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8E3E69">
        <w:rPr>
          <w:noProof/>
        </w:rPr>
        <w:t>19</w:t>
      </w:r>
      <w:r w:rsidR="008E3E69">
        <w:fldChar w:fldCharType="end"/>
      </w:r>
      <w:r w:rsidRPr="0010693C">
        <w:rPr>
          <w:rFonts w:hint="eastAsia"/>
        </w:rPr>
        <w:t>系統需求</w:t>
      </w:r>
      <w:r w:rsidRPr="0010693C">
        <w:rPr>
          <w:rFonts w:hint="eastAsia"/>
        </w:rPr>
        <w:t>V.S</w:t>
      </w:r>
      <w:r w:rsidRPr="0010693C">
        <w:rPr>
          <w:rFonts w:hint="eastAsia"/>
        </w:rPr>
        <w:t>系統需求矩陣</w:t>
      </w:r>
      <w:r>
        <w:rPr>
          <w:rFonts w:hint="eastAsia"/>
        </w:rPr>
        <w:t>2</w:t>
      </w:r>
    </w:p>
    <w:p w14:paraId="0EFC2BC4" w14:textId="33948F6D" w:rsidR="000866E5" w:rsidRDefault="000866E5" w:rsidP="00C7741E">
      <w:pPr>
        <w:ind w:firstLine="560"/>
      </w:pPr>
    </w:p>
    <w:tbl>
      <w:tblPr>
        <w:tblStyle w:val="5-5"/>
        <w:tblW w:w="8354" w:type="dxa"/>
        <w:tblLook w:val="04A0" w:firstRow="1" w:lastRow="0" w:firstColumn="1" w:lastColumn="0" w:noHBand="0" w:noVBand="1"/>
      </w:tblPr>
      <w:tblGrid>
        <w:gridCol w:w="836"/>
        <w:gridCol w:w="837"/>
        <w:gridCol w:w="836"/>
        <w:gridCol w:w="837"/>
        <w:gridCol w:w="838"/>
        <w:gridCol w:w="838"/>
        <w:gridCol w:w="838"/>
        <w:gridCol w:w="838"/>
        <w:gridCol w:w="838"/>
        <w:gridCol w:w="818"/>
      </w:tblGrid>
      <w:tr w:rsidR="00952448" w:rsidRPr="00952448" w14:paraId="554E154A" w14:textId="77777777" w:rsidTr="00952448">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5DA9A99" w14:textId="77777777" w:rsidR="00952448" w:rsidRPr="00952448" w:rsidRDefault="00952448" w:rsidP="00952448">
            <w:pPr>
              <w:spacing w:before="0" w:after="0" w:line="240" w:lineRule="auto"/>
              <w:ind w:firstLineChars="0" w:firstLine="0"/>
              <w:jc w:val="left"/>
              <w:rPr>
                <w:rFonts w:eastAsiaTheme="minorEastAsia"/>
                <w:sz w:val="24"/>
              </w:rPr>
            </w:pPr>
            <w:r w:rsidRPr="00952448">
              <w:rPr>
                <w:rFonts w:eastAsiaTheme="minorEastAsia" w:hint="eastAsia"/>
                <w:sz w:val="24"/>
              </w:rPr>
              <w:t>需求</w:t>
            </w:r>
          </w:p>
        </w:tc>
        <w:tc>
          <w:tcPr>
            <w:tcW w:w="837" w:type="dxa"/>
            <w:shd w:val="clear" w:color="auto" w:fill="8EAADB" w:themeFill="accent1" w:themeFillTint="99"/>
          </w:tcPr>
          <w:p w14:paraId="5E69D18C"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UIFR3</w:t>
            </w:r>
          </w:p>
        </w:tc>
        <w:tc>
          <w:tcPr>
            <w:tcW w:w="836" w:type="dxa"/>
            <w:shd w:val="clear" w:color="auto" w:fill="8EAADB" w:themeFill="accent1" w:themeFillTint="99"/>
          </w:tcPr>
          <w:p w14:paraId="1C98CC57"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UIFR4</w:t>
            </w:r>
          </w:p>
        </w:tc>
        <w:tc>
          <w:tcPr>
            <w:tcW w:w="837" w:type="dxa"/>
            <w:shd w:val="clear" w:color="auto" w:fill="8EAADB" w:themeFill="accent1" w:themeFillTint="99"/>
          </w:tcPr>
          <w:p w14:paraId="2CE3EF56"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UIFR5</w:t>
            </w:r>
          </w:p>
        </w:tc>
        <w:tc>
          <w:tcPr>
            <w:tcW w:w="838" w:type="dxa"/>
            <w:shd w:val="clear" w:color="auto" w:fill="8EAADB" w:themeFill="accent1" w:themeFillTint="99"/>
          </w:tcPr>
          <w:p w14:paraId="3F6185E4"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UIFR6</w:t>
            </w:r>
          </w:p>
        </w:tc>
        <w:tc>
          <w:tcPr>
            <w:tcW w:w="838" w:type="dxa"/>
            <w:shd w:val="clear" w:color="auto" w:fill="8EAADB" w:themeFill="accent1" w:themeFillTint="99"/>
          </w:tcPr>
          <w:p w14:paraId="1B5A58E4"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UIFR7</w:t>
            </w:r>
          </w:p>
        </w:tc>
        <w:tc>
          <w:tcPr>
            <w:tcW w:w="838" w:type="dxa"/>
            <w:shd w:val="clear" w:color="auto" w:fill="8EAADB" w:themeFill="accent1" w:themeFillTint="99"/>
          </w:tcPr>
          <w:p w14:paraId="7410ED3B"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UIFR8</w:t>
            </w:r>
          </w:p>
        </w:tc>
        <w:tc>
          <w:tcPr>
            <w:tcW w:w="838" w:type="dxa"/>
            <w:shd w:val="clear" w:color="auto" w:fill="8EAADB" w:themeFill="accent1" w:themeFillTint="99"/>
          </w:tcPr>
          <w:p w14:paraId="4869D86F"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1</w:t>
            </w:r>
          </w:p>
        </w:tc>
        <w:tc>
          <w:tcPr>
            <w:tcW w:w="838" w:type="dxa"/>
            <w:shd w:val="clear" w:color="auto" w:fill="8EAADB" w:themeFill="accent1" w:themeFillTint="99"/>
          </w:tcPr>
          <w:p w14:paraId="1FA0F8A9"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2</w:t>
            </w:r>
          </w:p>
        </w:tc>
        <w:tc>
          <w:tcPr>
            <w:tcW w:w="818" w:type="dxa"/>
            <w:shd w:val="clear" w:color="auto" w:fill="8EAADB" w:themeFill="accent1" w:themeFillTint="99"/>
          </w:tcPr>
          <w:p w14:paraId="7D70392B"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3</w:t>
            </w:r>
          </w:p>
        </w:tc>
      </w:tr>
      <w:tr w:rsidR="00952448" w:rsidRPr="00952448" w14:paraId="139D6D9D"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F939CAA"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1</w:t>
            </w:r>
          </w:p>
        </w:tc>
        <w:tc>
          <w:tcPr>
            <w:tcW w:w="837" w:type="dxa"/>
          </w:tcPr>
          <w:p w14:paraId="4CEDE4F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5D76F02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36E859D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ACA899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0DE19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A9529D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73D75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219904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18" w:type="dxa"/>
          </w:tcPr>
          <w:p w14:paraId="39BFF16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30EFF614"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982EE6A"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2</w:t>
            </w:r>
          </w:p>
        </w:tc>
        <w:tc>
          <w:tcPr>
            <w:tcW w:w="837" w:type="dxa"/>
          </w:tcPr>
          <w:p w14:paraId="4F010BD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762FD47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23F72DF4"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CAAB73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C42AC9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4E3016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53B8C3B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23A6A9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6186538"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26A28492" w14:textId="77777777" w:rsidTr="00952448">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00C023DA"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3</w:t>
            </w:r>
          </w:p>
        </w:tc>
        <w:tc>
          <w:tcPr>
            <w:tcW w:w="837" w:type="dxa"/>
          </w:tcPr>
          <w:p w14:paraId="662C19B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44E3722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649FEE7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68CBF1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08CEB5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92C6135"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369A25D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2AA7F0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71D8D64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2528F7C9"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3C48FDC"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4</w:t>
            </w:r>
          </w:p>
        </w:tc>
        <w:tc>
          <w:tcPr>
            <w:tcW w:w="837" w:type="dxa"/>
          </w:tcPr>
          <w:p w14:paraId="66CFB4F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495DB9C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2BADBA0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2C750A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36CE40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3752C4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1304EC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54AD78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33A0D9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09ABE95F"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FB692E4"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IAFR1</w:t>
            </w:r>
          </w:p>
        </w:tc>
        <w:tc>
          <w:tcPr>
            <w:tcW w:w="837" w:type="dxa"/>
          </w:tcPr>
          <w:p w14:paraId="0A2E098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232F30B8"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646CC5A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3BE87EF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615B08D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C6F14C4"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C7C9C49"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3848AB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ECB55E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25F634E8"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324A2A0"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A</w:t>
            </w:r>
            <w:r w:rsidRPr="00952448">
              <w:rPr>
                <w:rFonts w:ascii="標楷體" w:hAnsi="標楷體"/>
                <w:b w:val="0"/>
                <w:bCs w:val="0"/>
                <w:sz w:val="24"/>
                <w:szCs w:val="24"/>
              </w:rPr>
              <w:t>GFR1</w:t>
            </w:r>
          </w:p>
        </w:tc>
        <w:tc>
          <w:tcPr>
            <w:tcW w:w="837" w:type="dxa"/>
          </w:tcPr>
          <w:p w14:paraId="4F7FA80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6F5E989E"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1B11D17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59CD98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D52FFF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43194D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D28099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403FD7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82030A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15A35B6C"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1586665"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P</w:t>
            </w:r>
            <w:r w:rsidRPr="00952448">
              <w:rPr>
                <w:rFonts w:ascii="標楷體" w:hAnsi="標楷體"/>
                <w:b w:val="0"/>
                <w:bCs w:val="0"/>
                <w:sz w:val="24"/>
                <w:szCs w:val="24"/>
              </w:rPr>
              <w:t>RFN1</w:t>
            </w:r>
          </w:p>
        </w:tc>
        <w:tc>
          <w:tcPr>
            <w:tcW w:w="837" w:type="dxa"/>
          </w:tcPr>
          <w:p w14:paraId="675D20C8"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7ABF8EA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21D1132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CD9BCA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8263C0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DDB080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6D0DDA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5D3033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5B2E2DE4"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4E4D01B2"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6F6FEAC"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UIFR1</w:t>
            </w:r>
          </w:p>
        </w:tc>
        <w:tc>
          <w:tcPr>
            <w:tcW w:w="837" w:type="dxa"/>
          </w:tcPr>
          <w:p w14:paraId="3C94EE6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388B41D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516A573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7A1691E"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064A995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6E85DD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B63E6E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29E0CF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463A8B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307F76D5"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B46FBDA"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UIFR2</w:t>
            </w:r>
          </w:p>
        </w:tc>
        <w:tc>
          <w:tcPr>
            <w:tcW w:w="837" w:type="dxa"/>
          </w:tcPr>
          <w:p w14:paraId="6D38D38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3816D8B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F8426F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BD7A6B2"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B22FA1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E229B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A662824"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C1ED9C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696567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16818E4E"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4FEA94A"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UIFR3</w:t>
            </w:r>
          </w:p>
        </w:tc>
        <w:tc>
          <w:tcPr>
            <w:tcW w:w="837" w:type="dxa"/>
          </w:tcPr>
          <w:p w14:paraId="58B1428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6" w:type="dxa"/>
          </w:tcPr>
          <w:p w14:paraId="23528CF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30F78C1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3C73C4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D615B4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AF7453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B278FC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7C36044"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2D50F98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7DA854DB"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033D0D26"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UIFR4</w:t>
            </w:r>
          </w:p>
        </w:tc>
        <w:tc>
          <w:tcPr>
            <w:tcW w:w="837" w:type="dxa"/>
          </w:tcPr>
          <w:p w14:paraId="582E10D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7A49F8F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7" w:type="dxa"/>
          </w:tcPr>
          <w:p w14:paraId="02E187F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212A771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52744B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E84C48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675308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8D4C7F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3608761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595FC59D" w14:textId="77777777" w:rsidTr="00952448">
        <w:trPr>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DCC4E58"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UIFR5</w:t>
            </w:r>
          </w:p>
        </w:tc>
        <w:tc>
          <w:tcPr>
            <w:tcW w:w="837" w:type="dxa"/>
          </w:tcPr>
          <w:p w14:paraId="61E6585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5CD6E6C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3B613C5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C547E5E"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080AEC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13BE890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F9A842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5CD1DD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8FDBD9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2FC1C0D8"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A2CFDDD"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UIFR6</w:t>
            </w:r>
          </w:p>
        </w:tc>
        <w:tc>
          <w:tcPr>
            <w:tcW w:w="837" w:type="dxa"/>
          </w:tcPr>
          <w:p w14:paraId="3B13DB5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03D30442"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157156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4DD819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0C2326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514BFD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810387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15381F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2BAD3B1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79FEBFD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70FFB3B"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UIFR7</w:t>
            </w:r>
          </w:p>
        </w:tc>
        <w:tc>
          <w:tcPr>
            <w:tcW w:w="837" w:type="dxa"/>
          </w:tcPr>
          <w:p w14:paraId="7B25DB5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765BF7A2"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4138050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1D269FA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DC7EB5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299D27E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D0F952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9DA4F7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37274E9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0CECD97F"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D124B6F"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UIFR8</w:t>
            </w:r>
          </w:p>
        </w:tc>
        <w:tc>
          <w:tcPr>
            <w:tcW w:w="837" w:type="dxa"/>
          </w:tcPr>
          <w:p w14:paraId="01E4C15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3FD8C15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797D6DE2"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BED7B0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096769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7515D85"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377D942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7A9780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B6E98E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66C489A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5608F1C"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1</w:t>
            </w:r>
          </w:p>
        </w:tc>
        <w:tc>
          <w:tcPr>
            <w:tcW w:w="837" w:type="dxa"/>
          </w:tcPr>
          <w:p w14:paraId="145F2B4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220CBB7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5D81325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0758A4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84688A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4F4633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E8F80B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2499B64"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2CDAF3B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502665A8"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CE17ACD"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2</w:t>
            </w:r>
          </w:p>
        </w:tc>
        <w:tc>
          <w:tcPr>
            <w:tcW w:w="837" w:type="dxa"/>
          </w:tcPr>
          <w:p w14:paraId="1130C79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1766B445"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A1E739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D44338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C78ADB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CABF9E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C9ED8E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04F3E26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18" w:type="dxa"/>
          </w:tcPr>
          <w:p w14:paraId="1B420E2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01723DF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C16B64B"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3</w:t>
            </w:r>
          </w:p>
        </w:tc>
        <w:tc>
          <w:tcPr>
            <w:tcW w:w="837" w:type="dxa"/>
          </w:tcPr>
          <w:p w14:paraId="3E5C5A6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7804DE5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6DD2569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94FE3E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8E6C5B2"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583B210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F6E911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FC1C64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7E042D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r>
    </w:tbl>
    <w:p w14:paraId="1155C11D" w14:textId="77777777" w:rsidR="008E3E69" w:rsidRDefault="008E3E69" w:rsidP="008E3E69">
      <w:pPr>
        <w:pStyle w:val="a4"/>
        <w:keepNext/>
        <w:framePr w:wrap="around" w:hAnchor="page" w:x="3767" w:y="247"/>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20</w:t>
      </w:r>
      <w:r>
        <w:fldChar w:fldCharType="end"/>
      </w:r>
      <w:r w:rsidRPr="003640FE">
        <w:rPr>
          <w:rFonts w:hint="eastAsia"/>
        </w:rPr>
        <w:t>使用需求</w:t>
      </w:r>
      <w:r w:rsidRPr="003640FE">
        <w:rPr>
          <w:rFonts w:hint="eastAsia"/>
        </w:rPr>
        <w:t>V.S</w:t>
      </w:r>
      <w:r w:rsidRPr="003640FE">
        <w:rPr>
          <w:rFonts w:hint="eastAsia"/>
        </w:rPr>
        <w:t>系統需求</w:t>
      </w:r>
      <w:r w:rsidRPr="003640FE">
        <w:rPr>
          <w:rFonts w:hint="eastAsia"/>
        </w:rPr>
        <w:t xml:space="preserve"> </w:t>
      </w:r>
      <w:r w:rsidRPr="003640FE">
        <w:rPr>
          <w:rFonts w:hint="eastAsia"/>
        </w:rPr>
        <w:t>矩陣</w:t>
      </w:r>
    </w:p>
    <w:p w14:paraId="18A97ADF" w14:textId="38DB841F" w:rsidR="008E3E69" w:rsidRDefault="008E3E69" w:rsidP="00C7741E">
      <w:pPr>
        <w:ind w:firstLine="560"/>
      </w:pPr>
    </w:p>
    <w:tbl>
      <w:tblPr>
        <w:tblStyle w:val="5-5"/>
        <w:tblW w:w="8354" w:type="dxa"/>
        <w:tblLook w:val="04A0" w:firstRow="1" w:lastRow="0" w:firstColumn="1" w:lastColumn="0" w:noHBand="0" w:noVBand="1"/>
      </w:tblPr>
      <w:tblGrid>
        <w:gridCol w:w="836"/>
        <w:gridCol w:w="837"/>
        <w:gridCol w:w="836"/>
        <w:gridCol w:w="837"/>
        <w:gridCol w:w="838"/>
        <w:gridCol w:w="838"/>
        <w:gridCol w:w="838"/>
        <w:gridCol w:w="838"/>
        <w:gridCol w:w="838"/>
        <w:gridCol w:w="818"/>
      </w:tblGrid>
      <w:tr w:rsidR="008E3E69" w:rsidRPr="008E3E69" w14:paraId="2FC48105" w14:textId="77777777" w:rsidTr="006E2F0B">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61FFC65" w14:textId="77777777" w:rsidR="008E3E69" w:rsidRPr="008E3E69" w:rsidRDefault="008E3E69" w:rsidP="008E3E69">
            <w:pPr>
              <w:pStyle w:val="af3"/>
              <w:rPr>
                <w:sz w:val="24"/>
                <w:szCs w:val="24"/>
              </w:rPr>
            </w:pPr>
            <w:r w:rsidRPr="008E3E69">
              <w:rPr>
                <w:rFonts w:hint="eastAsia"/>
                <w:sz w:val="24"/>
                <w:szCs w:val="24"/>
              </w:rPr>
              <w:t>需求</w:t>
            </w:r>
          </w:p>
        </w:tc>
        <w:tc>
          <w:tcPr>
            <w:tcW w:w="837" w:type="dxa"/>
            <w:shd w:val="clear" w:color="auto" w:fill="8EAADB" w:themeFill="accent1" w:themeFillTint="99"/>
          </w:tcPr>
          <w:p w14:paraId="34227367"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EFR1</w:t>
            </w:r>
          </w:p>
        </w:tc>
        <w:tc>
          <w:tcPr>
            <w:tcW w:w="836" w:type="dxa"/>
            <w:shd w:val="clear" w:color="auto" w:fill="8EAADB" w:themeFill="accent1" w:themeFillTint="99"/>
          </w:tcPr>
          <w:p w14:paraId="28B1FF8D"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2</w:t>
            </w:r>
          </w:p>
        </w:tc>
        <w:tc>
          <w:tcPr>
            <w:tcW w:w="837" w:type="dxa"/>
            <w:shd w:val="clear" w:color="auto" w:fill="8EAADB" w:themeFill="accent1" w:themeFillTint="99"/>
          </w:tcPr>
          <w:p w14:paraId="4FA5827D"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3</w:t>
            </w:r>
          </w:p>
        </w:tc>
        <w:tc>
          <w:tcPr>
            <w:tcW w:w="838" w:type="dxa"/>
            <w:shd w:val="clear" w:color="auto" w:fill="8EAADB" w:themeFill="accent1" w:themeFillTint="99"/>
          </w:tcPr>
          <w:p w14:paraId="1B8BCD14"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4</w:t>
            </w:r>
          </w:p>
        </w:tc>
        <w:tc>
          <w:tcPr>
            <w:tcW w:w="838" w:type="dxa"/>
            <w:shd w:val="clear" w:color="auto" w:fill="8EAADB" w:themeFill="accent1" w:themeFillTint="99"/>
          </w:tcPr>
          <w:p w14:paraId="5D473FAC"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5</w:t>
            </w:r>
          </w:p>
        </w:tc>
        <w:tc>
          <w:tcPr>
            <w:tcW w:w="838" w:type="dxa"/>
            <w:shd w:val="clear" w:color="auto" w:fill="8EAADB" w:themeFill="accent1" w:themeFillTint="99"/>
          </w:tcPr>
          <w:p w14:paraId="1162874C"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6</w:t>
            </w:r>
          </w:p>
        </w:tc>
        <w:tc>
          <w:tcPr>
            <w:tcW w:w="838" w:type="dxa"/>
            <w:shd w:val="clear" w:color="auto" w:fill="8EAADB" w:themeFill="accent1" w:themeFillTint="99"/>
          </w:tcPr>
          <w:p w14:paraId="0BED31F9"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BEFR1</w:t>
            </w:r>
          </w:p>
        </w:tc>
        <w:tc>
          <w:tcPr>
            <w:tcW w:w="838" w:type="dxa"/>
            <w:shd w:val="clear" w:color="auto" w:fill="8EAADB" w:themeFill="accent1" w:themeFillTint="99"/>
          </w:tcPr>
          <w:p w14:paraId="25A2DC40"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w:t>
            </w:r>
            <w:r w:rsidRPr="008E3E69">
              <w:rPr>
                <w:rFonts w:hint="eastAsia"/>
                <w:sz w:val="24"/>
                <w:szCs w:val="24"/>
              </w:rPr>
              <w:t>2</w:t>
            </w:r>
          </w:p>
        </w:tc>
        <w:tc>
          <w:tcPr>
            <w:tcW w:w="818" w:type="dxa"/>
            <w:shd w:val="clear" w:color="auto" w:fill="8EAADB" w:themeFill="accent1" w:themeFillTint="99"/>
          </w:tcPr>
          <w:p w14:paraId="73E83EF7"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w:t>
            </w:r>
            <w:r w:rsidRPr="008E3E69">
              <w:rPr>
                <w:rFonts w:hint="eastAsia"/>
                <w:sz w:val="24"/>
                <w:szCs w:val="24"/>
              </w:rPr>
              <w:t>3</w:t>
            </w:r>
          </w:p>
        </w:tc>
      </w:tr>
      <w:tr w:rsidR="008E3E69" w:rsidRPr="008E3E69" w14:paraId="2EFC5358"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09656E3"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1</w:t>
            </w:r>
          </w:p>
        </w:tc>
        <w:tc>
          <w:tcPr>
            <w:tcW w:w="837" w:type="dxa"/>
          </w:tcPr>
          <w:p w14:paraId="4290138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2C4A5D2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3BE3F6E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3841167"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C9C5E3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5D6DD2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EEF59D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1F5769A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777DC50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56478FB8"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1161AA2"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2</w:t>
            </w:r>
          </w:p>
        </w:tc>
        <w:tc>
          <w:tcPr>
            <w:tcW w:w="837" w:type="dxa"/>
          </w:tcPr>
          <w:p w14:paraId="68086D2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265042C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01E2B9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07C6B7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033CC6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E35AE9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C78880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707BAB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5E935C4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7FA7680B" w14:textId="77777777" w:rsidTr="006E2F0B">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26158B8"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3</w:t>
            </w:r>
          </w:p>
        </w:tc>
        <w:tc>
          <w:tcPr>
            <w:tcW w:w="837" w:type="dxa"/>
          </w:tcPr>
          <w:p w14:paraId="3B953A46"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66E9687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2358AF2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1C44984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E91BFB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874C1F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24235EB"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11B1E4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4865ACE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7753E9BD"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44F626F"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4</w:t>
            </w:r>
          </w:p>
        </w:tc>
        <w:tc>
          <w:tcPr>
            <w:tcW w:w="837" w:type="dxa"/>
          </w:tcPr>
          <w:p w14:paraId="048020A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427188D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189ADE8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85856D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00714A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AAFE8C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798267F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ADB861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72B3D08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42E4177A"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93AED12" w14:textId="77777777" w:rsidR="008E3E69" w:rsidRPr="008E3E69" w:rsidRDefault="008E3E69" w:rsidP="008E3E69">
            <w:pPr>
              <w:pStyle w:val="af3"/>
              <w:rPr>
                <w:b w:val="0"/>
                <w:bCs/>
                <w:sz w:val="24"/>
                <w:szCs w:val="24"/>
              </w:rPr>
            </w:pPr>
            <w:r w:rsidRPr="008E3E69">
              <w:rPr>
                <w:rFonts w:hint="eastAsia"/>
                <w:b w:val="0"/>
                <w:bCs/>
                <w:sz w:val="24"/>
                <w:szCs w:val="24"/>
              </w:rPr>
              <w:t>IAFR1</w:t>
            </w:r>
          </w:p>
        </w:tc>
        <w:tc>
          <w:tcPr>
            <w:tcW w:w="837" w:type="dxa"/>
          </w:tcPr>
          <w:p w14:paraId="14A5BDA8"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3569A20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3079079C"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2E25C03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794AED7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A83F97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40730E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62EC483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1D9A48B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49B0D47D"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365875A" w14:textId="77777777" w:rsidR="008E3E69" w:rsidRPr="008E3E69" w:rsidRDefault="008E3E69" w:rsidP="008E3E69">
            <w:pPr>
              <w:pStyle w:val="af3"/>
              <w:rPr>
                <w:b w:val="0"/>
                <w:bCs/>
                <w:sz w:val="24"/>
                <w:szCs w:val="24"/>
              </w:rPr>
            </w:pPr>
            <w:r w:rsidRPr="008E3E69">
              <w:rPr>
                <w:rFonts w:hint="eastAsia"/>
                <w:b w:val="0"/>
                <w:bCs/>
                <w:sz w:val="24"/>
                <w:szCs w:val="24"/>
              </w:rPr>
              <w:t>A</w:t>
            </w:r>
            <w:r w:rsidRPr="008E3E69">
              <w:rPr>
                <w:b w:val="0"/>
                <w:bCs/>
                <w:sz w:val="24"/>
                <w:szCs w:val="24"/>
              </w:rPr>
              <w:t>GFR1</w:t>
            </w:r>
          </w:p>
        </w:tc>
        <w:tc>
          <w:tcPr>
            <w:tcW w:w="837" w:type="dxa"/>
          </w:tcPr>
          <w:p w14:paraId="29064DF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71EA583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464650F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29D665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B6C7B3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BC0A64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8B6F65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E1427B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46446A5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47191305"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FD4986D" w14:textId="77777777" w:rsidR="008E3E69" w:rsidRPr="008E3E69" w:rsidRDefault="008E3E69" w:rsidP="008E3E69">
            <w:pPr>
              <w:pStyle w:val="af3"/>
              <w:rPr>
                <w:b w:val="0"/>
                <w:bCs/>
                <w:sz w:val="24"/>
                <w:szCs w:val="24"/>
              </w:rPr>
            </w:pPr>
            <w:r w:rsidRPr="008E3E69">
              <w:rPr>
                <w:rFonts w:hint="eastAsia"/>
                <w:b w:val="0"/>
                <w:bCs/>
                <w:sz w:val="24"/>
                <w:szCs w:val="24"/>
              </w:rPr>
              <w:lastRenderedPageBreak/>
              <w:t>P</w:t>
            </w:r>
            <w:r w:rsidRPr="008E3E69">
              <w:rPr>
                <w:b w:val="0"/>
                <w:bCs/>
                <w:sz w:val="24"/>
                <w:szCs w:val="24"/>
              </w:rPr>
              <w:t>RFN1</w:t>
            </w:r>
          </w:p>
        </w:tc>
        <w:tc>
          <w:tcPr>
            <w:tcW w:w="837" w:type="dxa"/>
          </w:tcPr>
          <w:p w14:paraId="39E85F58"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229E935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3886C79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5A4EAE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2D3F54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875BDCC"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7FF118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F4F45E6"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2F395FB3"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6FE27A35"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7FB7B1D" w14:textId="77777777" w:rsidR="008E3E69" w:rsidRPr="008E3E69" w:rsidRDefault="008E3E69" w:rsidP="008E3E69">
            <w:pPr>
              <w:pStyle w:val="af3"/>
              <w:rPr>
                <w:b w:val="0"/>
                <w:bCs/>
                <w:sz w:val="24"/>
                <w:szCs w:val="24"/>
              </w:rPr>
            </w:pPr>
            <w:r w:rsidRPr="008E3E69">
              <w:rPr>
                <w:rFonts w:hint="eastAsia"/>
                <w:b w:val="0"/>
                <w:bCs/>
                <w:sz w:val="24"/>
                <w:szCs w:val="24"/>
              </w:rPr>
              <w:t>UIFR1</w:t>
            </w:r>
          </w:p>
        </w:tc>
        <w:tc>
          <w:tcPr>
            <w:tcW w:w="837" w:type="dxa"/>
          </w:tcPr>
          <w:p w14:paraId="75AEC84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4D45FCD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1102CFF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33F08E6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E94835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127FDD6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4E5E6E3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7B843F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13138BA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5EE594FB"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E7747F3" w14:textId="77777777" w:rsidR="008E3E69" w:rsidRPr="008E3E69" w:rsidRDefault="008E3E69" w:rsidP="008E3E69">
            <w:pPr>
              <w:pStyle w:val="af3"/>
              <w:rPr>
                <w:b w:val="0"/>
                <w:bCs/>
                <w:sz w:val="24"/>
                <w:szCs w:val="24"/>
              </w:rPr>
            </w:pPr>
            <w:r w:rsidRPr="008E3E69">
              <w:rPr>
                <w:rFonts w:hint="eastAsia"/>
                <w:b w:val="0"/>
                <w:bCs/>
                <w:sz w:val="24"/>
                <w:szCs w:val="24"/>
              </w:rPr>
              <w:t>UIFR2</w:t>
            </w:r>
          </w:p>
        </w:tc>
        <w:tc>
          <w:tcPr>
            <w:tcW w:w="837" w:type="dxa"/>
          </w:tcPr>
          <w:p w14:paraId="2110297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0414960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24CD2AF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6DF53E8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46DDA13"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553FAEC"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1CDF87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5C2BB9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1AA2496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727F1563"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891485D" w14:textId="77777777" w:rsidR="008E3E69" w:rsidRPr="008E3E69" w:rsidRDefault="008E3E69" w:rsidP="008E3E69">
            <w:pPr>
              <w:pStyle w:val="af3"/>
              <w:rPr>
                <w:b w:val="0"/>
                <w:bCs/>
                <w:sz w:val="24"/>
                <w:szCs w:val="24"/>
              </w:rPr>
            </w:pPr>
            <w:r w:rsidRPr="008E3E69">
              <w:rPr>
                <w:rFonts w:hint="eastAsia"/>
                <w:b w:val="0"/>
                <w:bCs/>
                <w:sz w:val="24"/>
                <w:szCs w:val="24"/>
              </w:rPr>
              <w:t>UIFR3</w:t>
            </w:r>
          </w:p>
        </w:tc>
        <w:tc>
          <w:tcPr>
            <w:tcW w:w="837" w:type="dxa"/>
          </w:tcPr>
          <w:p w14:paraId="6891CFD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3CDEF32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5021D6C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D3AA84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E5686E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882475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8F71B3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ADBBB3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4AA9E33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61BC5E63"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06477B2" w14:textId="77777777" w:rsidR="008E3E69" w:rsidRPr="008E3E69" w:rsidRDefault="008E3E69" w:rsidP="008E3E69">
            <w:pPr>
              <w:pStyle w:val="af3"/>
              <w:rPr>
                <w:b w:val="0"/>
                <w:bCs/>
                <w:sz w:val="24"/>
                <w:szCs w:val="24"/>
              </w:rPr>
            </w:pPr>
            <w:r w:rsidRPr="008E3E69">
              <w:rPr>
                <w:rFonts w:hint="eastAsia"/>
                <w:b w:val="0"/>
                <w:bCs/>
                <w:sz w:val="24"/>
                <w:szCs w:val="24"/>
              </w:rPr>
              <w:t>UIFR4</w:t>
            </w:r>
          </w:p>
        </w:tc>
        <w:tc>
          <w:tcPr>
            <w:tcW w:w="837" w:type="dxa"/>
          </w:tcPr>
          <w:p w14:paraId="79509D8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24B8819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5512CC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630298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0B632A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08C302C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C4D227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62F26B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09ECEFE8"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401B0FEF" w14:textId="77777777" w:rsidTr="006E2F0B">
        <w:trPr>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27DE445" w14:textId="77777777" w:rsidR="008E3E69" w:rsidRPr="008E3E69" w:rsidRDefault="008E3E69" w:rsidP="008E3E69">
            <w:pPr>
              <w:pStyle w:val="af3"/>
              <w:rPr>
                <w:b w:val="0"/>
                <w:bCs/>
                <w:sz w:val="24"/>
                <w:szCs w:val="24"/>
              </w:rPr>
            </w:pPr>
            <w:r w:rsidRPr="008E3E69">
              <w:rPr>
                <w:rFonts w:hint="eastAsia"/>
                <w:b w:val="0"/>
                <w:bCs/>
                <w:sz w:val="24"/>
                <w:szCs w:val="24"/>
              </w:rPr>
              <w:t>UIFR5</w:t>
            </w:r>
          </w:p>
        </w:tc>
        <w:tc>
          <w:tcPr>
            <w:tcW w:w="837" w:type="dxa"/>
          </w:tcPr>
          <w:p w14:paraId="02AAD88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6F42568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5EFDCFC2"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4A18331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1D6D15F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7CF0239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392D5B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31D903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30336E4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792B8804"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93F11BF" w14:textId="77777777" w:rsidR="008E3E69" w:rsidRPr="008E3E69" w:rsidRDefault="008E3E69" w:rsidP="008E3E69">
            <w:pPr>
              <w:pStyle w:val="af3"/>
              <w:rPr>
                <w:b w:val="0"/>
                <w:bCs/>
                <w:sz w:val="24"/>
                <w:szCs w:val="24"/>
              </w:rPr>
            </w:pPr>
            <w:r w:rsidRPr="008E3E69">
              <w:rPr>
                <w:rFonts w:hint="eastAsia"/>
                <w:b w:val="0"/>
                <w:bCs/>
                <w:sz w:val="24"/>
                <w:szCs w:val="24"/>
              </w:rPr>
              <w:t>UIFR6</w:t>
            </w:r>
          </w:p>
        </w:tc>
        <w:tc>
          <w:tcPr>
            <w:tcW w:w="837" w:type="dxa"/>
          </w:tcPr>
          <w:p w14:paraId="3398C8F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076394B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124DCFA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E2528D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29BB54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A85B54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688AB9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242B397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2949396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2EF39A3E"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60E07BA" w14:textId="77777777" w:rsidR="008E3E69" w:rsidRPr="008E3E69" w:rsidRDefault="008E3E69" w:rsidP="008E3E69">
            <w:pPr>
              <w:pStyle w:val="af3"/>
              <w:rPr>
                <w:b w:val="0"/>
                <w:bCs/>
                <w:sz w:val="24"/>
                <w:szCs w:val="24"/>
              </w:rPr>
            </w:pPr>
            <w:r w:rsidRPr="008E3E69">
              <w:rPr>
                <w:rFonts w:hint="eastAsia"/>
                <w:b w:val="0"/>
                <w:bCs/>
                <w:sz w:val="24"/>
                <w:szCs w:val="24"/>
              </w:rPr>
              <w:t>UIFR7</w:t>
            </w:r>
          </w:p>
        </w:tc>
        <w:tc>
          <w:tcPr>
            <w:tcW w:w="837" w:type="dxa"/>
          </w:tcPr>
          <w:p w14:paraId="334B313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66AC62E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7E5BE44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65265B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21608F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2627E2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778EDEF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3F0C44B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54B4963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62856E6B"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2710354" w14:textId="77777777" w:rsidR="008E3E69" w:rsidRPr="008E3E69" w:rsidRDefault="008E3E69" w:rsidP="008E3E69">
            <w:pPr>
              <w:pStyle w:val="af3"/>
              <w:rPr>
                <w:b w:val="0"/>
                <w:bCs/>
                <w:sz w:val="24"/>
                <w:szCs w:val="24"/>
              </w:rPr>
            </w:pPr>
            <w:r w:rsidRPr="008E3E69">
              <w:rPr>
                <w:rFonts w:hint="eastAsia"/>
                <w:b w:val="0"/>
                <w:bCs/>
                <w:sz w:val="24"/>
                <w:szCs w:val="24"/>
              </w:rPr>
              <w:t>UIFR8</w:t>
            </w:r>
          </w:p>
        </w:tc>
        <w:tc>
          <w:tcPr>
            <w:tcW w:w="837" w:type="dxa"/>
          </w:tcPr>
          <w:p w14:paraId="5499A04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24A7B4AB"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0CABFE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D314BE7"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373992D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6C4201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1D10239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F314C4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7147975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288E0CE6"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3E9F748" w14:textId="77777777" w:rsidR="008E3E69" w:rsidRPr="008E3E69" w:rsidRDefault="008E3E69" w:rsidP="008E3E69">
            <w:pPr>
              <w:pStyle w:val="af3"/>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1</w:t>
            </w:r>
          </w:p>
        </w:tc>
        <w:tc>
          <w:tcPr>
            <w:tcW w:w="837" w:type="dxa"/>
          </w:tcPr>
          <w:p w14:paraId="31C05B0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3B70D52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2AE79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A86B3D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0CADDF6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56030E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64120D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B962C9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6B39EE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039472E1"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C91A167" w14:textId="77777777" w:rsidR="008E3E69" w:rsidRPr="008E3E69" w:rsidRDefault="008E3E69" w:rsidP="008E3E69">
            <w:pPr>
              <w:pStyle w:val="af3"/>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2</w:t>
            </w:r>
          </w:p>
        </w:tc>
        <w:tc>
          <w:tcPr>
            <w:tcW w:w="837" w:type="dxa"/>
          </w:tcPr>
          <w:p w14:paraId="29E9E20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0C9213D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B0F25D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F2CB9E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1E476E3"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4B19D2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CE603C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5F2CE99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590A84C6"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59C1153A"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107D822" w14:textId="77777777" w:rsidR="008E3E69" w:rsidRPr="008E3E69" w:rsidRDefault="008E3E69" w:rsidP="008E3E69">
            <w:pPr>
              <w:pStyle w:val="af3"/>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3</w:t>
            </w:r>
          </w:p>
        </w:tc>
        <w:tc>
          <w:tcPr>
            <w:tcW w:w="837" w:type="dxa"/>
          </w:tcPr>
          <w:p w14:paraId="54FB8B9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5127B1D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ADF757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69A9BA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F733E8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733387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AF0A8B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D85569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1F56A33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bl>
    <w:p w14:paraId="58685B33" w14:textId="38DF8C28" w:rsidR="00896570" w:rsidRDefault="00896570" w:rsidP="008E3E69">
      <w:pPr>
        <w:pStyle w:val="af3"/>
      </w:pPr>
    </w:p>
    <w:p w14:paraId="7310B784" w14:textId="77777777" w:rsidR="0085778E" w:rsidRDefault="0085778E" w:rsidP="008E3E69">
      <w:pPr>
        <w:pStyle w:val="af3"/>
      </w:pPr>
    </w:p>
    <w:p w14:paraId="21BFC191" w14:textId="1CAF63DC" w:rsidR="008E3E69" w:rsidRPr="00896570" w:rsidRDefault="00896570" w:rsidP="00896570">
      <w:pPr>
        <w:widowControl/>
        <w:spacing w:before="0" w:after="0" w:line="240" w:lineRule="auto"/>
        <w:ind w:firstLineChars="0" w:firstLine="0"/>
        <w:jc w:val="left"/>
        <w:rPr>
          <w:rFonts w:ascii="標楷體" w:hAnsi="標楷體" w:cstheme="majorBidi"/>
          <w:bCs/>
          <w:kern w:val="0"/>
          <w:szCs w:val="72"/>
          <w:lang w:val="zh-TW"/>
        </w:rPr>
      </w:pPr>
      <w:r>
        <w:br w:type="page"/>
      </w:r>
    </w:p>
    <w:p w14:paraId="3E240338" w14:textId="7B27B712" w:rsidR="00615A1B" w:rsidRDefault="000866E5" w:rsidP="001A69EB">
      <w:pPr>
        <w:pStyle w:val="1"/>
        <w:spacing w:before="360" w:after="360"/>
        <w:ind w:leftChars="-1" w:left="-3" w:right="280" w:firstLineChars="1" w:firstLine="4"/>
      </w:pPr>
      <w:bookmarkStart w:id="90" w:name="_Toc122381672"/>
      <w:r>
        <w:rPr>
          <w:rFonts w:hint="eastAsia"/>
        </w:rPr>
        <w:lastRenderedPageBreak/>
        <w:t>第</w:t>
      </w:r>
      <w:r>
        <w:rPr>
          <w:rFonts w:hint="eastAsia"/>
        </w:rPr>
        <w:t>4</w:t>
      </w:r>
      <w:r>
        <w:rPr>
          <w:rFonts w:hint="eastAsia"/>
        </w:rPr>
        <w:t>章、實際執行方案</w:t>
      </w:r>
      <w:bookmarkEnd w:id="90"/>
    </w:p>
    <w:p w14:paraId="069C4F58" w14:textId="77777777" w:rsidR="00615A1B" w:rsidRDefault="00615A1B" w:rsidP="001A69EB">
      <w:pPr>
        <w:pStyle w:val="2"/>
        <w:spacing w:after="180"/>
        <w:ind w:leftChars="-1" w:left="-3" w:right="280" w:firstLineChars="1" w:firstLine="4"/>
      </w:pPr>
      <w:r>
        <w:rPr>
          <w:rFonts w:hint="eastAsia"/>
        </w:rPr>
        <w:t xml:space="preserve"> </w:t>
      </w:r>
      <w:bookmarkStart w:id="91" w:name="_Toc122381673"/>
      <w:r>
        <w:rPr>
          <w:rFonts w:hint="eastAsia"/>
        </w:rPr>
        <w:t>4.1</w:t>
      </w:r>
      <w:r>
        <w:rPr>
          <w:rFonts w:hint="eastAsia"/>
        </w:rPr>
        <w:t>、軟體</w:t>
      </w:r>
      <w:bookmarkEnd w:id="91"/>
    </w:p>
    <w:p w14:paraId="359C87D6" w14:textId="74AFD2F7" w:rsidR="00615A1B" w:rsidRDefault="00615A1B" w:rsidP="001A69EB">
      <w:pPr>
        <w:pStyle w:val="3"/>
        <w:spacing w:before="360" w:after="180"/>
        <w:ind w:leftChars="-1" w:left="-3" w:right="280" w:firstLineChars="1" w:firstLine="3"/>
      </w:pPr>
      <w:r>
        <w:rPr>
          <w:rFonts w:hint="eastAsia"/>
        </w:rPr>
        <w:t xml:space="preserve">  </w:t>
      </w:r>
      <w:r w:rsidR="00DF1D98">
        <w:rPr>
          <w:rFonts w:hint="eastAsia"/>
        </w:rPr>
        <w:t xml:space="preserve"> </w:t>
      </w:r>
      <w:bookmarkStart w:id="92" w:name="_Toc122381674"/>
      <w:r>
        <w:rPr>
          <w:rFonts w:hint="eastAsia"/>
        </w:rPr>
        <w:t>4.1.1</w:t>
      </w:r>
      <w:r>
        <w:rPr>
          <w:rFonts w:hint="eastAsia"/>
        </w:rPr>
        <w:t>、衣物辨識</w:t>
      </w:r>
      <w:bookmarkEnd w:id="92"/>
    </w:p>
    <w:p w14:paraId="183D3642" w14:textId="63A8D982" w:rsidR="00E27EBE" w:rsidRPr="00E27EBE" w:rsidRDefault="00E27EBE" w:rsidP="00E27EBE">
      <w:pPr>
        <w:pStyle w:val="afa"/>
      </w:pPr>
      <w:r>
        <w:rPr>
          <w:rFonts w:hint="eastAsia"/>
        </w:rPr>
        <w:t>補</w:t>
      </w:r>
    </w:p>
    <w:p w14:paraId="1A55E672" w14:textId="6C766A25" w:rsidR="00F67016" w:rsidRPr="00F67016" w:rsidRDefault="00F67016" w:rsidP="001A69EB">
      <w:pPr>
        <w:widowControl/>
        <w:spacing w:before="0" w:after="0" w:line="240" w:lineRule="auto"/>
        <w:ind w:firstLineChars="1" w:firstLine="3"/>
        <w:jc w:val="left"/>
      </w:pPr>
      <w:r>
        <w:br w:type="page"/>
      </w:r>
    </w:p>
    <w:p w14:paraId="5113DE4E" w14:textId="6F959716" w:rsidR="00615A1B" w:rsidRDefault="00615A1B" w:rsidP="001A69EB">
      <w:pPr>
        <w:pStyle w:val="3"/>
        <w:spacing w:before="360" w:after="180"/>
        <w:ind w:leftChars="-1" w:left="-3" w:right="280" w:firstLineChars="1" w:firstLine="3"/>
      </w:pPr>
      <w:r>
        <w:rPr>
          <w:rFonts w:hint="eastAsia"/>
        </w:rPr>
        <w:lastRenderedPageBreak/>
        <w:t xml:space="preserve"> </w:t>
      </w:r>
      <w:r w:rsidR="00DF1D98">
        <w:rPr>
          <w:rFonts w:hint="eastAsia"/>
        </w:rPr>
        <w:t xml:space="preserve"> </w:t>
      </w:r>
      <w:r>
        <w:rPr>
          <w:rFonts w:hint="eastAsia"/>
        </w:rPr>
        <w:t xml:space="preserve"> </w:t>
      </w:r>
      <w:bookmarkStart w:id="93" w:name="_Toc122381675"/>
      <w:r>
        <w:rPr>
          <w:rFonts w:hint="eastAsia"/>
        </w:rPr>
        <w:t>4.1.2</w:t>
      </w:r>
      <w:r>
        <w:rPr>
          <w:rFonts w:hint="eastAsia"/>
        </w:rPr>
        <w:t>、天氣資料</w:t>
      </w:r>
      <w:bookmarkEnd w:id="93"/>
    </w:p>
    <w:p w14:paraId="3347C5E6" w14:textId="4AE8928E" w:rsidR="00DF1D98" w:rsidRDefault="00097E01" w:rsidP="001A69EB">
      <w:pPr>
        <w:ind w:firstLineChars="1" w:firstLine="3"/>
        <w:rPr>
          <w:rFonts w:ascii="Times New Roman" w:hAnsi="Times New Roman" w:cs="Times New Roman"/>
        </w:rPr>
      </w:pPr>
      <w:r>
        <w:rPr>
          <w:rFonts w:ascii="Times New Roman" w:hAnsi="Times New Roman" w:cs="Times New Roman"/>
        </w:rPr>
        <w:tab/>
      </w:r>
      <w:r w:rsidR="002215E9">
        <w:rPr>
          <w:rFonts w:ascii="Times New Roman" w:hAnsi="Times New Roman" w:cs="Times New Roman" w:hint="eastAsia"/>
        </w:rPr>
        <w:t>在天氣資訊抓取方面</w:t>
      </w:r>
      <w:r w:rsidR="00DF1D98" w:rsidRPr="00FB2D9B">
        <w:rPr>
          <w:rFonts w:ascii="Times New Roman" w:hAnsi="Times New Roman" w:cs="Times New Roman"/>
        </w:rPr>
        <w:t>Python</w:t>
      </w:r>
      <w:r w:rsidR="00DF1D98" w:rsidRPr="00FB2D9B">
        <w:rPr>
          <w:rFonts w:ascii="Times New Roman" w:hAnsi="Times New Roman" w:cs="Times New Roman"/>
        </w:rPr>
        <w:t>會使用</w:t>
      </w:r>
      <w:r w:rsidR="00DF1D98" w:rsidRPr="00FB2D9B">
        <w:rPr>
          <w:rFonts w:ascii="Times New Roman" w:hAnsi="Times New Roman" w:cs="Times New Roman"/>
        </w:rPr>
        <w:t>Request</w:t>
      </w:r>
      <w:r w:rsidR="00DF1D98">
        <w:rPr>
          <w:rFonts w:ascii="標楷體" w:hAnsi="標楷體" w:cs="標楷體" w:hint="eastAsia"/>
        </w:rPr>
        <w:t>與BeautifulSoup4</w:t>
      </w:r>
      <w:r w:rsidR="00DF1D98" w:rsidRPr="00FB2D9B">
        <w:rPr>
          <w:rFonts w:ascii="Times New Roman" w:hAnsi="Times New Roman" w:cs="Times New Roman"/>
        </w:rPr>
        <w:t>套件透過中央氣象局所提供的</w:t>
      </w:r>
      <w:r w:rsidR="00DF1D98" w:rsidRPr="00FB2D9B">
        <w:rPr>
          <w:rFonts w:ascii="Times New Roman" w:hAnsi="Times New Roman" w:cs="Times New Roman"/>
        </w:rPr>
        <w:t>API</w:t>
      </w:r>
      <w:r w:rsidR="00DF1D98" w:rsidRPr="00FB2D9B">
        <w:rPr>
          <w:rFonts w:ascii="Times New Roman" w:hAnsi="Times New Roman" w:cs="Times New Roman"/>
        </w:rPr>
        <w:t>進行網頁爬蟲</w:t>
      </w:r>
      <w:r w:rsidR="00DF1D98">
        <w:rPr>
          <w:rFonts w:ascii="標楷體" w:hAnsi="標楷體" w:cs="標楷體" w:hint="eastAsia"/>
        </w:rPr>
        <w:t>抓取中央氣象局所提供之現存測站。</w:t>
      </w:r>
    </w:p>
    <w:p w14:paraId="398ACBFB" w14:textId="574B20C9" w:rsidR="00DF1D98" w:rsidRDefault="00097E01" w:rsidP="001A69EB">
      <w:pPr>
        <w:ind w:firstLineChars="1" w:firstLine="3"/>
        <w:rPr>
          <w:rFonts w:ascii="標楷體" w:hAnsi="標楷體" w:cs="標楷體"/>
        </w:rPr>
      </w:pPr>
      <w:r>
        <w:rPr>
          <w:rFonts w:ascii="標楷體" w:hAnsi="標楷體" w:cs="標楷體"/>
        </w:rPr>
        <w:tab/>
      </w:r>
      <w:r w:rsidR="00DF1D98">
        <w:rPr>
          <w:rFonts w:ascii="標楷體" w:hAnsi="標楷體" w:cs="標楷體" w:hint="eastAsia"/>
        </w:rPr>
        <w:t>為求處理速度與解決不定時更新站別所造成的</w:t>
      </w:r>
      <w:proofErr w:type="gramStart"/>
      <w:r w:rsidR="00DF1D98">
        <w:rPr>
          <w:rFonts w:ascii="標楷體" w:hAnsi="標楷體" w:cs="標楷體" w:hint="eastAsia"/>
        </w:rPr>
        <w:t>不</w:t>
      </w:r>
      <w:proofErr w:type="gramEnd"/>
      <w:r w:rsidR="00DF1D98">
        <w:rPr>
          <w:rFonts w:ascii="標楷體" w:hAnsi="標楷體" w:cs="標楷體" w:hint="eastAsia"/>
        </w:rPr>
        <w:t>穩定性，我們事先</w:t>
      </w:r>
      <w:proofErr w:type="gramStart"/>
      <w:r w:rsidR="00DF1D98">
        <w:rPr>
          <w:rFonts w:ascii="標楷體" w:hAnsi="標楷體" w:cs="標楷體" w:hint="eastAsia"/>
        </w:rPr>
        <w:t>寫了排程</w:t>
      </w:r>
      <w:proofErr w:type="gramEnd"/>
      <w:r w:rsidR="00DF1D98">
        <w:rPr>
          <w:rFonts w:ascii="標楷體" w:hAnsi="標楷體" w:cs="標楷體" w:hint="eastAsia"/>
        </w:rPr>
        <w:t>演算法在固定時間內重新</w:t>
      </w:r>
      <w:proofErr w:type="gramStart"/>
      <w:r w:rsidR="00DF1D98">
        <w:rPr>
          <w:rFonts w:ascii="標楷體" w:hAnsi="標楷體" w:cs="標楷體" w:hint="eastAsia"/>
        </w:rPr>
        <w:t>抓取站別資料</w:t>
      </w:r>
      <w:proofErr w:type="gramEnd"/>
      <w:r w:rsidR="00DF1D98">
        <w:rPr>
          <w:rFonts w:ascii="標楷體" w:hAnsi="標楷體" w:cs="標楷體" w:hint="eastAsia"/>
        </w:rPr>
        <w:t>，並將縣市</w:t>
      </w:r>
      <w:proofErr w:type="gramStart"/>
      <w:r w:rsidR="00DF1D98">
        <w:rPr>
          <w:rFonts w:ascii="標楷體" w:hAnsi="標楷體" w:cs="標楷體" w:hint="eastAsia"/>
        </w:rPr>
        <w:t>與站別分為</w:t>
      </w:r>
      <w:proofErr w:type="gramEnd"/>
      <w:r w:rsidR="00DF1D98">
        <w:rPr>
          <w:rFonts w:ascii="標楷體" w:hAnsi="標楷體" w:cs="標楷體" w:hint="eastAsia"/>
        </w:rPr>
        <w:t>兩個部分存入資料庫做正規化方便取用。</w:t>
      </w:r>
    </w:p>
    <w:p w14:paraId="50B4B7F9" w14:textId="4E571500" w:rsidR="00DF1D98" w:rsidRPr="00B82E73" w:rsidRDefault="00B82E73" w:rsidP="001A69EB">
      <w:pPr>
        <w:ind w:firstLineChars="1" w:firstLine="3"/>
        <w:rPr>
          <w:rFonts w:ascii="標楷體" w:hAnsi="標楷體" w:cs="標楷體"/>
          <w:color w:val="auto"/>
          <w:sz w:val="24"/>
        </w:rPr>
      </w:pPr>
      <w:r>
        <w:rPr>
          <w:rFonts w:ascii="標楷體" w:hAnsi="標楷體" w:cs="標楷體" w:hint="eastAsia"/>
        </w:rPr>
        <w:t>隨後，利用中央氣象局所提供API來獲取天氣資訊(所獲得之資訊為JSON格式檔案，包含當日當時所需天氣資訊)。</w:t>
      </w:r>
    </w:p>
    <w:p w14:paraId="0C87D0EB" w14:textId="637FD13C" w:rsidR="00DF1D98" w:rsidRDefault="00DF1D98" w:rsidP="001A69EB">
      <w:pPr>
        <w:ind w:firstLineChars="1" w:firstLine="3"/>
        <w:rPr>
          <w:rFonts w:ascii="Times New Roman" w:hAnsi="Times New Roman" w:cs="Times New Roman"/>
        </w:rPr>
      </w:pPr>
      <w:r w:rsidRPr="00FB2D9B">
        <w:rPr>
          <w:rFonts w:ascii="Times New Roman" w:hAnsi="Times New Roman" w:cs="Times New Roman"/>
        </w:rPr>
        <w:t>所使用的</w:t>
      </w:r>
      <w:r w:rsidRPr="00FB2D9B">
        <w:rPr>
          <w:rFonts w:ascii="Times New Roman" w:hAnsi="Times New Roman" w:cs="Times New Roman"/>
        </w:rPr>
        <w:t>API</w:t>
      </w:r>
      <w:r w:rsidRPr="00FB2D9B">
        <w:rPr>
          <w:rFonts w:ascii="Times New Roman" w:hAnsi="Times New Roman" w:cs="Times New Roman"/>
        </w:rPr>
        <w:t>有兩者，分別為</w:t>
      </w:r>
      <w:r w:rsidRPr="00FB2D9B">
        <w:rPr>
          <w:rFonts w:ascii="Times New Roman" w:hAnsi="Times New Roman" w:cs="Times New Roman"/>
        </w:rPr>
        <w:t xml:space="preserve">: </w:t>
      </w:r>
    </w:p>
    <w:p w14:paraId="51668077" w14:textId="77777777" w:rsidR="00DF1D98" w:rsidRPr="00FB2D9B" w:rsidRDefault="00DF1D98" w:rsidP="001A69EB">
      <w:pPr>
        <w:ind w:leftChars="143" w:left="400" w:firstLineChars="1" w:firstLine="3"/>
        <w:rPr>
          <w:rFonts w:ascii="Times New Roman" w:hAnsi="Times New Roman" w:cs="Times New Roman"/>
          <w:sz w:val="26"/>
        </w:rPr>
      </w:pPr>
      <w:r w:rsidRPr="00FB2D9B">
        <w:rPr>
          <w:rFonts w:ascii="Times New Roman" w:hAnsi="Times New Roman" w:cs="Times New Roman"/>
          <w:sz w:val="26"/>
        </w:rPr>
        <w:t>1.</w:t>
      </w:r>
      <w:r w:rsidRPr="00FB2D9B">
        <w:rPr>
          <w:rFonts w:ascii="Times New Roman" w:hAnsi="Times New Roman" w:cs="Times New Roman"/>
          <w:sz w:val="26"/>
        </w:rPr>
        <w:t>「</w:t>
      </w:r>
      <w:r w:rsidRPr="00FB2D9B">
        <w:rPr>
          <w:rFonts w:ascii="Times New Roman" w:eastAsia="MS Mincho" w:hAnsi="Times New Roman" w:cs="Times New Roman"/>
          <w:sz w:val="26"/>
        </w:rPr>
        <w:t>​</w:t>
      </w:r>
      <w:r w:rsidRPr="00FB2D9B">
        <w:rPr>
          <w:rFonts w:ascii="Times New Roman" w:hAnsi="Times New Roman" w:cs="Times New Roman"/>
          <w:sz w:val="26"/>
        </w:rPr>
        <w:t>/v1</w:t>
      </w:r>
      <w:r w:rsidRPr="00FB2D9B">
        <w:rPr>
          <w:rFonts w:ascii="Times New Roman" w:eastAsia="MS Mincho" w:hAnsi="Times New Roman" w:cs="Times New Roman"/>
          <w:sz w:val="26"/>
        </w:rPr>
        <w:t>​</w:t>
      </w:r>
      <w:r w:rsidRPr="00FB2D9B">
        <w:rPr>
          <w:rFonts w:ascii="Times New Roman" w:hAnsi="Times New Roman" w:cs="Times New Roman"/>
          <w:sz w:val="26"/>
        </w:rPr>
        <w:t>/rest</w:t>
      </w:r>
      <w:r w:rsidRPr="00FB2D9B">
        <w:rPr>
          <w:rFonts w:ascii="Times New Roman" w:eastAsia="MS Mincho" w:hAnsi="Times New Roman" w:cs="Times New Roman"/>
          <w:sz w:val="26"/>
        </w:rPr>
        <w:t>​</w:t>
      </w:r>
      <w:r w:rsidRPr="00FB2D9B">
        <w:rPr>
          <w:rFonts w:ascii="Times New Roman" w:hAnsi="Times New Roman" w:cs="Times New Roman"/>
          <w:sz w:val="26"/>
        </w:rPr>
        <w:t>/datastore</w:t>
      </w:r>
      <w:r w:rsidRPr="00FB2D9B">
        <w:rPr>
          <w:rFonts w:ascii="Times New Roman" w:eastAsia="MS Mincho" w:hAnsi="Times New Roman" w:cs="Times New Roman"/>
          <w:sz w:val="26"/>
        </w:rPr>
        <w:t>​</w:t>
      </w:r>
      <w:r w:rsidRPr="00FB2D9B">
        <w:rPr>
          <w:rFonts w:ascii="Times New Roman" w:hAnsi="Times New Roman" w:cs="Times New Roman"/>
          <w:sz w:val="26"/>
        </w:rPr>
        <w:t>/O-A0001-001</w:t>
      </w:r>
      <w:r w:rsidRPr="00FB2D9B">
        <w:rPr>
          <w:rFonts w:ascii="Times New Roman" w:hAnsi="Times New Roman" w:cs="Times New Roman"/>
          <w:sz w:val="26"/>
        </w:rPr>
        <w:t>自動氣象站</w:t>
      </w:r>
      <w:r w:rsidRPr="00FB2D9B">
        <w:rPr>
          <w:rFonts w:ascii="Times New Roman" w:hAnsi="Times New Roman" w:cs="Times New Roman"/>
          <w:sz w:val="26"/>
        </w:rPr>
        <w:t>-</w:t>
      </w:r>
      <w:r w:rsidRPr="00FB2D9B">
        <w:rPr>
          <w:rFonts w:ascii="Times New Roman" w:hAnsi="Times New Roman" w:cs="Times New Roman"/>
          <w:sz w:val="26"/>
        </w:rPr>
        <w:t>氣象觀測資料」</w:t>
      </w:r>
    </w:p>
    <w:p w14:paraId="645B3ECD" w14:textId="078A353B" w:rsidR="00DF1D98" w:rsidRPr="00E031E6" w:rsidRDefault="00DF1D98" w:rsidP="001A69EB">
      <w:pPr>
        <w:ind w:leftChars="143" w:left="400" w:firstLineChars="1" w:firstLine="3"/>
        <w:rPr>
          <w:rFonts w:ascii="Times New Roman" w:hAnsi="Times New Roman" w:cs="Times New Roman"/>
          <w:sz w:val="26"/>
        </w:rPr>
      </w:pPr>
      <w:r w:rsidRPr="00FB2D9B">
        <w:rPr>
          <w:rFonts w:ascii="Times New Roman" w:hAnsi="Times New Roman" w:cs="Times New Roman"/>
          <w:sz w:val="26"/>
        </w:rPr>
        <w:t>2.</w:t>
      </w:r>
      <w:r w:rsidRPr="00FB2D9B">
        <w:rPr>
          <w:rFonts w:ascii="Times New Roman" w:hAnsi="Times New Roman" w:cs="Times New Roman"/>
          <w:sz w:val="26"/>
        </w:rPr>
        <w:t>「</w:t>
      </w:r>
      <w:r w:rsidRPr="00FB2D9B">
        <w:rPr>
          <w:rFonts w:ascii="Times New Roman" w:eastAsia="MS Mincho" w:hAnsi="Times New Roman" w:cs="Times New Roman"/>
          <w:sz w:val="26"/>
        </w:rPr>
        <w:t>​</w:t>
      </w:r>
      <w:r w:rsidRPr="00FB2D9B">
        <w:rPr>
          <w:rFonts w:ascii="Times New Roman" w:hAnsi="Times New Roman" w:cs="Times New Roman"/>
          <w:sz w:val="26"/>
        </w:rPr>
        <w:t>/v1</w:t>
      </w:r>
      <w:r w:rsidRPr="00FB2D9B">
        <w:rPr>
          <w:rFonts w:ascii="Times New Roman" w:eastAsia="MS Mincho" w:hAnsi="Times New Roman" w:cs="Times New Roman"/>
          <w:sz w:val="26"/>
        </w:rPr>
        <w:t>​</w:t>
      </w:r>
      <w:r w:rsidRPr="00FB2D9B">
        <w:rPr>
          <w:rFonts w:ascii="Times New Roman" w:hAnsi="Times New Roman" w:cs="Times New Roman"/>
          <w:sz w:val="26"/>
        </w:rPr>
        <w:t>/rest</w:t>
      </w:r>
      <w:r w:rsidRPr="00FB2D9B">
        <w:rPr>
          <w:rFonts w:ascii="Times New Roman" w:eastAsia="MS Mincho" w:hAnsi="Times New Roman" w:cs="Times New Roman"/>
          <w:sz w:val="26"/>
        </w:rPr>
        <w:t>​</w:t>
      </w:r>
      <w:r w:rsidRPr="00FB2D9B">
        <w:rPr>
          <w:rFonts w:ascii="Times New Roman" w:hAnsi="Times New Roman" w:cs="Times New Roman"/>
          <w:sz w:val="26"/>
        </w:rPr>
        <w:t>/datastore</w:t>
      </w:r>
      <w:r w:rsidRPr="00FB2D9B">
        <w:rPr>
          <w:rFonts w:ascii="Times New Roman" w:eastAsia="MS Mincho" w:hAnsi="Times New Roman" w:cs="Times New Roman"/>
          <w:sz w:val="26"/>
        </w:rPr>
        <w:t>​</w:t>
      </w:r>
      <w:r w:rsidRPr="00FB2D9B">
        <w:rPr>
          <w:rFonts w:ascii="Times New Roman" w:hAnsi="Times New Roman" w:cs="Times New Roman"/>
          <w:sz w:val="26"/>
        </w:rPr>
        <w:t>/O-A0003-001</w:t>
      </w:r>
      <w:r w:rsidRPr="00FB2D9B">
        <w:rPr>
          <w:rFonts w:ascii="Times New Roman" w:hAnsi="Times New Roman" w:cs="Times New Roman"/>
          <w:sz w:val="26"/>
        </w:rPr>
        <w:t>局屬氣象站</w:t>
      </w:r>
      <w:r w:rsidRPr="00FB2D9B">
        <w:rPr>
          <w:rFonts w:ascii="Times New Roman" w:hAnsi="Times New Roman" w:cs="Times New Roman"/>
          <w:sz w:val="26"/>
        </w:rPr>
        <w:t>-</w:t>
      </w:r>
      <w:r w:rsidRPr="00FB2D9B">
        <w:rPr>
          <w:rFonts w:ascii="Times New Roman" w:hAnsi="Times New Roman" w:cs="Times New Roman"/>
          <w:sz w:val="26"/>
        </w:rPr>
        <w:t>天氣觀測報告」</w:t>
      </w:r>
    </w:p>
    <w:p w14:paraId="1B853C0E" w14:textId="783598A1" w:rsidR="00DF1D98" w:rsidRDefault="00097E01" w:rsidP="001A69EB">
      <w:pPr>
        <w:ind w:firstLineChars="1" w:firstLine="3"/>
        <w:rPr>
          <w:rFonts w:ascii="Times New Roman" w:hAnsi="Times New Roman" w:cs="Times New Roman"/>
        </w:rPr>
      </w:pPr>
      <w:r>
        <w:rPr>
          <w:rFonts w:ascii="Times New Roman" w:hAnsi="Times New Roman" w:cs="Times New Roman"/>
        </w:rPr>
        <w:tab/>
      </w:r>
      <w:r w:rsidR="00DF1D98" w:rsidRPr="00FB2D9B">
        <w:rPr>
          <w:rFonts w:ascii="Times New Roman" w:hAnsi="Times New Roman" w:cs="Times New Roman"/>
        </w:rPr>
        <w:t>由於兩者所包含測站各不相同，因此先使用了</w:t>
      </w:r>
      <w:r w:rsidR="00B82E73">
        <w:rPr>
          <w:rFonts w:ascii="Times New Roman" w:hAnsi="Times New Roman" w:cs="Times New Roman" w:hint="eastAsia"/>
        </w:rPr>
        <w:t>上述用</w:t>
      </w:r>
      <w:r w:rsidR="00DF1D98" w:rsidRPr="00FB2D9B">
        <w:rPr>
          <w:rFonts w:ascii="Times New Roman" w:hAnsi="Times New Roman" w:cs="Times New Roman"/>
        </w:rPr>
        <w:t>正規表示法</w:t>
      </w:r>
      <w:r w:rsidR="00B82E73">
        <w:rPr>
          <w:rFonts w:ascii="Times New Roman" w:hAnsi="Times New Roman" w:cs="Times New Roman" w:hint="eastAsia"/>
        </w:rPr>
        <w:t>整理之</w:t>
      </w:r>
      <w:r w:rsidR="00DF1D98" w:rsidRPr="00FB2D9B">
        <w:rPr>
          <w:rFonts w:ascii="Times New Roman" w:hAnsi="Times New Roman" w:cs="Times New Roman"/>
        </w:rPr>
        <w:t>資訊，在確認是否正確擷取後進行雙重認證，認證完成即將資料</w:t>
      </w:r>
      <w:proofErr w:type="gramStart"/>
      <w:r w:rsidR="00DF1D98" w:rsidRPr="00FB2D9B">
        <w:rPr>
          <w:rFonts w:ascii="Times New Roman" w:hAnsi="Times New Roman" w:cs="Times New Roman"/>
        </w:rPr>
        <w:t>存儲送至</w:t>
      </w:r>
      <w:proofErr w:type="gramEnd"/>
      <w:r w:rsidR="00DF1D98" w:rsidRPr="00FB2D9B">
        <w:rPr>
          <w:rFonts w:ascii="Times New Roman" w:hAnsi="Times New Roman" w:cs="Times New Roman"/>
        </w:rPr>
        <w:t>前端介面中。</w:t>
      </w:r>
    </w:p>
    <w:p w14:paraId="33BFE496" w14:textId="00A38C1C" w:rsidR="002215E9" w:rsidRDefault="002215E9" w:rsidP="001A69EB">
      <w:pPr>
        <w:ind w:firstLineChars="1" w:firstLine="3"/>
        <w:rPr>
          <w:rFonts w:ascii="Times New Roman" w:hAnsi="Times New Roman" w:cs="Times New Roman"/>
        </w:rPr>
      </w:pPr>
      <w:r>
        <w:rPr>
          <w:rFonts w:ascii="Times New Roman" w:hAnsi="Times New Roman" w:cs="Times New Roman" w:hint="eastAsia"/>
        </w:rPr>
        <w:t>目前主要截取得天氣資訊如下</w:t>
      </w:r>
      <w:r>
        <w:rPr>
          <w:rFonts w:ascii="Times New Roman" w:hAnsi="Times New Roman" w:cs="Times New Roman" w:hint="eastAsia"/>
        </w:rPr>
        <w:t>:</w:t>
      </w:r>
    </w:p>
    <w:p w14:paraId="1D42CF23" w14:textId="271137B3" w:rsidR="002215E9" w:rsidRDefault="002215E9" w:rsidP="001A69EB">
      <w:pPr>
        <w:ind w:firstLineChars="1" w:firstLine="3"/>
        <w:rPr>
          <w:rFonts w:ascii="Times New Roman" w:hAnsi="Times New Roman" w:cs="Times New Roman"/>
        </w:rPr>
      </w:pPr>
    </w:p>
    <w:tbl>
      <w:tblPr>
        <w:tblStyle w:val="af1"/>
        <w:tblW w:w="0" w:type="auto"/>
        <w:tblInd w:w="0" w:type="dxa"/>
        <w:tblLook w:val="04A0" w:firstRow="1" w:lastRow="0" w:firstColumn="1" w:lastColumn="0" w:noHBand="0" w:noVBand="1"/>
      </w:tblPr>
      <w:tblGrid>
        <w:gridCol w:w="2767"/>
        <w:gridCol w:w="2767"/>
        <w:gridCol w:w="2768"/>
      </w:tblGrid>
      <w:tr w:rsidR="002215E9" w14:paraId="7E8D5712" w14:textId="77777777" w:rsidTr="002215E9">
        <w:tc>
          <w:tcPr>
            <w:tcW w:w="2767" w:type="dxa"/>
          </w:tcPr>
          <w:p w14:paraId="5E18ACB4" w14:textId="77777777" w:rsidR="002215E9" w:rsidRDefault="002215E9" w:rsidP="001A69EB">
            <w:pPr>
              <w:ind w:firstLineChars="1" w:firstLine="3"/>
              <w:rPr>
                <w:rFonts w:ascii="Times New Roman" w:hAnsi="Times New Roman" w:cs="Times New Roman"/>
              </w:rPr>
            </w:pPr>
          </w:p>
        </w:tc>
        <w:tc>
          <w:tcPr>
            <w:tcW w:w="2767" w:type="dxa"/>
          </w:tcPr>
          <w:p w14:paraId="73A654D9" w14:textId="77777777" w:rsidR="002215E9" w:rsidRDefault="002215E9" w:rsidP="001A69EB">
            <w:pPr>
              <w:ind w:firstLineChars="1" w:firstLine="3"/>
              <w:rPr>
                <w:rFonts w:ascii="Times New Roman" w:hAnsi="Times New Roman" w:cs="Times New Roman"/>
              </w:rPr>
            </w:pPr>
          </w:p>
        </w:tc>
        <w:tc>
          <w:tcPr>
            <w:tcW w:w="2768" w:type="dxa"/>
          </w:tcPr>
          <w:p w14:paraId="4F11F268" w14:textId="77777777" w:rsidR="002215E9" w:rsidRDefault="002215E9" w:rsidP="001A69EB">
            <w:pPr>
              <w:ind w:firstLineChars="1" w:firstLine="3"/>
              <w:rPr>
                <w:rFonts w:ascii="Times New Roman" w:hAnsi="Times New Roman" w:cs="Times New Roman"/>
              </w:rPr>
            </w:pPr>
          </w:p>
        </w:tc>
      </w:tr>
      <w:tr w:rsidR="002215E9" w14:paraId="5ACCD7F6" w14:textId="77777777" w:rsidTr="002215E9">
        <w:tc>
          <w:tcPr>
            <w:tcW w:w="2767" w:type="dxa"/>
          </w:tcPr>
          <w:p w14:paraId="0F523ED5" w14:textId="77777777" w:rsidR="002215E9" w:rsidRDefault="002215E9" w:rsidP="001A69EB">
            <w:pPr>
              <w:ind w:firstLineChars="1" w:firstLine="3"/>
              <w:rPr>
                <w:rFonts w:ascii="Times New Roman" w:hAnsi="Times New Roman" w:cs="Times New Roman"/>
              </w:rPr>
            </w:pPr>
          </w:p>
        </w:tc>
        <w:tc>
          <w:tcPr>
            <w:tcW w:w="2767" w:type="dxa"/>
          </w:tcPr>
          <w:p w14:paraId="61413D6E" w14:textId="69507D22" w:rsidR="002215E9" w:rsidRDefault="00097E01" w:rsidP="00097E01">
            <w:pPr>
              <w:pStyle w:val="afa"/>
            </w:pPr>
            <w:r>
              <w:rPr>
                <w:rFonts w:hint="eastAsia"/>
              </w:rPr>
              <w:t>補滿</w:t>
            </w:r>
          </w:p>
        </w:tc>
        <w:tc>
          <w:tcPr>
            <w:tcW w:w="2768" w:type="dxa"/>
          </w:tcPr>
          <w:p w14:paraId="1EDE8CD0" w14:textId="77777777" w:rsidR="002215E9" w:rsidRDefault="002215E9" w:rsidP="001A69EB">
            <w:pPr>
              <w:ind w:firstLineChars="1" w:firstLine="3"/>
              <w:rPr>
                <w:rFonts w:ascii="Times New Roman" w:hAnsi="Times New Roman" w:cs="Times New Roman"/>
              </w:rPr>
            </w:pPr>
          </w:p>
        </w:tc>
      </w:tr>
      <w:tr w:rsidR="002215E9" w14:paraId="7581A429" w14:textId="77777777" w:rsidTr="002215E9">
        <w:tc>
          <w:tcPr>
            <w:tcW w:w="2767" w:type="dxa"/>
          </w:tcPr>
          <w:p w14:paraId="7F85CE62" w14:textId="77777777" w:rsidR="002215E9" w:rsidRDefault="002215E9" w:rsidP="001A69EB">
            <w:pPr>
              <w:ind w:firstLineChars="1" w:firstLine="3"/>
              <w:rPr>
                <w:rFonts w:ascii="Times New Roman" w:hAnsi="Times New Roman" w:cs="Times New Roman"/>
              </w:rPr>
            </w:pPr>
          </w:p>
        </w:tc>
        <w:tc>
          <w:tcPr>
            <w:tcW w:w="2767" w:type="dxa"/>
          </w:tcPr>
          <w:p w14:paraId="4B4B7385" w14:textId="77777777" w:rsidR="002215E9" w:rsidRDefault="002215E9" w:rsidP="001A69EB">
            <w:pPr>
              <w:ind w:firstLineChars="1" w:firstLine="3"/>
              <w:rPr>
                <w:rFonts w:ascii="Times New Roman" w:hAnsi="Times New Roman" w:cs="Times New Roman"/>
              </w:rPr>
            </w:pPr>
          </w:p>
        </w:tc>
        <w:tc>
          <w:tcPr>
            <w:tcW w:w="2768" w:type="dxa"/>
          </w:tcPr>
          <w:p w14:paraId="289BA124" w14:textId="77777777" w:rsidR="002215E9" w:rsidRDefault="002215E9" w:rsidP="001A69EB">
            <w:pPr>
              <w:ind w:firstLineChars="1" w:firstLine="3"/>
              <w:rPr>
                <w:rFonts w:ascii="Times New Roman" w:hAnsi="Times New Roman" w:cs="Times New Roman"/>
              </w:rPr>
            </w:pPr>
          </w:p>
        </w:tc>
      </w:tr>
      <w:tr w:rsidR="002215E9" w14:paraId="75D60078" w14:textId="77777777" w:rsidTr="002215E9">
        <w:tc>
          <w:tcPr>
            <w:tcW w:w="2767" w:type="dxa"/>
          </w:tcPr>
          <w:p w14:paraId="0983C10B" w14:textId="77777777" w:rsidR="002215E9" w:rsidRDefault="002215E9" w:rsidP="001A69EB">
            <w:pPr>
              <w:ind w:firstLineChars="1" w:firstLine="3"/>
              <w:rPr>
                <w:rFonts w:ascii="Times New Roman" w:hAnsi="Times New Roman" w:cs="Times New Roman"/>
              </w:rPr>
            </w:pPr>
          </w:p>
        </w:tc>
        <w:tc>
          <w:tcPr>
            <w:tcW w:w="2767" w:type="dxa"/>
          </w:tcPr>
          <w:p w14:paraId="1E91781F" w14:textId="77777777" w:rsidR="002215E9" w:rsidRDefault="002215E9" w:rsidP="001A69EB">
            <w:pPr>
              <w:ind w:firstLineChars="1" w:firstLine="3"/>
              <w:rPr>
                <w:rFonts w:ascii="Times New Roman" w:hAnsi="Times New Roman" w:cs="Times New Roman"/>
              </w:rPr>
            </w:pPr>
          </w:p>
        </w:tc>
        <w:tc>
          <w:tcPr>
            <w:tcW w:w="2768" w:type="dxa"/>
          </w:tcPr>
          <w:p w14:paraId="4DBA0EC8" w14:textId="77777777" w:rsidR="002215E9" w:rsidRDefault="002215E9" w:rsidP="001A69EB">
            <w:pPr>
              <w:ind w:firstLineChars="1" w:firstLine="3"/>
              <w:rPr>
                <w:rFonts w:ascii="Times New Roman" w:hAnsi="Times New Roman" w:cs="Times New Roman"/>
              </w:rPr>
            </w:pPr>
          </w:p>
        </w:tc>
      </w:tr>
    </w:tbl>
    <w:p w14:paraId="6BE70FED" w14:textId="7D181422" w:rsidR="00D71136" w:rsidRDefault="002215E9" w:rsidP="00E27EBE">
      <w:pPr>
        <w:pStyle w:val="afc"/>
      </w:pPr>
      <w:r w:rsidRPr="002215E9">
        <w:rPr>
          <w:b w:val="0"/>
          <w:bCs w:val="0"/>
          <w:i/>
          <w:iCs/>
          <w:noProof/>
        </w:rPr>
        <w:lastRenderedPageBreak/>
        <w:drawing>
          <wp:anchor distT="0" distB="0" distL="114300" distR="114300" simplePos="0" relativeHeight="251697152" behindDoc="0" locked="0" layoutInCell="1" allowOverlap="1" wp14:anchorId="6D2F1EEA" wp14:editId="3A93E46C">
            <wp:simplePos x="0" y="0"/>
            <wp:positionH relativeFrom="margin">
              <wp:align>center</wp:align>
            </wp:positionH>
            <wp:positionV relativeFrom="paragraph">
              <wp:posOffset>36048</wp:posOffset>
            </wp:positionV>
            <wp:extent cx="5223801" cy="3924000"/>
            <wp:effectExtent l="0" t="0" r="0" b="63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223801" cy="3924000"/>
                    </a:xfrm>
                    <a:prstGeom prst="rect">
                      <a:avLst/>
                    </a:prstGeom>
                  </pic:spPr>
                </pic:pic>
              </a:graphicData>
            </a:graphic>
            <wp14:sizeRelH relativeFrom="margin">
              <wp14:pctWidth>0</wp14:pctWidth>
            </wp14:sizeRelH>
            <wp14:sizeRelV relativeFrom="margin">
              <wp14:pctHeight>0</wp14:pctHeight>
            </wp14:sizeRelV>
          </wp:anchor>
        </w:drawing>
      </w:r>
      <w:r w:rsidRPr="002215E9">
        <w:rPr>
          <w:rFonts w:hint="eastAsia"/>
          <w:b w:val="0"/>
          <w:bCs w:val="0"/>
          <w:i/>
          <w:iCs/>
        </w:rPr>
        <w:t xml:space="preserve">   </w:t>
      </w:r>
      <w:r w:rsidRPr="004672A2">
        <w:rPr>
          <w:rFonts w:hint="eastAsia"/>
        </w:rPr>
        <w:t>存入資料庫流程圖</w:t>
      </w:r>
    </w:p>
    <w:p w14:paraId="2B391FE7" w14:textId="4C62F9B6" w:rsidR="00D71136" w:rsidRDefault="00D71136" w:rsidP="00D71136">
      <w:pPr>
        <w:pStyle w:val="afa"/>
      </w:pPr>
      <w:r>
        <w:rPr>
          <w:rFonts w:hint="eastAsia"/>
        </w:rPr>
        <w:t>&lt;</w:t>
      </w:r>
      <w:r>
        <w:rPr>
          <w:rFonts w:hint="eastAsia"/>
        </w:rPr>
        <w:t>實際畫面</w:t>
      </w:r>
      <w:r>
        <w:rPr>
          <w:rFonts w:hint="eastAsia"/>
        </w:rPr>
        <w:t>&gt;</w:t>
      </w:r>
    </w:p>
    <w:p w14:paraId="3F3CD470" w14:textId="1BAE90CD" w:rsidR="00D71136" w:rsidRPr="00D71136" w:rsidRDefault="00D71136" w:rsidP="00D71136">
      <w:pPr>
        <w:widowControl/>
        <w:spacing w:before="0" w:after="0" w:line="240" w:lineRule="auto"/>
        <w:ind w:firstLineChars="0" w:firstLine="0"/>
        <w:jc w:val="left"/>
      </w:pPr>
      <w:r>
        <w:br w:type="page"/>
      </w:r>
    </w:p>
    <w:p w14:paraId="02442DB5" w14:textId="6F1543D3" w:rsidR="00615A1B" w:rsidRDefault="00EE0883" w:rsidP="00EE0883">
      <w:pPr>
        <w:pStyle w:val="3"/>
        <w:spacing w:before="360" w:after="180"/>
        <w:ind w:left="961" w:hanging="961"/>
      </w:pPr>
      <w:r>
        <w:rPr>
          <w:rFonts w:hint="eastAsia"/>
        </w:rPr>
        <w:lastRenderedPageBreak/>
        <w:t xml:space="preserve"> </w:t>
      </w:r>
      <w:r w:rsidR="006D00C1">
        <w:rPr>
          <w:rFonts w:hint="eastAsia"/>
        </w:rPr>
        <w:t xml:space="preserve">  </w:t>
      </w:r>
      <w:bookmarkStart w:id="94" w:name="_Toc122381676"/>
      <w:r w:rsidR="002215E9">
        <w:rPr>
          <w:rFonts w:hint="eastAsia"/>
        </w:rPr>
        <w:t>4.1.3</w:t>
      </w:r>
      <w:r w:rsidR="002215E9">
        <w:rPr>
          <w:rFonts w:hint="eastAsia"/>
        </w:rPr>
        <w:t>、衣物推薦演算法</w:t>
      </w:r>
      <w:bookmarkEnd w:id="94"/>
    </w:p>
    <w:p w14:paraId="37CF11FB" w14:textId="425C22B1" w:rsidR="0053074A" w:rsidRDefault="004F465E" w:rsidP="001A69EB">
      <w:pPr>
        <w:spacing w:before="240"/>
        <w:ind w:firstLineChars="1" w:firstLine="3"/>
        <w:rPr>
          <w:rFonts w:ascii="Times New Roman" w:hAnsi="Times New Roman" w:cs="Times New Roman"/>
        </w:rPr>
      </w:pPr>
      <w:r>
        <w:rPr>
          <w:rFonts w:ascii="Times New Roman" w:hAnsi="Times New Roman" w:cs="Times New Roman"/>
        </w:rPr>
        <w:tab/>
      </w:r>
      <w:r w:rsidR="0053074A" w:rsidRPr="00FB2D9B">
        <w:rPr>
          <w:rFonts w:ascii="Times New Roman" w:hAnsi="Times New Roman" w:cs="Times New Roman"/>
        </w:rPr>
        <w:t>在獲得了天氣資訊後，我們使用了「</w:t>
      </w:r>
      <w:r w:rsidR="0053074A" w:rsidRPr="00FB2D9B">
        <w:rPr>
          <w:rFonts w:ascii="Times New Roman" w:hAnsi="Times New Roman" w:cs="Times New Roman"/>
        </w:rPr>
        <w:t>26</w:t>
      </w:r>
      <w:r w:rsidR="0053074A" w:rsidRPr="00FB2D9B">
        <w:rPr>
          <w:rFonts w:ascii="Times New Roman" w:hAnsi="Times New Roman" w:cs="Times New Roman"/>
        </w:rPr>
        <w:t>度穿衣法則」，將人體</w:t>
      </w:r>
      <w:proofErr w:type="gramStart"/>
      <w:r w:rsidR="0053074A" w:rsidRPr="00FB2D9B">
        <w:rPr>
          <w:rFonts w:ascii="Times New Roman" w:hAnsi="Times New Roman" w:cs="Times New Roman"/>
        </w:rPr>
        <w:t>最</w:t>
      </w:r>
      <w:proofErr w:type="gramEnd"/>
      <w:r w:rsidR="0053074A" w:rsidRPr="00FB2D9B">
        <w:rPr>
          <w:rFonts w:ascii="Times New Roman" w:hAnsi="Times New Roman" w:cs="Times New Roman"/>
        </w:rPr>
        <w:t>適溫度定</w:t>
      </w:r>
      <w:r w:rsidR="0053074A">
        <w:rPr>
          <w:rFonts w:ascii="Times New Roman" w:hAnsi="Times New Roman" w:cs="Times New Roman" w:hint="eastAsia"/>
        </w:rPr>
        <w:t>在</w:t>
      </w:r>
      <w:r w:rsidR="0053074A" w:rsidRPr="00FB2D9B">
        <w:rPr>
          <w:rFonts w:ascii="Times New Roman" w:hAnsi="Times New Roman" w:cs="Times New Roman"/>
        </w:rPr>
        <w:t>了</w:t>
      </w:r>
      <w:r w:rsidR="0053074A" w:rsidRPr="00FB2D9B">
        <w:rPr>
          <w:rFonts w:ascii="Times New Roman" w:hAnsi="Times New Roman" w:cs="Times New Roman"/>
        </w:rPr>
        <w:t>26</w:t>
      </w:r>
      <w:r w:rsidR="0053074A" w:rsidRPr="00FB2D9B">
        <w:rPr>
          <w:rFonts w:ascii="Times New Roman" w:hAnsi="Times New Roman" w:cs="Times New Roman"/>
        </w:rPr>
        <w:t>度，並與當時溫差</w:t>
      </w:r>
      <w:r w:rsidR="0053074A">
        <w:rPr>
          <w:rFonts w:ascii="Times New Roman" w:hAnsi="Times New Roman" w:cs="Times New Roman" w:hint="eastAsia"/>
        </w:rPr>
        <w:t>得</w:t>
      </w:r>
      <w:r w:rsidR="0053074A" w:rsidRPr="00FB2D9B">
        <w:rPr>
          <w:rFonts w:ascii="Times New Roman" w:hAnsi="Times New Roman" w:cs="Times New Roman"/>
        </w:rPr>
        <w:t>比較，依據此參數來選擇衣物的種類，比如當日氣溫為</w:t>
      </w:r>
      <w:r w:rsidR="0053074A" w:rsidRPr="00FB2D9B">
        <w:rPr>
          <w:rFonts w:ascii="Times New Roman" w:hAnsi="Times New Roman" w:cs="Times New Roman"/>
        </w:rPr>
        <w:t>10</w:t>
      </w:r>
      <w:r w:rsidR="0053074A" w:rsidRPr="00FB2D9B">
        <w:rPr>
          <w:rFonts w:ascii="Times New Roman" w:hAnsi="Times New Roman" w:cs="Times New Roman"/>
        </w:rPr>
        <w:t>度，則溫差為</w:t>
      </w:r>
      <w:r w:rsidR="0053074A" w:rsidRPr="00FB2D9B">
        <w:rPr>
          <w:rFonts w:ascii="Times New Roman" w:hAnsi="Times New Roman" w:cs="Times New Roman"/>
        </w:rPr>
        <w:t>16</w:t>
      </w:r>
      <w:r w:rsidR="0053074A" w:rsidRPr="00FB2D9B">
        <w:rPr>
          <w:rFonts w:ascii="Times New Roman" w:hAnsi="Times New Roman" w:cs="Times New Roman"/>
        </w:rPr>
        <w:t>度，因此需選擇保暖度優先級較高的衣物</w:t>
      </w:r>
      <w:r w:rsidR="0053074A" w:rsidRPr="00FB2D9B">
        <w:rPr>
          <w:rFonts w:ascii="Times New Roman" w:hAnsi="Times New Roman" w:cs="Times New Roman"/>
        </w:rPr>
        <w:t>(</w:t>
      </w:r>
      <w:r w:rsidR="0053074A" w:rsidRPr="00FB2D9B">
        <w:rPr>
          <w:rFonts w:ascii="Times New Roman" w:hAnsi="Times New Roman" w:cs="Times New Roman"/>
        </w:rPr>
        <w:t>如毛衣、長褲等</w:t>
      </w:r>
      <w:r w:rsidR="0053074A" w:rsidRPr="00FB2D9B">
        <w:rPr>
          <w:rFonts w:ascii="Times New Roman" w:hAnsi="Times New Roman" w:cs="Times New Roman"/>
        </w:rPr>
        <w:t>)</w:t>
      </w:r>
      <w:r w:rsidR="0053074A" w:rsidRPr="00FB2D9B">
        <w:rPr>
          <w:rFonts w:ascii="Times New Roman" w:hAnsi="Times New Roman" w:cs="Times New Roman"/>
        </w:rPr>
        <w:t>，反之若當日氣溫為</w:t>
      </w:r>
      <w:r w:rsidR="0053074A" w:rsidRPr="00FB2D9B">
        <w:rPr>
          <w:rFonts w:ascii="Times New Roman" w:hAnsi="Times New Roman" w:cs="Times New Roman"/>
        </w:rPr>
        <w:t>30</w:t>
      </w:r>
      <w:r w:rsidR="0053074A" w:rsidRPr="00FB2D9B">
        <w:rPr>
          <w:rFonts w:ascii="Times New Roman" w:hAnsi="Times New Roman" w:cs="Times New Roman"/>
        </w:rPr>
        <w:t>度，則溫差為</w:t>
      </w:r>
      <w:r w:rsidR="0053074A" w:rsidRPr="00FB2D9B">
        <w:rPr>
          <w:rFonts w:ascii="Times New Roman" w:hAnsi="Times New Roman" w:cs="Times New Roman"/>
        </w:rPr>
        <w:t>-4</w:t>
      </w:r>
      <w:r w:rsidR="0053074A" w:rsidRPr="00FB2D9B">
        <w:rPr>
          <w:rFonts w:ascii="Times New Roman" w:hAnsi="Times New Roman" w:cs="Times New Roman"/>
        </w:rPr>
        <w:t>度，則不應選擇保暖度優先級較</w:t>
      </w:r>
      <w:r w:rsidR="0053074A">
        <w:rPr>
          <w:rFonts w:ascii="Times New Roman" w:hAnsi="Times New Roman" w:cs="Times New Roman" w:hint="eastAsia"/>
        </w:rPr>
        <w:t>高</w:t>
      </w:r>
      <w:r w:rsidR="0053074A" w:rsidRPr="00FB2D9B">
        <w:rPr>
          <w:rFonts w:ascii="Times New Roman" w:hAnsi="Times New Roman" w:cs="Times New Roman"/>
        </w:rPr>
        <w:t>的衣物。</w:t>
      </w:r>
    </w:p>
    <w:p w14:paraId="53233DA1" w14:textId="63ABB1F9" w:rsidR="00C622C3" w:rsidRPr="00FB2D9B" w:rsidRDefault="004F465E" w:rsidP="001A69EB">
      <w:pPr>
        <w:spacing w:before="240"/>
        <w:ind w:firstLineChars="1" w:firstLine="3"/>
        <w:rPr>
          <w:rFonts w:ascii="Times New Roman" w:hAnsi="Times New Roman" w:cs="Times New Roman"/>
        </w:rPr>
      </w:pPr>
      <w:r>
        <w:rPr>
          <w:rFonts w:ascii="Times New Roman" w:hAnsi="Times New Roman" w:cs="Times New Roman"/>
        </w:rPr>
        <w:tab/>
      </w:r>
      <w:r w:rsidR="0053074A" w:rsidRPr="00FB2D9B">
        <w:rPr>
          <w:rFonts w:ascii="Times New Roman" w:hAnsi="Times New Roman" w:cs="Times New Roman"/>
        </w:rPr>
        <w:t>除此之外演算法也會透過在資料庫中存儲的使用者個人喜好資料來做為依據調整其標準值。</w:t>
      </w:r>
    </w:p>
    <w:p w14:paraId="0A0027C0" w14:textId="0771E9FD" w:rsidR="00C622C3" w:rsidRDefault="00C622C3" w:rsidP="001A69EB">
      <w:pPr>
        <w:spacing w:before="240"/>
        <w:ind w:firstLineChars="1" w:firstLine="3"/>
        <w:rPr>
          <w:rFonts w:ascii="Times New Roman" w:hAnsi="Times New Roman" w:cs="Times New Roman"/>
        </w:rPr>
      </w:pPr>
      <w:r w:rsidRPr="00FB2D9B">
        <w:rPr>
          <w:rFonts w:ascii="Times New Roman" w:hAnsi="Times New Roman" w:cs="Times New Roman"/>
        </w:rPr>
        <w:t>公式如下：</w:t>
      </w:r>
      <m:oMath>
        <m:sSup>
          <m:sSupPr>
            <m:ctrlPr>
              <w:rPr>
                <w:rFonts w:ascii="Cambria Math" w:hAnsi="Cambria Math" w:cs="Times New Roman"/>
              </w:rPr>
            </m:ctrlPr>
          </m:sSupPr>
          <m:e>
            <m:d>
              <m:dPr>
                <m:ctrlPr>
                  <w:rPr>
                    <w:rFonts w:ascii="Cambria Math" w:hAnsi="Cambria Math" w:cs="Times New Roman"/>
                  </w:rPr>
                </m:ctrlPr>
              </m:dPr>
              <m:e>
                <m:r>
                  <m:rPr>
                    <m:sty m:val="bi"/>
                  </m:rPr>
                  <w:rPr>
                    <w:rFonts w:ascii="Cambria Math" w:hAnsi="Cambria Math" w:cs="Times New Roman"/>
                  </w:rPr>
                  <m:t>T</m:t>
                </m:r>
                <m:r>
                  <m:rPr>
                    <m:sty m:val="p"/>
                  </m:rPr>
                  <w:rPr>
                    <w:rFonts w:ascii="Cambria Math" w:hAnsi="Cambria Math" w:cs="Times New Roman"/>
                  </w:rPr>
                  <m:t>-</m:t>
                </m:r>
                <m:r>
                  <m:rPr>
                    <m:sty m:val="bi"/>
                  </m:rPr>
                  <w:rPr>
                    <w:rFonts w:ascii="Cambria Math" w:hAnsi="Cambria Math" w:cs="Times New Roman"/>
                  </w:rPr>
                  <m:t>U</m:t>
                </m:r>
              </m:e>
            </m:d>
            <m:r>
              <m:rPr>
                <m:sty m:val="p"/>
              </m:rPr>
              <w:rPr>
                <w:rFonts w:ascii="Cambria Math" w:hAnsi="Cambria Math" w:cs="Times New Roman"/>
              </w:rPr>
              <m:t>-</m:t>
            </m:r>
            <m:d>
              <m:dPr>
                <m:ctrlPr>
                  <w:rPr>
                    <w:rFonts w:ascii="Cambria Math" w:hAnsi="Cambria Math" w:cs="Times New Roman"/>
                  </w:rPr>
                </m:ctrlPr>
              </m:dPr>
              <m:e>
                <m:r>
                  <m:rPr>
                    <m:sty m:val="bi"/>
                  </m:rPr>
                  <w:rPr>
                    <w:rFonts w:ascii="Cambria Math" w:hAnsi="Cambria Math" w:cs="Times New Roman"/>
                  </w:rPr>
                  <m:t>N</m:t>
                </m:r>
                <m:r>
                  <m:rPr>
                    <m:sty m:val="p"/>
                  </m:rPr>
                  <w:rPr>
                    <w:rFonts w:ascii="Cambria Math" w:hAnsi="Cambria Math" w:cs="Times New Roman"/>
                  </w:rPr>
                  <m:t>*</m:t>
                </m:r>
                <m:r>
                  <m:rPr>
                    <m:sty m:val="b"/>
                  </m:rPr>
                  <w:rPr>
                    <w:rFonts w:ascii="Cambria Math" w:hAnsi="Cambria Math" w:cs="Times New Roman"/>
                  </w:rPr>
                  <m:t>W</m:t>
                </m:r>
                <m:r>
                  <m:rPr>
                    <m:sty m:val="bi"/>
                  </m:rPr>
                  <w:rPr>
                    <w:rFonts w:ascii="Cambria Math" w:hAnsi="Cambria Math" w:cs="Times New Roman"/>
                  </w:rPr>
                  <m:t>S</m:t>
                </m:r>
              </m:e>
            </m:d>
            <m:r>
              <m:rPr>
                <m:sty m:val="p"/>
              </m:rPr>
              <w:rPr>
                <w:rFonts w:ascii="Cambria Math" w:hAnsi="Cambria Math" w:cs="Times New Roman"/>
              </w:rPr>
              <m:t>+(</m:t>
            </m:r>
            <m:r>
              <m:rPr>
                <m:sty m:val="b"/>
              </m:rPr>
              <w:rPr>
                <w:rFonts w:ascii="Cambria Math" w:hAnsi="Cambria Math" w:cs="Times New Roman"/>
              </w:rPr>
              <m:t>C</m:t>
            </m:r>
            <m:r>
              <m:rPr>
                <m:sty m:val="p"/>
              </m:rPr>
              <w:rPr>
                <w:rFonts w:ascii="Cambria Math" w:hAnsi="Cambria Math" w:cs="Times New Roman"/>
              </w:rPr>
              <m:t>)</m:t>
            </m:r>
          </m:e>
          <m:sup/>
        </m:sSup>
      </m:oMath>
      <w:r w:rsidRPr="00FB2D9B">
        <w:rPr>
          <w:rFonts w:ascii="Times New Roman" w:hAnsi="Times New Roman" w:cs="Times New Roman"/>
        </w:rPr>
        <w:t>，</w:t>
      </w:r>
      <w:r w:rsidRPr="00654715">
        <w:rPr>
          <w:rFonts w:ascii="Times New Roman" w:hAnsi="Times New Roman" w:cs="Times New Roman"/>
        </w:rPr>
        <w:t>T</w:t>
      </w:r>
      <w:r w:rsidRPr="00FB2D9B">
        <w:rPr>
          <w:rFonts w:ascii="Times New Roman" w:hAnsi="Times New Roman" w:cs="Times New Roman"/>
        </w:rPr>
        <w:t>為</w:t>
      </w:r>
      <w:r w:rsidRPr="00FB2D9B">
        <w:rPr>
          <w:rFonts w:ascii="Times New Roman" w:hAnsi="Times New Roman" w:cs="Times New Roman"/>
        </w:rPr>
        <w:t>26</w:t>
      </w:r>
      <w:r w:rsidRPr="00FB2D9B">
        <w:rPr>
          <w:rFonts w:ascii="Times New Roman" w:hAnsi="Times New Roman" w:cs="Times New Roman"/>
        </w:rPr>
        <w:t>度標準值，可利用使用者喜好設定值</w:t>
      </w:r>
      <w:r w:rsidRPr="00654715">
        <w:rPr>
          <w:rFonts w:ascii="Times New Roman" w:hAnsi="Times New Roman" w:cs="Times New Roman"/>
        </w:rPr>
        <w:t>U</w:t>
      </w:r>
      <w:r w:rsidRPr="00FB2D9B">
        <w:rPr>
          <w:rFonts w:ascii="Times New Roman" w:hAnsi="Times New Roman" w:cs="Times New Roman"/>
        </w:rPr>
        <w:t>進行加減，</w:t>
      </w:r>
      <w:r w:rsidRPr="00654715">
        <w:rPr>
          <w:rFonts w:ascii="Times New Roman" w:hAnsi="Times New Roman" w:cs="Times New Roman"/>
        </w:rPr>
        <w:t>N</w:t>
      </w:r>
      <w:r w:rsidRPr="00FB2D9B">
        <w:rPr>
          <w:rFonts w:ascii="Times New Roman" w:hAnsi="Times New Roman" w:cs="Times New Roman"/>
        </w:rPr>
        <w:t>為目前溫度與每件衣物的天氣</w:t>
      </w:r>
      <w:proofErr w:type="gramStart"/>
      <w:r w:rsidRPr="00FB2D9B">
        <w:rPr>
          <w:rFonts w:ascii="Times New Roman" w:hAnsi="Times New Roman" w:cs="Times New Roman"/>
        </w:rPr>
        <w:t>適配度</w:t>
      </w:r>
      <w:proofErr w:type="gramEnd"/>
      <w:r w:rsidRPr="00654715">
        <w:rPr>
          <w:rFonts w:ascii="Times New Roman" w:hAnsi="Times New Roman" w:cs="Times New Roman"/>
        </w:rPr>
        <w:t>(WS)</w:t>
      </w:r>
      <w:r w:rsidRPr="00FB2D9B">
        <w:rPr>
          <w:rFonts w:ascii="Times New Roman" w:hAnsi="Times New Roman" w:cs="Times New Roman"/>
        </w:rPr>
        <w:t>值進行相乘後，加上最後經由使用指設定的衣物搭配準則的分數後，進行平方即可獲得衣物</w:t>
      </w:r>
      <w:proofErr w:type="gramStart"/>
      <w:r w:rsidRPr="00FB2D9B">
        <w:rPr>
          <w:rFonts w:ascii="Times New Roman" w:hAnsi="Times New Roman" w:cs="Times New Roman"/>
        </w:rPr>
        <w:t>的穿搭準則</w:t>
      </w:r>
      <w:proofErr w:type="gramEnd"/>
      <w:r w:rsidRPr="00FB2D9B">
        <w:rPr>
          <w:rFonts w:ascii="Times New Roman" w:hAnsi="Times New Roman" w:cs="Times New Roman"/>
        </w:rPr>
        <w:t>分數。</w:t>
      </w:r>
    </w:p>
    <w:p w14:paraId="382A3221" w14:textId="4A9365BB" w:rsidR="00C622C3" w:rsidRDefault="004F465E" w:rsidP="004F465E">
      <w:pPr>
        <w:pStyle w:val="afa"/>
      </w:pPr>
      <w:r>
        <w:rPr>
          <w:rFonts w:hint="eastAsia"/>
        </w:rPr>
        <w:t>補</w:t>
      </w:r>
      <w:r w:rsidR="00AE039D">
        <w:rPr>
          <w:rFonts w:hint="eastAsia"/>
        </w:rPr>
        <w:t>完</w:t>
      </w:r>
    </w:p>
    <w:p w14:paraId="2313C774" w14:textId="48D767F6" w:rsidR="00C622C3" w:rsidRDefault="00C622C3" w:rsidP="001A69EB">
      <w:pPr>
        <w:widowControl/>
        <w:spacing w:before="0" w:after="0" w:line="240" w:lineRule="auto"/>
        <w:ind w:firstLineChars="1" w:firstLine="3"/>
        <w:jc w:val="left"/>
        <w:rPr>
          <w:rFonts w:ascii="Times New Roman" w:hAnsi="Times New Roman" w:cs="Times New Roman"/>
        </w:rPr>
      </w:pPr>
      <w:r>
        <w:rPr>
          <w:rFonts w:ascii="Times New Roman" w:hAnsi="Times New Roman" w:cs="Times New Roman"/>
        </w:rPr>
        <w:br w:type="page"/>
      </w:r>
    </w:p>
    <w:p w14:paraId="55F28F99" w14:textId="77777777" w:rsidR="00C622C3" w:rsidRDefault="00C622C3" w:rsidP="001A69EB">
      <w:pPr>
        <w:pStyle w:val="3"/>
        <w:spacing w:before="360" w:after="180"/>
        <w:ind w:leftChars="-1" w:left="-3" w:right="280" w:firstLineChars="1" w:firstLine="3"/>
      </w:pPr>
      <w:r>
        <w:rPr>
          <w:rFonts w:hint="eastAsia"/>
        </w:rPr>
        <w:lastRenderedPageBreak/>
        <w:t xml:space="preserve">   </w:t>
      </w:r>
      <w:bookmarkStart w:id="95" w:name="_Toc122381677"/>
      <w:r>
        <w:rPr>
          <w:rFonts w:hint="eastAsia"/>
        </w:rPr>
        <w:t>4.1.4</w:t>
      </w:r>
      <w:r>
        <w:rPr>
          <w:rFonts w:hint="eastAsia"/>
        </w:rPr>
        <w:t>、資料庫架設</w:t>
      </w:r>
      <w:bookmarkEnd w:id="95"/>
    </w:p>
    <w:p w14:paraId="7871CB27" w14:textId="36181636" w:rsidR="00C622C3" w:rsidRDefault="00C622C3" w:rsidP="001A69EB">
      <w:pPr>
        <w:pStyle w:val="a4"/>
        <w:keepNext/>
        <w:framePr w:wrap="around" w:hAnchor="page" w:x="4575" w:y="1059"/>
        <w:ind w:firstLineChars="1" w:firstLine="3"/>
      </w:pPr>
      <w:r>
        <w:rPr>
          <w:rFonts w:hint="eastAsia"/>
        </w:rPr>
        <w:t>表</w:t>
      </w:r>
      <w:r>
        <w:rPr>
          <w:rFonts w:hint="eastAsia"/>
        </w:rPr>
        <w:t xml:space="preserve"> 4</w:t>
      </w:r>
      <w:r w:rsidR="008E3E69">
        <w:t>.</w:t>
      </w:r>
      <w:r w:rsidR="008E3E69">
        <w:fldChar w:fldCharType="begin"/>
      </w:r>
      <w:r w:rsidR="008E3E69">
        <w:instrText xml:space="preserve"> SEQ </w:instrText>
      </w:r>
      <w:r w:rsidR="008E3E69">
        <w:instrText>表</w:instrText>
      </w:r>
      <w:r w:rsidR="008E3E69">
        <w:instrText xml:space="preserve"> \* ARABIC \s 1 </w:instrText>
      </w:r>
      <w:r w:rsidR="008E3E69">
        <w:fldChar w:fldCharType="separate"/>
      </w:r>
      <w:r w:rsidR="008E3E69">
        <w:rPr>
          <w:noProof/>
        </w:rPr>
        <w:t>1</w:t>
      </w:r>
      <w:r w:rsidR="008E3E69">
        <w:fldChar w:fldCharType="end"/>
      </w:r>
      <w:r w:rsidRPr="004022BC">
        <w:rPr>
          <w:rFonts w:hint="eastAsia"/>
          <w:noProof/>
        </w:rPr>
        <w:t>料庫表格關係</w:t>
      </w:r>
    </w:p>
    <w:p w14:paraId="47F84CB2" w14:textId="27F6494F" w:rsidR="00C622C3" w:rsidRDefault="00C622C3" w:rsidP="001A69EB">
      <w:pPr>
        <w:spacing w:before="240"/>
        <w:ind w:firstLineChars="1" w:firstLine="3"/>
        <w:rPr>
          <w:rFonts w:ascii="Times New Roman" w:hAnsi="Times New Roman" w:cs="Times New Roman"/>
        </w:rPr>
      </w:pPr>
      <w:r w:rsidRPr="00FB2D9B">
        <w:rPr>
          <w:rFonts w:ascii="Times New Roman" w:hAnsi="Times New Roman" w:cs="Times New Roman"/>
        </w:rPr>
        <w:t>資料庫的部分使用的是</w:t>
      </w:r>
      <w:r w:rsidRPr="00FB2D9B">
        <w:rPr>
          <w:rFonts w:ascii="Times New Roman" w:hAnsi="Times New Roman" w:cs="Times New Roman"/>
        </w:rPr>
        <w:t>Microsoft SQL Server</w:t>
      </w:r>
      <w:r w:rsidRPr="00FB2D9B">
        <w:rPr>
          <w:rFonts w:ascii="Times New Roman" w:hAnsi="Times New Roman" w:cs="Times New Roman"/>
        </w:rPr>
        <w:t>，使用工具為</w:t>
      </w:r>
      <w:proofErr w:type="spellStart"/>
      <w:r w:rsidRPr="00FB2D9B">
        <w:rPr>
          <w:rFonts w:ascii="Times New Roman" w:hAnsi="Times New Roman" w:cs="Times New Roman"/>
        </w:rPr>
        <w:t>DBeaver</w:t>
      </w:r>
      <w:proofErr w:type="spellEnd"/>
      <w:r w:rsidRPr="00FB2D9B">
        <w:rPr>
          <w:rFonts w:ascii="Times New Roman" w:hAnsi="Times New Roman" w:cs="Times New Roman"/>
        </w:rPr>
        <w:t>，</w:t>
      </w:r>
      <w:proofErr w:type="gramStart"/>
      <w:r w:rsidRPr="00FB2D9B">
        <w:rPr>
          <w:rFonts w:ascii="Times New Roman" w:hAnsi="Times New Roman" w:cs="Times New Roman"/>
        </w:rPr>
        <w:t>資料建表</w:t>
      </w:r>
      <w:proofErr w:type="gramEnd"/>
      <w:r>
        <w:rPr>
          <w:rFonts w:ascii="Times New Roman" w:hAnsi="Times New Roman" w:cs="Times New Roman" w:hint="eastAsia"/>
        </w:rPr>
        <w:t>(</w:t>
      </w:r>
      <w:r>
        <w:rPr>
          <w:rFonts w:ascii="Times New Roman" w:hAnsi="Times New Roman" w:cs="Times New Roman" w:hint="eastAsia"/>
        </w:rPr>
        <w:t>如表</w:t>
      </w:r>
      <w:r>
        <w:rPr>
          <w:rFonts w:ascii="Times New Roman" w:hAnsi="Times New Roman" w:cs="Times New Roman" w:hint="eastAsia"/>
        </w:rPr>
        <w:t>)</w:t>
      </w:r>
      <w:r w:rsidRPr="00FB2D9B">
        <w:rPr>
          <w:rFonts w:ascii="Times New Roman" w:hAnsi="Times New Roman" w:cs="Times New Roman"/>
        </w:rPr>
        <w:t>與關連</w:t>
      </w:r>
      <w:r w:rsidRPr="00FB2D9B">
        <w:rPr>
          <w:rFonts w:ascii="Times New Roman" w:hAnsi="Times New Roman" w:cs="Times New Roman"/>
        </w:rPr>
        <w:t>ER</w:t>
      </w:r>
      <w:r w:rsidRPr="00FB2D9B">
        <w:rPr>
          <w:rFonts w:ascii="Times New Roman" w:hAnsi="Times New Roman" w:cs="Times New Roman"/>
        </w:rPr>
        <w:t>圖</w:t>
      </w:r>
      <w:r>
        <w:rPr>
          <w:rFonts w:ascii="Times New Roman" w:hAnsi="Times New Roman" w:cs="Times New Roman" w:hint="eastAsia"/>
        </w:rPr>
        <w:t>(</w:t>
      </w:r>
      <w:r>
        <w:rPr>
          <w:rFonts w:ascii="Times New Roman" w:hAnsi="Times New Roman" w:cs="Times New Roman" w:hint="eastAsia"/>
        </w:rPr>
        <w:t>如圖</w:t>
      </w:r>
      <w:r>
        <w:rPr>
          <w:rFonts w:ascii="Times New Roman" w:hAnsi="Times New Roman" w:cs="Times New Roman" w:hint="eastAsia"/>
        </w:rPr>
        <w:t>)</w:t>
      </w:r>
      <w:r w:rsidRPr="00FB2D9B">
        <w:rPr>
          <w:rFonts w:ascii="Times New Roman" w:hAnsi="Times New Roman" w:cs="Times New Roman"/>
        </w:rPr>
        <w:t>如下</w:t>
      </w:r>
      <w:r>
        <w:rPr>
          <w:rFonts w:ascii="Times New Roman" w:hAnsi="Times New Roman" w:cs="Times New Roman" w:hint="eastAsia"/>
        </w:rPr>
        <w:t>：</w:t>
      </w:r>
    </w:p>
    <w:p w14:paraId="2E67122C" w14:textId="77777777" w:rsidR="00A764A0" w:rsidRPr="00FB2D9B" w:rsidRDefault="00A764A0" w:rsidP="001A69EB">
      <w:pPr>
        <w:spacing w:before="0" w:after="0" w:line="240" w:lineRule="auto"/>
        <w:ind w:firstLineChars="1" w:firstLine="3"/>
        <w:rPr>
          <w:rFonts w:ascii="Times New Roman" w:hAnsi="Times New Roman" w:cs="Times New Roman"/>
        </w:rPr>
      </w:pPr>
    </w:p>
    <w:tbl>
      <w:tblPr>
        <w:tblStyle w:val="12"/>
        <w:tblpPr w:leftFromText="180" w:rightFromText="180" w:vertAnchor="text" w:horzAnchor="margin" w:tblpY="314"/>
        <w:tblW w:w="8217" w:type="dxa"/>
        <w:tblLook w:val="04A0" w:firstRow="1" w:lastRow="0" w:firstColumn="1" w:lastColumn="0" w:noHBand="0" w:noVBand="1"/>
      </w:tblPr>
      <w:tblGrid>
        <w:gridCol w:w="2185"/>
        <w:gridCol w:w="1575"/>
        <w:gridCol w:w="1579"/>
        <w:gridCol w:w="2878"/>
      </w:tblGrid>
      <w:tr w:rsidR="00C622C3" w:rsidRPr="00FB2D9B" w14:paraId="4BEDFFF2" w14:textId="77777777" w:rsidTr="00C622C3">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654B2E1E" w14:textId="77777777" w:rsidR="00C622C3" w:rsidRPr="00FB2D9B" w:rsidRDefault="00C622C3" w:rsidP="001A69EB">
            <w:pPr>
              <w:ind w:firstLineChars="1" w:firstLine="3"/>
              <w:jc w:val="left"/>
            </w:pPr>
            <w:r w:rsidRPr="00FB2D9B">
              <w:t>資料庫</w:t>
            </w:r>
          </w:p>
        </w:tc>
        <w:tc>
          <w:tcPr>
            <w:tcW w:w="1575" w:type="dxa"/>
            <w:vAlign w:val="center"/>
          </w:tcPr>
          <w:p w14:paraId="103515A2" w14:textId="77777777" w:rsidR="00C622C3" w:rsidRPr="00FB2D9B" w:rsidRDefault="00C622C3" w:rsidP="001A69E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說明</w:t>
            </w:r>
          </w:p>
        </w:tc>
        <w:tc>
          <w:tcPr>
            <w:tcW w:w="1579" w:type="dxa"/>
            <w:vAlign w:val="center"/>
          </w:tcPr>
          <w:p w14:paraId="5F8BAE6F" w14:textId="77777777" w:rsidR="00C622C3" w:rsidRPr="00FB2D9B" w:rsidRDefault="00C622C3" w:rsidP="001A69E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範例</w:t>
            </w:r>
          </w:p>
        </w:tc>
        <w:tc>
          <w:tcPr>
            <w:tcW w:w="2878" w:type="dxa"/>
          </w:tcPr>
          <w:p w14:paraId="0CAFB636" w14:textId="77777777" w:rsidR="00C622C3" w:rsidRPr="00FB2D9B" w:rsidRDefault="00C622C3" w:rsidP="001A69E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關聯</w:t>
            </w:r>
          </w:p>
        </w:tc>
      </w:tr>
      <w:tr w:rsidR="00C622C3" w:rsidRPr="00FB2D9B" w14:paraId="27F016B1" w14:textId="77777777" w:rsidTr="00C622C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0480C7F3" w14:textId="77777777" w:rsidR="00C622C3" w:rsidRPr="00FB2D9B" w:rsidRDefault="00C622C3" w:rsidP="001A69EB">
            <w:pPr>
              <w:ind w:firstLineChars="1" w:firstLine="3"/>
              <w:jc w:val="left"/>
            </w:pPr>
            <w:r w:rsidRPr="00FB2D9B">
              <w:t>Category</w:t>
            </w:r>
          </w:p>
        </w:tc>
        <w:tc>
          <w:tcPr>
            <w:tcW w:w="3154" w:type="dxa"/>
            <w:gridSpan w:val="2"/>
            <w:vAlign w:val="center"/>
          </w:tcPr>
          <w:p w14:paraId="5B83715E"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衣物的分類</w:t>
            </w:r>
            <w:r w:rsidRPr="00FB2D9B">
              <w:t>:</w:t>
            </w:r>
          </w:p>
          <w:p w14:paraId="5CA116E9"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上半身、下半身</w:t>
            </w:r>
            <w:r w:rsidRPr="00FB2D9B">
              <w:t>…</w:t>
            </w:r>
          </w:p>
        </w:tc>
        <w:tc>
          <w:tcPr>
            <w:tcW w:w="2878" w:type="dxa"/>
          </w:tcPr>
          <w:p w14:paraId="2AF8DAD6"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用於分類衣物</w:t>
            </w:r>
          </w:p>
        </w:tc>
      </w:tr>
      <w:tr w:rsidR="00C622C3" w:rsidRPr="00FB2D9B" w14:paraId="0942ED97" w14:textId="77777777" w:rsidTr="00C622C3">
        <w:trPr>
          <w:trHeight w:val="784"/>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40A33AB3" w14:textId="77777777" w:rsidR="00C622C3" w:rsidRPr="00FB2D9B" w:rsidRDefault="00C622C3" w:rsidP="001A69EB">
            <w:pPr>
              <w:ind w:firstLineChars="1" w:firstLine="3"/>
              <w:jc w:val="left"/>
            </w:pPr>
            <w:proofErr w:type="spellStart"/>
            <w:r w:rsidRPr="00FB2D9B">
              <w:t>Sub_Category</w:t>
            </w:r>
            <w:proofErr w:type="spellEnd"/>
          </w:p>
        </w:tc>
        <w:tc>
          <w:tcPr>
            <w:tcW w:w="3154" w:type="dxa"/>
            <w:gridSpan w:val="2"/>
            <w:vAlign w:val="center"/>
          </w:tcPr>
          <w:p w14:paraId="510FB9EC"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衣物的子分類</w:t>
            </w:r>
          </w:p>
          <w:p w14:paraId="635C64DB"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長袖、短袖、短褲</w:t>
            </w:r>
            <w:r w:rsidRPr="00FB2D9B">
              <w:t>…</w:t>
            </w:r>
          </w:p>
        </w:tc>
        <w:tc>
          <w:tcPr>
            <w:tcW w:w="2878" w:type="dxa"/>
          </w:tcPr>
          <w:p w14:paraId="6A960264"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可辨識的衣物樣式，用於分類</w:t>
            </w:r>
          </w:p>
          <w:p w14:paraId="17E6B88E"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衣物與天氣</w:t>
            </w:r>
            <w:proofErr w:type="gramStart"/>
            <w:r w:rsidRPr="00FB2D9B">
              <w:t>適配度用於</w:t>
            </w:r>
            <w:proofErr w:type="gramEnd"/>
            <w:r w:rsidRPr="00FB2D9B">
              <w:t>推薦衣物演算法的參數</w:t>
            </w:r>
          </w:p>
        </w:tc>
      </w:tr>
      <w:tr w:rsidR="00C622C3" w:rsidRPr="00FB2D9B" w14:paraId="25819FC6" w14:textId="77777777" w:rsidTr="00C622C3">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67A170B3" w14:textId="77777777" w:rsidR="00C622C3" w:rsidRPr="00FB2D9B" w:rsidRDefault="00C622C3" w:rsidP="001A69EB">
            <w:pPr>
              <w:ind w:firstLineChars="1" w:firstLine="3"/>
              <w:jc w:val="left"/>
            </w:pPr>
            <w:r w:rsidRPr="00FB2D9B">
              <w:t>Color</w:t>
            </w:r>
          </w:p>
        </w:tc>
        <w:tc>
          <w:tcPr>
            <w:tcW w:w="3154" w:type="dxa"/>
            <w:gridSpan w:val="2"/>
            <w:vAlign w:val="center"/>
          </w:tcPr>
          <w:p w14:paraId="376D81BB"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衣物的顏色</w:t>
            </w:r>
          </w:p>
          <w:p w14:paraId="7F16C2B0"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紅、藍、黑</w:t>
            </w:r>
          </w:p>
        </w:tc>
        <w:tc>
          <w:tcPr>
            <w:tcW w:w="2878" w:type="dxa"/>
          </w:tcPr>
          <w:p w14:paraId="2737DF63"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可辨識的衣物顏色，用於分類</w:t>
            </w:r>
          </w:p>
        </w:tc>
      </w:tr>
      <w:tr w:rsidR="00C622C3" w:rsidRPr="00FB2D9B" w14:paraId="4491CD5F" w14:textId="77777777" w:rsidTr="00C622C3">
        <w:trPr>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8DB3B5A" w14:textId="77777777" w:rsidR="00C622C3" w:rsidRPr="00FB2D9B" w:rsidRDefault="00C622C3" w:rsidP="001A69EB">
            <w:pPr>
              <w:ind w:firstLineChars="1" w:firstLine="3"/>
              <w:jc w:val="left"/>
            </w:pPr>
            <w:proofErr w:type="spellStart"/>
            <w:r w:rsidRPr="00FB2D9B">
              <w:t>Color_Graph</w:t>
            </w:r>
            <w:proofErr w:type="spellEnd"/>
          </w:p>
        </w:tc>
        <w:tc>
          <w:tcPr>
            <w:tcW w:w="3154" w:type="dxa"/>
            <w:gridSpan w:val="2"/>
            <w:vAlign w:val="center"/>
          </w:tcPr>
          <w:p w14:paraId="0D80F664"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衣物顏色的適配圖</w:t>
            </w:r>
          </w:p>
          <w:p w14:paraId="27791633"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白</w:t>
            </w:r>
            <w:r w:rsidRPr="00FB2D9B">
              <w:t>(</w:t>
            </w:r>
            <w:r w:rsidRPr="00FB2D9B">
              <w:t>上</w:t>
            </w:r>
            <w:r w:rsidRPr="00FB2D9B">
              <w:t xml:space="preserve">) + </w:t>
            </w:r>
            <w:r w:rsidRPr="00FB2D9B">
              <w:t>白</w:t>
            </w:r>
            <w:r w:rsidRPr="00FB2D9B">
              <w:t>(</w:t>
            </w:r>
            <w:r w:rsidRPr="00FB2D9B">
              <w:t>下</w:t>
            </w:r>
            <w:r w:rsidRPr="00FB2D9B">
              <w:t>) = 5</w:t>
            </w:r>
          </w:p>
        </w:tc>
        <w:tc>
          <w:tcPr>
            <w:tcW w:w="2878" w:type="dxa"/>
          </w:tcPr>
          <w:p w14:paraId="6B555B05"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顏色</w:t>
            </w:r>
            <w:proofErr w:type="gramStart"/>
            <w:r w:rsidRPr="00FB2D9B">
              <w:t>適配度為</w:t>
            </w:r>
            <w:proofErr w:type="gramEnd"/>
            <w:r w:rsidRPr="00FB2D9B">
              <w:t>衣物推薦演算法的參數</w:t>
            </w:r>
          </w:p>
        </w:tc>
      </w:tr>
      <w:tr w:rsidR="00C622C3" w:rsidRPr="00FB2D9B" w14:paraId="147B0F3F" w14:textId="77777777" w:rsidTr="00C622C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28808769" w14:textId="77777777" w:rsidR="00C622C3" w:rsidRPr="00FB2D9B" w:rsidRDefault="00C622C3" w:rsidP="001A69EB">
            <w:pPr>
              <w:ind w:firstLineChars="1" w:firstLine="3"/>
              <w:jc w:val="left"/>
            </w:pPr>
            <w:proofErr w:type="spellStart"/>
            <w:r w:rsidRPr="00FB2D9B">
              <w:t>Clothes_Node</w:t>
            </w:r>
            <w:proofErr w:type="spellEnd"/>
          </w:p>
        </w:tc>
        <w:tc>
          <w:tcPr>
            <w:tcW w:w="3154" w:type="dxa"/>
            <w:gridSpan w:val="2"/>
            <w:vAlign w:val="center"/>
          </w:tcPr>
          <w:p w14:paraId="65D78F13" w14:textId="77777777" w:rsidR="00C622C3" w:rsidRPr="00FB2D9B" w:rsidRDefault="00C622C3" w:rsidP="001A69EB">
            <w:pPr>
              <w:spacing w:before="0" w:after="0"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衣物的詳細資訊</w:t>
            </w:r>
          </w:p>
          <w:p w14:paraId="1998B421" w14:textId="77777777" w:rsidR="00C622C3" w:rsidRPr="00FB2D9B" w:rsidRDefault="00C622C3" w:rsidP="001A69EB">
            <w:pPr>
              <w:spacing w:before="0" w:after="0"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顏色、樣式、拿取次數、資料存放位置</w:t>
            </w:r>
            <w:r w:rsidRPr="00FB2D9B">
              <w:t>…</w:t>
            </w:r>
          </w:p>
        </w:tc>
        <w:tc>
          <w:tcPr>
            <w:tcW w:w="2878" w:type="dxa"/>
          </w:tcPr>
          <w:p w14:paraId="124322DE"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負責用於管理衣物的詳細資訊</w:t>
            </w:r>
          </w:p>
          <w:p w14:paraId="349D6010"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作為衣物關聯圖形的節點</w:t>
            </w:r>
          </w:p>
        </w:tc>
      </w:tr>
      <w:tr w:rsidR="00C622C3" w:rsidRPr="00FB2D9B" w14:paraId="399DAA1A" w14:textId="77777777" w:rsidTr="00C622C3">
        <w:trPr>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500497A9" w14:textId="77777777" w:rsidR="00C622C3" w:rsidRPr="00FB2D9B" w:rsidRDefault="00C622C3" w:rsidP="001A69EB">
            <w:pPr>
              <w:ind w:firstLineChars="1" w:firstLine="3"/>
              <w:jc w:val="left"/>
            </w:pPr>
            <w:r w:rsidRPr="00FB2D9B">
              <w:t>City</w:t>
            </w:r>
          </w:p>
        </w:tc>
        <w:tc>
          <w:tcPr>
            <w:tcW w:w="3154" w:type="dxa"/>
            <w:gridSpan w:val="2"/>
            <w:vAlign w:val="center"/>
          </w:tcPr>
          <w:p w14:paraId="5B3B1BF0"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中央氣象局所提供縣市</w:t>
            </w:r>
          </w:p>
          <w:p w14:paraId="05ABB576"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台北、高雄</w:t>
            </w:r>
          </w:p>
        </w:tc>
        <w:tc>
          <w:tcPr>
            <w:tcW w:w="2878" w:type="dxa"/>
          </w:tcPr>
          <w:p w14:paraId="275D193B"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負責用於搜索天氣資訊</w:t>
            </w:r>
          </w:p>
        </w:tc>
      </w:tr>
      <w:tr w:rsidR="00A764A0" w:rsidRPr="00FB2D9B" w14:paraId="11EA56CB" w14:textId="77777777" w:rsidTr="002F00D4">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217" w:type="dxa"/>
            <w:gridSpan w:val="4"/>
            <w:vAlign w:val="center"/>
          </w:tcPr>
          <w:p w14:paraId="1830599B" w14:textId="0C31E28E" w:rsidR="00A764A0" w:rsidRPr="00A764A0" w:rsidRDefault="00A764A0" w:rsidP="001A69EB">
            <w:pPr>
              <w:spacing w:line="0" w:lineRule="atLeast"/>
              <w:ind w:firstLineChars="1" w:firstLine="3"/>
              <w:jc w:val="right"/>
              <w:rPr>
                <w:b w:val="0"/>
                <w:bCs w:val="0"/>
              </w:rPr>
            </w:pPr>
            <w:r w:rsidRPr="00A764A0">
              <w:rPr>
                <w:rFonts w:cs="Arial" w:hint="eastAsia"/>
                <w:b w:val="0"/>
                <w:bCs w:val="0"/>
              </w:rPr>
              <w:t>(</w:t>
            </w:r>
            <w:r w:rsidRPr="00A764A0">
              <w:rPr>
                <w:rFonts w:cs="Arial" w:hint="eastAsia"/>
                <w:b w:val="0"/>
                <w:bCs w:val="0"/>
              </w:rPr>
              <w:t>待續</w:t>
            </w:r>
            <w:r w:rsidRPr="00A764A0">
              <w:rPr>
                <w:rFonts w:cs="Arial" w:hint="eastAsia"/>
                <w:b w:val="0"/>
                <w:bCs w:val="0"/>
              </w:rPr>
              <w:t>)</w:t>
            </w:r>
          </w:p>
        </w:tc>
      </w:tr>
      <w:tr w:rsidR="00A764A0" w:rsidRPr="00FB2D9B" w14:paraId="03D6ACFB" w14:textId="77777777" w:rsidTr="002F00D4">
        <w:trPr>
          <w:trHeight w:val="390"/>
        </w:trPr>
        <w:tc>
          <w:tcPr>
            <w:cnfStyle w:val="001000000000" w:firstRow="0" w:lastRow="0" w:firstColumn="1" w:lastColumn="0" w:oddVBand="0" w:evenVBand="0" w:oddHBand="0" w:evenHBand="0" w:firstRowFirstColumn="0" w:firstRowLastColumn="0" w:lastRowFirstColumn="0" w:lastRowLastColumn="0"/>
            <w:tcW w:w="8217" w:type="dxa"/>
            <w:gridSpan w:val="4"/>
            <w:vAlign w:val="center"/>
          </w:tcPr>
          <w:p w14:paraId="3AEF27CD" w14:textId="7C08F419" w:rsidR="00A764A0" w:rsidRPr="00A764A0" w:rsidRDefault="00A764A0" w:rsidP="001A69EB">
            <w:pPr>
              <w:pStyle w:val="a4"/>
              <w:keepNext/>
              <w:framePr w:wrap="auto" w:vAnchor="margin" w:yAlign="inline"/>
              <w:ind w:firstLineChars="1" w:firstLine="3"/>
              <w:rPr>
                <w:rFonts w:cs="Arial"/>
                <w:b/>
                <w:bCs w:val="0"/>
              </w:rPr>
            </w:pPr>
            <w:r w:rsidRPr="00A764A0">
              <w:rPr>
                <w:rFonts w:hint="eastAsia"/>
                <w:b/>
                <w:bCs w:val="0"/>
              </w:rPr>
              <w:lastRenderedPageBreak/>
              <w:t>表</w:t>
            </w:r>
            <w:r w:rsidRPr="00A764A0">
              <w:rPr>
                <w:rFonts w:hint="eastAsia"/>
                <w:b/>
                <w:bCs w:val="0"/>
              </w:rPr>
              <w:t xml:space="preserve"> 4</w:t>
            </w:r>
            <w:r w:rsidR="00EC54B0">
              <w:rPr>
                <w:b/>
                <w:bCs w:val="0"/>
              </w:rPr>
              <w:t>.</w:t>
            </w:r>
            <w:r w:rsidR="00CA26E5">
              <w:rPr>
                <w:rFonts w:hint="eastAsia"/>
                <w:b/>
                <w:bCs w:val="0"/>
              </w:rPr>
              <w:t>1</w:t>
            </w:r>
            <w:r w:rsidRPr="00A764A0">
              <w:rPr>
                <w:rFonts w:hint="eastAsia"/>
                <w:b/>
                <w:bCs w:val="0"/>
                <w:noProof/>
              </w:rPr>
              <w:t>料庫表格關係</w:t>
            </w:r>
            <w:r w:rsidRPr="00A764A0">
              <w:rPr>
                <w:rFonts w:hint="eastAsia"/>
                <w:b/>
                <w:bCs w:val="0"/>
                <w:noProof/>
              </w:rPr>
              <w:t>(</w:t>
            </w:r>
            <w:r w:rsidRPr="00A764A0">
              <w:rPr>
                <w:rFonts w:hint="eastAsia"/>
                <w:b/>
                <w:bCs w:val="0"/>
                <w:noProof/>
              </w:rPr>
              <w:t>續</w:t>
            </w:r>
            <w:r w:rsidRPr="00A764A0">
              <w:rPr>
                <w:rFonts w:hint="eastAsia"/>
                <w:b/>
                <w:bCs w:val="0"/>
                <w:noProof/>
              </w:rPr>
              <w:t>)</w:t>
            </w:r>
          </w:p>
        </w:tc>
      </w:tr>
      <w:tr w:rsidR="00C622C3" w:rsidRPr="00FB2D9B" w14:paraId="33B010E1" w14:textId="77777777" w:rsidTr="00C622C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0936DBA" w14:textId="26DF172F" w:rsidR="00C622C3" w:rsidRPr="00FB2D9B" w:rsidRDefault="00B23055" w:rsidP="001A69EB">
            <w:pPr>
              <w:ind w:firstLineChars="1" w:firstLine="3"/>
              <w:jc w:val="left"/>
            </w:pPr>
            <w:r>
              <w:rPr>
                <w:rFonts w:hint="eastAsia"/>
              </w:rPr>
              <w:t>St</w:t>
            </w:r>
            <w:r w:rsidR="00C622C3" w:rsidRPr="00FB2D9B">
              <w:t>ation</w:t>
            </w:r>
          </w:p>
        </w:tc>
        <w:tc>
          <w:tcPr>
            <w:tcW w:w="3154" w:type="dxa"/>
            <w:gridSpan w:val="2"/>
            <w:vAlign w:val="center"/>
          </w:tcPr>
          <w:p w14:paraId="62E560F2"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中央氣象局所提供站別</w:t>
            </w:r>
          </w:p>
          <w:p w14:paraId="14C4FECE"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埔心、楊梅</w:t>
            </w:r>
          </w:p>
        </w:tc>
        <w:tc>
          <w:tcPr>
            <w:tcW w:w="2878" w:type="dxa"/>
          </w:tcPr>
          <w:p w14:paraId="646FE4F9"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負責用於搜索天氣資訊</w:t>
            </w:r>
          </w:p>
        </w:tc>
      </w:tr>
      <w:tr w:rsidR="00C622C3" w:rsidRPr="00FB2D9B" w14:paraId="3CC30229" w14:textId="77777777" w:rsidTr="00C622C3">
        <w:trPr>
          <w:trHeight w:val="44"/>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04845B36" w14:textId="77777777" w:rsidR="00C622C3" w:rsidRPr="00FB2D9B" w:rsidRDefault="00C622C3" w:rsidP="001A69EB">
            <w:pPr>
              <w:ind w:firstLineChars="1" w:firstLine="3"/>
              <w:jc w:val="left"/>
            </w:pPr>
            <w:proofErr w:type="spellStart"/>
            <w:r w:rsidRPr="00FB2D9B">
              <w:t>User_Dashboard</w:t>
            </w:r>
            <w:proofErr w:type="spellEnd"/>
          </w:p>
        </w:tc>
        <w:tc>
          <w:tcPr>
            <w:tcW w:w="3154" w:type="dxa"/>
            <w:gridSpan w:val="2"/>
            <w:vAlign w:val="center"/>
          </w:tcPr>
          <w:p w14:paraId="64ABE76E" w14:textId="7382F5B2"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使用者的資料儲存</w:t>
            </w:r>
          </w:p>
          <w:p w14:paraId="31DA455F"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姓名</w:t>
            </w:r>
            <w:r w:rsidRPr="00FB2D9B">
              <w:t xml:space="preserve"> </w:t>
            </w:r>
            <w:r w:rsidRPr="00FB2D9B">
              <w:t>位置</w:t>
            </w:r>
            <w:r w:rsidRPr="00FB2D9B">
              <w:t xml:space="preserve"> </w:t>
            </w:r>
            <w:r w:rsidRPr="00FB2D9B">
              <w:t>使用資料</w:t>
            </w:r>
          </w:p>
        </w:tc>
        <w:tc>
          <w:tcPr>
            <w:tcW w:w="2878" w:type="dxa"/>
          </w:tcPr>
          <w:p w14:paraId="1DA42242"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負責儲存該使用者所有資料</w:t>
            </w:r>
          </w:p>
        </w:tc>
      </w:tr>
    </w:tbl>
    <w:p w14:paraId="7B8EB7D3" w14:textId="10451D02" w:rsidR="00EC54B0" w:rsidRDefault="00CA26E5" w:rsidP="001A69EB">
      <w:pPr>
        <w:spacing w:before="240"/>
        <w:ind w:firstLineChars="1" w:firstLine="3"/>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467688D4" wp14:editId="4DB0C179">
                <wp:simplePos x="0" y="0"/>
                <wp:positionH relativeFrom="column">
                  <wp:posOffset>0</wp:posOffset>
                </wp:positionH>
                <wp:positionV relativeFrom="paragraph">
                  <wp:posOffset>5350510</wp:posOffset>
                </wp:positionV>
                <wp:extent cx="527812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FC76A48" w14:textId="091169DA" w:rsidR="00CA26E5" w:rsidRPr="00E27EBE" w:rsidRDefault="00CA26E5" w:rsidP="00E27EBE">
                            <w:pPr>
                              <w:pStyle w:val="afc"/>
                            </w:pPr>
                            <w:r w:rsidRPr="00B65929">
                              <w:rPr>
                                <w:rFonts w:hint="eastAsia"/>
                              </w:rPr>
                              <w:t>資料庫</w:t>
                            </w:r>
                            <w:r w:rsidRPr="00B65929">
                              <w:rPr>
                                <w:rFonts w:hint="eastAsia"/>
                              </w:rPr>
                              <w:t>ER-Model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688D4" id="文字方塊 4" o:spid="_x0000_s1030" type="#_x0000_t202" style="position:absolute;left:0;text-align:left;margin-left:0;margin-top:421.3pt;width:415.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FMGQ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NPdbE4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" stroked="f">
                <v:textbox style="mso-fit-shape-to-text:t" inset="0,0,0,0">
                  <w:txbxContent>
                    <w:p w14:paraId="2FC76A48" w14:textId="091169DA" w:rsidR="00CA26E5" w:rsidRPr="00E27EBE" w:rsidRDefault="00CA26E5" w:rsidP="00E27EBE">
                      <w:pPr>
                        <w:pStyle w:val="afc"/>
                      </w:pPr>
                      <w:r w:rsidRPr="00B65929">
                        <w:rPr>
                          <w:rFonts w:hint="eastAsia"/>
                        </w:rPr>
                        <w:t>資料庫</w:t>
                      </w:r>
                      <w:r w:rsidRPr="00B65929">
                        <w:rPr>
                          <w:rFonts w:hint="eastAsia"/>
                        </w:rPr>
                        <w:t>ER-Model</w:t>
                      </w:r>
                    </w:p>
                  </w:txbxContent>
                </v:textbox>
                <w10:wrap type="topAndBottom"/>
              </v:shape>
            </w:pict>
          </mc:Fallback>
        </mc:AlternateContent>
      </w:r>
      <w:r w:rsidR="00EC54B0" w:rsidRPr="00951128">
        <w:rPr>
          <w:noProof/>
        </w:rPr>
        <w:drawing>
          <wp:anchor distT="0" distB="0" distL="114300" distR="114300" simplePos="0" relativeHeight="251677696" behindDoc="0" locked="0" layoutInCell="1" allowOverlap="1" wp14:anchorId="46A58D85" wp14:editId="4EC3EEE6">
            <wp:simplePos x="0" y="0"/>
            <wp:positionH relativeFrom="margin">
              <wp:align>center</wp:align>
            </wp:positionH>
            <wp:positionV relativeFrom="paragraph">
              <wp:posOffset>2704988</wp:posOffset>
            </wp:positionV>
            <wp:extent cx="5278120" cy="2588895"/>
            <wp:effectExtent l="0" t="0" r="0" b="1905"/>
            <wp:wrapTopAndBottom/>
            <wp:docPr id="71" name="圖片 7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桌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588895"/>
                    </a:xfrm>
                    <a:prstGeom prst="rect">
                      <a:avLst/>
                    </a:prstGeom>
                  </pic:spPr>
                </pic:pic>
              </a:graphicData>
            </a:graphic>
            <wp14:sizeRelH relativeFrom="margin">
              <wp14:pctWidth>0</wp14:pctWidth>
            </wp14:sizeRelH>
            <wp14:sizeRelV relativeFrom="margin">
              <wp14:pctHeight>0</wp14:pctHeight>
            </wp14:sizeRelV>
          </wp:anchor>
        </w:drawing>
      </w:r>
    </w:p>
    <w:p w14:paraId="723B398F" w14:textId="651C0E05" w:rsidR="00C622C3" w:rsidRPr="00C622C3" w:rsidRDefault="00682A15" w:rsidP="001A69EB">
      <w:pPr>
        <w:widowControl/>
        <w:spacing w:before="0" w:after="0" w:line="240" w:lineRule="auto"/>
        <w:ind w:firstLineChars="1" w:firstLine="3"/>
        <w:jc w:val="left"/>
        <w:rPr>
          <w:rFonts w:ascii="Times New Roman" w:hAnsi="Times New Roman" w:cs="Times New Roman"/>
        </w:rPr>
      </w:pPr>
      <w:r>
        <w:rPr>
          <w:rFonts w:ascii="Times New Roman" w:hAnsi="Times New Roman" w:cs="Times New Roman"/>
        </w:rPr>
        <w:br w:type="page"/>
      </w:r>
    </w:p>
    <w:p w14:paraId="5436B188" w14:textId="1CE8F506" w:rsidR="00682A15" w:rsidRDefault="00615A1B" w:rsidP="001A69EB">
      <w:pPr>
        <w:pStyle w:val="3"/>
        <w:spacing w:before="360" w:after="180"/>
        <w:ind w:leftChars="-1" w:left="-3" w:right="280" w:firstLineChars="1" w:firstLine="3"/>
      </w:pPr>
      <w:r>
        <w:rPr>
          <w:rFonts w:hint="eastAsia"/>
        </w:rPr>
        <w:lastRenderedPageBreak/>
        <w:t xml:space="preserve">  </w:t>
      </w:r>
      <w:r w:rsidR="00DF1D98">
        <w:rPr>
          <w:rFonts w:hint="eastAsia"/>
        </w:rPr>
        <w:t xml:space="preserve"> </w:t>
      </w:r>
      <w:bookmarkStart w:id="96" w:name="_Toc122381678"/>
      <w:r>
        <w:rPr>
          <w:rFonts w:hint="eastAsia"/>
        </w:rPr>
        <w:t>4.1.5</w:t>
      </w:r>
      <w:r>
        <w:rPr>
          <w:rFonts w:hint="eastAsia"/>
        </w:rPr>
        <w:t>、人機介面設計</w:t>
      </w:r>
      <w:bookmarkEnd w:id="96"/>
    </w:p>
    <w:p w14:paraId="6E22F5E0" w14:textId="2A5A3182" w:rsidR="00FD4EED" w:rsidRPr="00411F39" w:rsidRDefault="00FD4EED" w:rsidP="001A69EB">
      <w:pPr>
        <w:pStyle w:val="Default"/>
        <w:tabs>
          <w:tab w:val="left" w:pos="1560"/>
        </w:tabs>
        <w:spacing w:line="0" w:lineRule="atLeast"/>
        <w:ind w:left="25" w:firstLineChars="1" w:firstLine="3"/>
        <w:rPr>
          <w:rFonts w:ascii="標楷體" w:eastAsia="標楷體" w:hAnsi="標楷體"/>
          <w:b/>
          <w:bCs/>
          <w:sz w:val="28"/>
          <w:szCs w:val="28"/>
        </w:rPr>
      </w:pPr>
      <w:r>
        <w:rPr>
          <w:rFonts w:eastAsia="標楷體" w:hint="eastAsia"/>
          <w:sz w:val="28"/>
          <w:szCs w:val="28"/>
        </w:rPr>
        <w:t xml:space="preserve">  </w:t>
      </w:r>
      <w:r w:rsidRPr="00411F39">
        <w:rPr>
          <w:rFonts w:ascii="標楷體" w:eastAsia="標楷體" w:hAnsi="標楷體" w:hint="eastAsia"/>
          <w:b/>
          <w:bCs/>
          <w:sz w:val="28"/>
          <w:szCs w:val="28"/>
        </w:rPr>
        <w:t>1)</w:t>
      </w:r>
      <w:r w:rsidR="00411F39" w:rsidRPr="00411F39">
        <w:rPr>
          <w:rFonts w:ascii="標楷體" w:eastAsia="標楷體" w:hAnsi="標楷體" w:hint="eastAsia"/>
          <w:b/>
          <w:bCs/>
          <w:sz w:val="28"/>
          <w:szCs w:val="28"/>
        </w:rPr>
        <w:t>、</w:t>
      </w:r>
      <w:r w:rsidRPr="00411F39">
        <w:rPr>
          <w:rFonts w:ascii="標楷體" w:eastAsia="標楷體" w:hAnsi="標楷體" w:hint="eastAsia"/>
          <w:b/>
          <w:bCs/>
          <w:sz w:val="28"/>
          <w:szCs w:val="28"/>
        </w:rPr>
        <w:t>功能列表</w:t>
      </w:r>
    </w:p>
    <w:p w14:paraId="4E3F7727" w14:textId="4AC2EBCE" w:rsidR="00FD4EED" w:rsidRDefault="00FD4EED" w:rsidP="001A69EB">
      <w:pPr>
        <w:pStyle w:val="Default"/>
        <w:spacing w:line="0" w:lineRule="atLeast"/>
        <w:ind w:firstLineChars="1" w:firstLine="3"/>
        <w:rPr>
          <w:rFonts w:eastAsia="標楷體"/>
          <w:sz w:val="28"/>
          <w:szCs w:val="28"/>
        </w:rPr>
      </w:pPr>
      <w:r w:rsidRPr="002809C8">
        <w:rPr>
          <w:rFonts w:eastAsia="標楷體"/>
          <w:sz w:val="28"/>
          <w:szCs w:val="28"/>
        </w:rPr>
        <w:t>設計</w:t>
      </w:r>
      <w:r w:rsidRPr="002809C8">
        <w:rPr>
          <w:rFonts w:eastAsia="標楷體"/>
          <w:sz w:val="28"/>
          <w:szCs w:val="28"/>
        </w:rPr>
        <w:t>UI</w:t>
      </w:r>
      <w:r w:rsidRPr="002809C8">
        <w:rPr>
          <w:rFonts w:eastAsia="標楷體"/>
          <w:sz w:val="28"/>
          <w:szCs w:val="28"/>
        </w:rPr>
        <w:t>與</w:t>
      </w:r>
      <w:r w:rsidRPr="002809C8">
        <w:rPr>
          <w:rFonts w:eastAsia="標楷體"/>
          <w:sz w:val="28"/>
          <w:szCs w:val="28"/>
        </w:rPr>
        <w:t>UX</w:t>
      </w:r>
      <w:r w:rsidRPr="002809C8">
        <w:rPr>
          <w:rFonts w:eastAsia="標楷體"/>
          <w:sz w:val="28"/>
          <w:szCs w:val="28"/>
        </w:rPr>
        <w:t>需求前，</w:t>
      </w:r>
      <w:r w:rsidRPr="002809C8">
        <w:rPr>
          <w:rFonts w:eastAsia="標楷體" w:hint="eastAsia"/>
          <w:sz w:val="28"/>
          <w:szCs w:val="28"/>
        </w:rPr>
        <w:t>首先</w:t>
      </w:r>
      <w:r w:rsidRPr="002809C8">
        <w:rPr>
          <w:rFonts w:eastAsia="標楷體"/>
          <w:sz w:val="28"/>
          <w:szCs w:val="28"/>
        </w:rPr>
        <w:t>列出系統</w:t>
      </w:r>
      <w:r w:rsidRPr="002809C8">
        <w:rPr>
          <w:rFonts w:eastAsia="標楷體" w:hint="eastAsia"/>
          <w:sz w:val="28"/>
          <w:szCs w:val="28"/>
        </w:rPr>
        <w:t>可能會需要用的所有</w:t>
      </w:r>
      <w:r w:rsidRPr="002809C8">
        <w:rPr>
          <w:rFonts w:eastAsia="標楷體"/>
          <w:sz w:val="28"/>
          <w:szCs w:val="28"/>
        </w:rPr>
        <w:t>功能</w:t>
      </w:r>
      <w:r w:rsidRPr="002809C8">
        <w:rPr>
          <w:rFonts w:eastAsia="標楷體" w:hint="eastAsia"/>
          <w:sz w:val="28"/>
          <w:szCs w:val="28"/>
        </w:rPr>
        <w:t>之</w:t>
      </w:r>
      <w:r w:rsidRPr="002809C8">
        <w:rPr>
          <w:rFonts w:eastAsia="標楷體"/>
          <w:sz w:val="28"/>
          <w:szCs w:val="28"/>
        </w:rPr>
        <w:t>列表</w:t>
      </w:r>
      <w:r w:rsidRPr="002809C8">
        <w:rPr>
          <w:rFonts w:eastAsia="標楷體" w:hint="eastAsia"/>
          <w:sz w:val="28"/>
          <w:szCs w:val="28"/>
        </w:rPr>
        <w:t>，再以此為核心建立供使用者使用的前端介面</w:t>
      </w:r>
      <w:r w:rsidRPr="002809C8">
        <w:rPr>
          <w:rFonts w:eastAsia="標楷體"/>
          <w:sz w:val="28"/>
          <w:szCs w:val="28"/>
        </w:rPr>
        <w:t>。</w:t>
      </w:r>
    </w:p>
    <w:p w14:paraId="32DD2071" w14:textId="77777777" w:rsidR="001F1B21" w:rsidRPr="002809C8" w:rsidRDefault="001F1B21" w:rsidP="001A69EB">
      <w:pPr>
        <w:pStyle w:val="Default"/>
        <w:spacing w:line="0" w:lineRule="atLeast"/>
        <w:ind w:firstLineChars="1" w:firstLine="3"/>
        <w:rPr>
          <w:rFonts w:eastAsia="標楷體"/>
          <w:sz w:val="28"/>
          <w:szCs w:val="28"/>
        </w:rPr>
      </w:pPr>
    </w:p>
    <w:p w14:paraId="73CAF8D8" w14:textId="49C5EA9B" w:rsidR="00FD4EED" w:rsidRPr="00FB2D9B" w:rsidRDefault="00FD4EED" w:rsidP="001A69EB">
      <w:pPr>
        <w:pStyle w:val="Default"/>
        <w:spacing w:line="0" w:lineRule="atLeast"/>
        <w:ind w:firstLineChars="1" w:firstLine="2"/>
        <w:rPr>
          <w:rFonts w:eastAsia="標楷體"/>
          <w:b/>
          <w:bCs/>
          <w:sz w:val="16"/>
          <w:szCs w:val="16"/>
        </w:rPr>
      </w:pPr>
    </w:p>
    <w:p w14:paraId="4CB962F7" w14:textId="742C5807" w:rsidR="00FD4EED" w:rsidRPr="00FB2D9B" w:rsidRDefault="00623C61" w:rsidP="001A69EB">
      <w:pPr>
        <w:ind w:firstLineChars="1" w:firstLine="3"/>
      </w:pPr>
      <w:ins w:id="97" w:author="黃懷萱" w:date="2022-12-20T01:02:00Z">
        <w:r w:rsidRPr="00FB2D9B">
          <w:rPr>
            <w:noProof/>
          </w:rPr>
          <mc:AlternateContent>
            <mc:Choice Requires="wps">
              <w:drawing>
                <wp:anchor distT="0" distB="0" distL="114300" distR="114300" simplePos="0" relativeHeight="251699200" behindDoc="0" locked="0" layoutInCell="1" allowOverlap="1" wp14:anchorId="6439EFFD" wp14:editId="1DB8A909">
                  <wp:simplePos x="0" y="0"/>
                  <wp:positionH relativeFrom="margin">
                    <wp:posOffset>0</wp:posOffset>
                  </wp:positionH>
                  <wp:positionV relativeFrom="paragraph">
                    <wp:posOffset>-635</wp:posOffset>
                  </wp:positionV>
                  <wp:extent cx="143510" cy="143510"/>
                  <wp:effectExtent l="0" t="0" r="8890" b="8890"/>
                  <wp:wrapNone/>
                  <wp:docPr id="12" name="矩形 12"/>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C879" id="矩形 12" o:spid="_x0000_s1026" style="position:absolute;margin-left:0;margin-top:-.05pt;width:11.3pt;height:11.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" fillcolor="#9dc3e6" stroked="f" strokeweight="1pt">
                  <w10:wrap anchorx="margin"/>
                </v:rect>
              </w:pict>
            </mc:Fallback>
          </mc:AlternateContent>
        </w:r>
      </w:ins>
      <w:del w:id="98" w:author="黃懷萱" w:date="2022-12-20T01:02:00Z">
        <w:r w:rsidRPr="00FB2D9B" w:rsidDel="00623C61">
          <w:rPr>
            <w:noProof/>
          </w:rPr>
          <mc:AlternateContent>
            <mc:Choice Requires="wps">
              <w:drawing>
                <wp:anchor distT="0" distB="0" distL="114300" distR="114300" simplePos="0" relativeHeight="251681792" behindDoc="0" locked="0" layoutInCell="1" allowOverlap="1" wp14:anchorId="0F7731DF" wp14:editId="66B5057C">
                  <wp:simplePos x="0" y="0"/>
                  <wp:positionH relativeFrom="margin">
                    <wp:posOffset>13681</wp:posOffset>
                  </wp:positionH>
                  <wp:positionV relativeFrom="paragraph">
                    <wp:posOffset>25689</wp:posOffset>
                  </wp:positionV>
                  <wp:extent cx="143510" cy="143510"/>
                  <wp:effectExtent l="0" t="0" r="8890" b="8890"/>
                  <wp:wrapNone/>
                  <wp:docPr id="35" name="矩形 35"/>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8ABC6" id="矩形 35" o:spid="_x0000_s1026" style="position:absolute;margin-left:1.1pt;margin-top:2pt;width:11.3pt;height:11.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" fillcolor="#9dc3e6" stroked="f" strokeweight="1pt">
                  <w10:wrap anchorx="margin"/>
                </v:rect>
              </w:pict>
            </mc:Fallback>
          </mc:AlternateContent>
        </w:r>
      </w:del>
      <w:r w:rsidR="00FD4EED" w:rsidRPr="00FB2D9B">
        <w:rPr>
          <w:noProof/>
        </w:rPr>
        <mc:AlternateContent>
          <mc:Choice Requires="wps">
            <w:drawing>
              <wp:anchor distT="0" distB="0" distL="114300" distR="114300" simplePos="0" relativeHeight="251683840" behindDoc="0" locked="0" layoutInCell="1" allowOverlap="1" wp14:anchorId="052582D5" wp14:editId="061A488F">
                <wp:simplePos x="0" y="0"/>
                <wp:positionH relativeFrom="margin">
                  <wp:posOffset>1948543</wp:posOffset>
                </wp:positionH>
                <wp:positionV relativeFrom="paragraph">
                  <wp:posOffset>24765</wp:posOffset>
                </wp:positionV>
                <wp:extent cx="143510" cy="143510"/>
                <wp:effectExtent l="0" t="0" r="8890" b="8890"/>
                <wp:wrapNone/>
                <wp:docPr id="33" name="矩形 33"/>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70AD47">
                            <a:lumMod val="40000"/>
                            <a:lumOff val="6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77B01" id="矩形 33" o:spid="_x0000_s1026" style="position:absolute;margin-left:153.45pt;margin-top:1.95pt;width:11.3pt;height:11.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" fillcolor="#c5e0b4" stroked="f" strokeweight="1pt">
                <w10:wrap anchorx="margin"/>
              </v:rect>
            </w:pict>
          </mc:Fallback>
        </mc:AlternateContent>
      </w:r>
      <w:r w:rsidR="00FD4EED" w:rsidRPr="00FB2D9B">
        <w:rPr>
          <w:noProof/>
        </w:rPr>
        <mc:AlternateContent>
          <mc:Choice Requires="wps">
            <w:drawing>
              <wp:anchor distT="0" distB="0" distL="114300" distR="114300" simplePos="0" relativeHeight="251682816" behindDoc="0" locked="0" layoutInCell="1" allowOverlap="1" wp14:anchorId="519AAE5F" wp14:editId="68F0A766">
                <wp:simplePos x="0" y="0"/>
                <wp:positionH relativeFrom="margin">
                  <wp:posOffset>963295</wp:posOffset>
                </wp:positionH>
                <wp:positionV relativeFrom="paragraph">
                  <wp:posOffset>30934</wp:posOffset>
                </wp:positionV>
                <wp:extent cx="143510" cy="143510"/>
                <wp:effectExtent l="0" t="0" r="8890" b="8890"/>
                <wp:wrapNone/>
                <wp:docPr id="34" name="矩形 34"/>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1">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F9DCC" id="矩形 34" o:spid="_x0000_s1026" style="position:absolute;margin-left:75.85pt;margin-top:2.45pt;width:11.3pt;height:11.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" fillcolor="#8eaadb [1940]" stroked="f" strokeweight="1pt">
                <w10:wrap anchorx="margin"/>
              </v:rect>
            </w:pict>
          </mc:Fallback>
        </mc:AlternateContent>
      </w:r>
      <w:r w:rsidR="00FD4EED" w:rsidRPr="00FB2D9B">
        <w:t>為欄位說明</w:t>
      </w:r>
      <w:r w:rsidR="00FD4EED" w:rsidRPr="00FB2D9B">
        <w:t xml:space="preserve"> </w:t>
      </w:r>
      <w:r w:rsidR="00FD4EED" w:rsidRPr="00FB2D9B">
        <w:t>為互動選項</w:t>
      </w:r>
      <w:r w:rsidR="00411F39">
        <w:rPr>
          <w:rFonts w:hint="eastAsia"/>
        </w:rPr>
        <w:t xml:space="preserve"> </w:t>
      </w:r>
      <w:r w:rsidR="00FD4EED" w:rsidRPr="00FB2D9B">
        <w:t>為資訊</w:t>
      </w:r>
      <w:r w:rsidR="00FD4EED" w:rsidRPr="00FB2D9B">
        <w:t xml:space="preserve"> </w:t>
      </w:r>
    </w:p>
    <w:tbl>
      <w:tblPr>
        <w:tblStyle w:val="13"/>
        <w:tblW w:w="8359" w:type="dxa"/>
        <w:tblLook w:val="04A0" w:firstRow="1" w:lastRow="0" w:firstColumn="1" w:lastColumn="0" w:noHBand="0" w:noVBand="1"/>
      </w:tblPr>
      <w:tblGrid>
        <w:gridCol w:w="1696"/>
        <w:gridCol w:w="6663"/>
      </w:tblGrid>
      <w:tr w:rsidR="00FD4EED" w:rsidRPr="00FB2D9B" w14:paraId="36E087C8" w14:textId="77777777" w:rsidTr="001F1B21">
        <w:tc>
          <w:tcPr>
            <w:tcW w:w="1696" w:type="dxa"/>
            <w:shd w:val="clear" w:color="auto" w:fill="D9E2F3" w:themeFill="accent1" w:themeFillTint="33"/>
          </w:tcPr>
          <w:p w14:paraId="7F16782A" w14:textId="77777777" w:rsidR="00FD4EED" w:rsidRPr="00FB2D9B" w:rsidRDefault="00FD4EED" w:rsidP="001A69EB">
            <w:pPr>
              <w:pStyle w:val="af8"/>
              <w:spacing w:before="180" w:after="180"/>
              <w:ind w:firstLineChars="1" w:firstLine="3"/>
            </w:pPr>
            <w:r w:rsidRPr="00FB2D9B">
              <w:t>功能分類</w:t>
            </w:r>
          </w:p>
        </w:tc>
        <w:tc>
          <w:tcPr>
            <w:tcW w:w="6663" w:type="dxa"/>
            <w:shd w:val="clear" w:color="auto" w:fill="D9E2F3" w:themeFill="accent1" w:themeFillTint="33"/>
          </w:tcPr>
          <w:p w14:paraId="1C0CECAE" w14:textId="77777777" w:rsidR="00FD4EED" w:rsidRPr="00FB2D9B" w:rsidRDefault="00FD4EED" w:rsidP="001A69EB">
            <w:pPr>
              <w:pStyle w:val="af8"/>
              <w:spacing w:before="180" w:after="180"/>
              <w:ind w:firstLineChars="1" w:firstLine="3"/>
              <w:rPr>
                <w:b/>
                <w:bCs/>
              </w:rPr>
            </w:pPr>
            <w:r w:rsidRPr="00FB2D9B">
              <w:rPr>
                <w:b/>
                <w:bCs/>
              </w:rPr>
              <w:t>0</w:t>
            </w:r>
            <w:r w:rsidRPr="00FB2D9B">
              <w:rPr>
                <w:b/>
                <w:bCs/>
              </w:rPr>
              <w:t>主選單</w:t>
            </w:r>
            <w:r w:rsidRPr="00FB2D9B">
              <w:rPr>
                <w:b/>
                <w:bCs/>
                <w:sz w:val="16"/>
                <w:szCs w:val="16"/>
              </w:rPr>
              <w:t>(</w:t>
            </w:r>
            <w:proofErr w:type="gramStart"/>
            <w:r w:rsidRPr="00FB2D9B">
              <w:rPr>
                <w:b/>
                <w:bCs/>
                <w:sz w:val="16"/>
                <w:szCs w:val="16"/>
              </w:rPr>
              <w:t>註</w:t>
            </w:r>
            <w:proofErr w:type="gramEnd"/>
            <w:r w:rsidRPr="00FB2D9B">
              <w:rPr>
                <w:b/>
                <w:bCs/>
                <w:sz w:val="16"/>
                <w:szCs w:val="16"/>
              </w:rPr>
              <w:t>0-1)</w:t>
            </w:r>
          </w:p>
        </w:tc>
      </w:tr>
      <w:tr w:rsidR="00FD4EED" w:rsidRPr="00FB2D9B" w14:paraId="25FE96D4" w14:textId="77777777" w:rsidTr="001F1B21">
        <w:trPr>
          <w:trHeight w:val="303"/>
        </w:trPr>
        <w:tc>
          <w:tcPr>
            <w:tcW w:w="1696" w:type="dxa"/>
            <w:shd w:val="clear" w:color="auto" w:fill="D9E2F3" w:themeFill="accent1" w:themeFillTint="33"/>
          </w:tcPr>
          <w:p w14:paraId="5EC5E2D0" w14:textId="77777777" w:rsidR="00FD4EED" w:rsidRPr="00B77879" w:rsidRDefault="00FD4EED" w:rsidP="001A69EB">
            <w:pPr>
              <w:pStyle w:val="af8"/>
              <w:spacing w:before="180" w:after="180"/>
              <w:ind w:firstLineChars="1" w:firstLine="3"/>
            </w:pPr>
            <w:r w:rsidRPr="00B77879">
              <w:t>細項</w:t>
            </w:r>
          </w:p>
        </w:tc>
        <w:tc>
          <w:tcPr>
            <w:tcW w:w="6663" w:type="dxa"/>
            <w:shd w:val="clear" w:color="auto" w:fill="8EAADB" w:themeFill="accent1" w:themeFillTint="99"/>
          </w:tcPr>
          <w:p w14:paraId="689B39A0" w14:textId="77777777" w:rsidR="00FD4EED" w:rsidRPr="00B77879" w:rsidRDefault="00FD4EED" w:rsidP="001A69EB">
            <w:pPr>
              <w:pStyle w:val="af8"/>
              <w:spacing w:before="180" w:after="180"/>
              <w:ind w:firstLineChars="1" w:firstLine="3"/>
            </w:pPr>
            <w:r w:rsidRPr="00B77879">
              <w:t>1~7</w:t>
            </w:r>
            <w:r w:rsidRPr="00B77879">
              <w:t>之功能切換選項</w:t>
            </w:r>
          </w:p>
        </w:tc>
      </w:tr>
    </w:tbl>
    <w:p w14:paraId="32ED057A" w14:textId="77777777" w:rsidR="00FD4EED" w:rsidRPr="002809C8" w:rsidRDefault="00FD4EED" w:rsidP="001A69EB">
      <w:pPr>
        <w:ind w:firstLineChars="1" w:firstLine="3"/>
      </w:pPr>
      <w:proofErr w:type="gramStart"/>
      <w:r w:rsidRPr="002809C8">
        <w:t>註</w:t>
      </w:r>
      <w:proofErr w:type="gramEnd"/>
      <w:r w:rsidRPr="002809C8">
        <w:t>0-1:</w:t>
      </w:r>
      <w:r w:rsidRPr="002809C8">
        <w:t>主選單將在畫面左邊以可最小化之方式始終存在</w:t>
      </w:r>
    </w:p>
    <w:tbl>
      <w:tblPr>
        <w:tblStyle w:val="13"/>
        <w:tblW w:w="8359" w:type="dxa"/>
        <w:tblLook w:val="04A0" w:firstRow="1" w:lastRow="0" w:firstColumn="1" w:lastColumn="0" w:noHBand="0" w:noVBand="1"/>
      </w:tblPr>
      <w:tblGrid>
        <w:gridCol w:w="1696"/>
        <w:gridCol w:w="3563"/>
        <w:gridCol w:w="973"/>
        <w:gridCol w:w="2127"/>
      </w:tblGrid>
      <w:tr w:rsidR="00FD4EED" w:rsidRPr="00FB2D9B" w14:paraId="1AD9249E" w14:textId="77777777" w:rsidTr="001F1B21">
        <w:tc>
          <w:tcPr>
            <w:tcW w:w="1696" w:type="dxa"/>
            <w:shd w:val="clear" w:color="auto" w:fill="D9E2F3" w:themeFill="accent1" w:themeFillTint="33"/>
          </w:tcPr>
          <w:p w14:paraId="49F7F794" w14:textId="77777777" w:rsidR="00FD4EED" w:rsidRPr="00FB2D9B" w:rsidRDefault="00FD4EED" w:rsidP="001A69EB">
            <w:pPr>
              <w:pStyle w:val="af8"/>
              <w:spacing w:before="180" w:after="180"/>
              <w:ind w:firstLineChars="1" w:firstLine="3"/>
            </w:pPr>
            <w:r w:rsidRPr="00FB2D9B">
              <w:t>功能分類</w:t>
            </w:r>
          </w:p>
        </w:tc>
        <w:tc>
          <w:tcPr>
            <w:tcW w:w="6663" w:type="dxa"/>
            <w:gridSpan w:val="3"/>
            <w:shd w:val="clear" w:color="auto" w:fill="D9E2F3" w:themeFill="accent1" w:themeFillTint="33"/>
          </w:tcPr>
          <w:p w14:paraId="48E1D5F0" w14:textId="77777777" w:rsidR="00FD4EED" w:rsidRPr="00FB2D9B" w:rsidRDefault="00FD4EED" w:rsidP="001A69EB">
            <w:pPr>
              <w:pStyle w:val="af8"/>
              <w:spacing w:before="180" w:after="180"/>
              <w:ind w:firstLineChars="1" w:firstLine="3"/>
            </w:pPr>
            <w:r w:rsidRPr="00FB2D9B">
              <w:t>1</w:t>
            </w:r>
            <w:r w:rsidRPr="00E31686">
              <w:rPr>
                <w:rStyle w:val="af9"/>
              </w:rPr>
              <w:t>使用者登入介面</w:t>
            </w:r>
            <w:r w:rsidRPr="00E31686">
              <w:rPr>
                <w:rStyle w:val="af9"/>
              </w:rPr>
              <w:t>(</w:t>
            </w:r>
            <w:proofErr w:type="gramStart"/>
            <w:r w:rsidRPr="00E31686">
              <w:rPr>
                <w:rStyle w:val="af9"/>
              </w:rPr>
              <w:t>註</w:t>
            </w:r>
            <w:proofErr w:type="gramEnd"/>
            <w:r w:rsidRPr="00E31686">
              <w:rPr>
                <w:rStyle w:val="af9"/>
              </w:rPr>
              <w:t>1</w:t>
            </w:r>
            <w:r w:rsidRPr="00FB2D9B">
              <w:rPr>
                <w:sz w:val="16"/>
                <w:szCs w:val="16"/>
              </w:rPr>
              <w:t>-1)</w:t>
            </w:r>
          </w:p>
        </w:tc>
      </w:tr>
      <w:tr w:rsidR="00FD4EED" w:rsidRPr="00FB2D9B" w14:paraId="616DA13B" w14:textId="77777777" w:rsidTr="001F1B21">
        <w:trPr>
          <w:trHeight w:val="303"/>
        </w:trPr>
        <w:tc>
          <w:tcPr>
            <w:tcW w:w="1696" w:type="dxa"/>
            <w:shd w:val="clear" w:color="auto" w:fill="D9E2F3" w:themeFill="accent1" w:themeFillTint="33"/>
          </w:tcPr>
          <w:p w14:paraId="175E7F5E" w14:textId="77777777" w:rsidR="00FD4EED" w:rsidRPr="00FB2D9B" w:rsidRDefault="00FD4EED" w:rsidP="001A69EB">
            <w:pPr>
              <w:pStyle w:val="af8"/>
              <w:spacing w:before="180" w:after="180"/>
              <w:ind w:firstLineChars="1" w:firstLine="3"/>
            </w:pPr>
            <w:r w:rsidRPr="00FB2D9B">
              <w:t>細項</w:t>
            </w:r>
          </w:p>
        </w:tc>
        <w:tc>
          <w:tcPr>
            <w:tcW w:w="3563" w:type="dxa"/>
            <w:shd w:val="clear" w:color="auto" w:fill="8EAADB" w:themeFill="accent1" w:themeFillTint="99"/>
          </w:tcPr>
          <w:p w14:paraId="1F48F4F2" w14:textId="77777777" w:rsidR="00FD4EED" w:rsidRPr="00FB2D9B" w:rsidRDefault="00FD4EED" w:rsidP="001A69EB">
            <w:pPr>
              <w:pStyle w:val="af8"/>
              <w:spacing w:before="180" w:after="180"/>
              <w:ind w:firstLineChars="1" w:firstLine="3"/>
            </w:pPr>
            <w:r w:rsidRPr="00FB2D9B">
              <w:t>使用者列表</w:t>
            </w:r>
          </w:p>
        </w:tc>
        <w:tc>
          <w:tcPr>
            <w:tcW w:w="973" w:type="dxa"/>
            <w:vMerge w:val="restart"/>
            <w:shd w:val="clear" w:color="auto" w:fill="8EAADB" w:themeFill="accent1" w:themeFillTint="99"/>
          </w:tcPr>
          <w:p w14:paraId="4CE99971" w14:textId="77777777" w:rsidR="00FD4EED" w:rsidRPr="00FB2D9B" w:rsidRDefault="00FD4EED" w:rsidP="001A69EB">
            <w:pPr>
              <w:pStyle w:val="af8"/>
              <w:spacing w:before="180" w:after="180"/>
              <w:ind w:firstLineChars="1" w:firstLine="3"/>
            </w:pPr>
            <w:r w:rsidRPr="00FB2D9B">
              <w:t>登入</w:t>
            </w:r>
          </w:p>
        </w:tc>
        <w:tc>
          <w:tcPr>
            <w:tcW w:w="2127" w:type="dxa"/>
            <w:shd w:val="clear" w:color="auto" w:fill="8EAADB" w:themeFill="accent1" w:themeFillTint="99"/>
          </w:tcPr>
          <w:p w14:paraId="38B0605D" w14:textId="77777777" w:rsidR="00FD4EED" w:rsidRPr="00FB2D9B" w:rsidRDefault="00FD4EED" w:rsidP="001A69EB">
            <w:pPr>
              <w:pStyle w:val="af8"/>
              <w:spacing w:before="180" w:after="180"/>
              <w:ind w:firstLineChars="1" w:firstLine="3"/>
            </w:pPr>
            <w:r w:rsidRPr="00FB2D9B">
              <w:t>管理使用者</w:t>
            </w:r>
          </w:p>
        </w:tc>
      </w:tr>
      <w:tr w:rsidR="00FD4EED" w:rsidRPr="00FB2D9B" w14:paraId="5676389B" w14:textId="77777777" w:rsidTr="001F1B21">
        <w:tc>
          <w:tcPr>
            <w:tcW w:w="1696" w:type="dxa"/>
            <w:shd w:val="clear" w:color="auto" w:fill="D9E2F3" w:themeFill="accent1" w:themeFillTint="33"/>
          </w:tcPr>
          <w:p w14:paraId="45CF3F48" w14:textId="77777777" w:rsidR="00FD4EED" w:rsidRPr="00FB2D9B" w:rsidRDefault="00FD4EED" w:rsidP="001A69EB">
            <w:pPr>
              <w:pStyle w:val="af8"/>
              <w:spacing w:before="180" w:after="180"/>
              <w:ind w:firstLineChars="1" w:firstLine="3"/>
            </w:pPr>
            <w:r w:rsidRPr="00FB2D9B">
              <w:t>細項分支</w:t>
            </w:r>
            <w:r w:rsidRPr="00FB2D9B">
              <w:t>-1</w:t>
            </w:r>
          </w:p>
        </w:tc>
        <w:tc>
          <w:tcPr>
            <w:tcW w:w="3563" w:type="dxa"/>
            <w:shd w:val="clear" w:color="auto" w:fill="C5E0B3" w:themeFill="accent6" w:themeFillTint="66"/>
          </w:tcPr>
          <w:p w14:paraId="3ABB87BF" w14:textId="77777777" w:rsidR="00FD4EED" w:rsidRPr="00FB2D9B" w:rsidRDefault="00FD4EED" w:rsidP="001A69EB">
            <w:pPr>
              <w:pStyle w:val="af8"/>
              <w:spacing w:before="180" w:after="180"/>
              <w:ind w:firstLineChars="1" w:firstLine="3"/>
            </w:pPr>
            <w:r w:rsidRPr="00FB2D9B">
              <w:t>使用者基本資料</w:t>
            </w:r>
          </w:p>
        </w:tc>
        <w:tc>
          <w:tcPr>
            <w:tcW w:w="973" w:type="dxa"/>
            <w:vMerge/>
            <w:shd w:val="clear" w:color="auto" w:fill="8EAADB" w:themeFill="accent1" w:themeFillTint="99"/>
          </w:tcPr>
          <w:p w14:paraId="47537504" w14:textId="77777777" w:rsidR="00FD4EED" w:rsidRPr="00FB2D9B" w:rsidRDefault="00FD4EED" w:rsidP="001A69EB">
            <w:pPr>
              <w:pStyle w:val="af8"/>
              <w:spacing w:before="180" w:after="180"/>
              <w:ind w:firstLineChars="1" w:firstLine="3"/>
            </w:pPr>
          </w:p>
        </w:tc>
        <w:tc>
          <w:tcPr>
            <w:tcW w:w="2127" w:type="dxa"/>
            <w:shd w:val="clear" w:color="auto" w:fill="8EAADB" w:themeFill="accent1" w:themeFillTint="99"/>
          </w:tcPr>
          <w:p w14:paraId="67BCF0FE" w14:textId="77777777" w:rsidR="00FD4EED" w:rsidRPr="00FB2D9B" w:rsidRDefault="00FD4EED" w:rsidP="001A69EB">
            <w:pPr>
              <w:pStyle w:val="af8"/>
              <w:spacing w:before="180" w:after="180"/>
              <w:ind w:firstLineChars="1" w:firstLine="3"/>
            </w:pPr>
            <w:r w:rsidRPr="00FB2D9B">
              <w:t>新增</w:t>
            </w:r>
            <w:r w:rsidRPr="00FB2D9B">
              <w:t>/</w:t>
            </w:r>
            <w:r w:rsidRPr="00FB2D9B">
              <w:t>修正</w:t>
            </w:r>
            <w:r w:rsidRPr="00FB2D9B">
              <w:t>/</w:t>
            </w:r>
            <w:r w:rsidRPr="00FB2D9B">
              <w:t>刪除</w:t>
            </w:r>
          </w:p>
        </w:tc>
      </w:tr>
    </w:tbl>
    <w:p w14:paraId="10668793" w14:textId="77777777" w:rsidR="00FD4EED" w:rsidRPr="002809C8" w:rsidRDefault="00FD4EED" w:rsidP="001A69EB">
      <w:pPr>
        <w:ind w:firstLineChars="1" w:firstLine="3"/>
      </w:pPr>
      <w:proofErr w:type="gramStart"/>
      <w:r w:rsidRPr="002809C8">
        <w:t>註</w:t>
      </w:r>
      <w:proofErr w:type="gramEnd"/>
      <w:r w:rsidRPr="002809C8">
        <w:t>1-1:</w:t>
      </w:r>
      <w:r w:rsidRPr="002809C8">
        <w:t>使用者必須登入才可使用</w:t>
      </w:r>
      <w:r w:rsidRPr="002809C8">
        <w:t>2~6</w:t>
      </w:r>
      <w:r w:rsidRPr="002809C8">
        <w:t>之功能</w:t>
      </w:r>
    </w:p>
    <w:tbl>
      <w:tblPr>
        <w:tblStyle w:val="13"/>
        <w:tblW w:w="8359" w:type="dxa"/>
        <w:tblLook w:val="04A0" w:firstRow="1" w:lastRow="0" w:firstColumn="1" w:lastColumn="0" w:noHBand="0" w:noVBand="1"/>
      </w:tblPr>
      <w:tblGrid>
        <w:gridCol w:w="1696"/>
        <w:gridCol w:w="2125"/>
        <w:gridCol w:w="648"/>
        <w:gridCol w:w="33"/>
        <w:gridCol w:w="680"/>
        <w:gridCol w:w="1543"/>
        <w:gridCol w:w="1634"/>
      </w:tblGrid>
      <w:tr w:rsidR="00FD4EED" w:rsidRPr="00FB2D9B" w14:paraId="4F17B28E" w14:textId="77777777" w:rsidTr="001F1B21">
        <w:tc>
          <w:tcPr>
            <w:tcW w:w="1696" w:type="dxa"/>
            <w:shd w:val="clear" w:color="auto" w:fill="D9E2F3" w:themeFill="accent1" w:themeFillTint="33"/>
          </w:tcPr>
          <w:p w14:paraId="486BD025" w14:textId="77777777" w:rsidR="00FD4EED" w:rsidRPr="00FB2D9B" w:rsidRDefault="00FD4EED" w:rsidP="001A69EB">
            <w:pPr>
              <w:pStyle w:val="af8"/>
              <w:spacing w:before="180" w:after="180"/>
              <w:ind w:firstLineChars="1" w:firstLine="3"/>
            </w:pPr>
            <w:r w:rsidRPr="00FB2D9B">
              <w:t>功能分類</w:t>
            </w:r>
          </w:p>
        </w:tc>
        <w:tc>
          <w:tcPr>
            <w:tcW w:w="6663" w:type="dxa"/>
            <w:gridSpan w:val="6"/>
            <w:shd w:val="clear" w:color="auto" w:fill="D9E2F3" w:themeFill="accent1" w:themeFillTint="33"/>
          </w:tcPr>
          <w:p w14:paraId="6B1CE8B1" w14:textId="77777777" w:rsidR="00FD4EED" w:rsidRPr="00FB2D9B" w:rsidRDefault="00FD4EED" w:rsidP="001A69EB">
            <w:pPr>
              <w:pStyle w:val="af8"/>
              <w:spacing w:before="180" w:after="180"/>
              <w:ind w:firstLineChars="1" w:firstLine="3"/>
              <w:rPr>
                <w:b/>
                <w:bCs/>
              </w:rPr>
            </w:pPr>
            <w:r w:rsidRPr="00FB2D9B">
              <w:rPr>
                <w:b/>
                <w:bCs/>
              </w:rPr>
              <w:t>2</w:t>
            </w:r>
            <w:r w:rsidRPr="00FB2D9B">
              <w:rPr>
                <w:b/>
                <w:bCs/>
              </w:rPr>
              <w:t>收納介面</w:t>
            </w:r>
          </w:p>
        </w:tc>
      </w:tr>
      <w:tr w:rsidR="00E31686" w:rsidRPr="00FB2D9B" w14:paraId="4DB8A0DC" w14:textId="77777777" w:rsidTr="001F1B21">
        <w:tc>
          <w:tcPr>
            <w:tcW w:w="1696" w:type="dxa"/>
            <w:shd w:val="clear" w:color="auto" w:fill="D9E2F3" w:themeFill="accent1" w:themeFillTint="33"/>
          </w:tcPr>
          <w:p w14:paraId="5B29CCEC" w14:textId="77777777" w:rsidR="00FD4EED" w:rsidRPr="00FB2D9B" w:rsidRDefault="00FD4EED" w:rsidP="001A69EB">
            <w:pPr>
              <w:pStyle w:val="af8"/>
              <w:spacing w:before="180" w:after="180"/>
              <w:ind w:firstLineChars="1" w:firstLine="3"/>
            </w:pPr>
            <w:r w:rsidRPr="00FB2D9B">
              <w:t>細項</w:t>
            </w:r>
          </w:p>
        </w:tc>
        <w:tc>
          <w:tcPr>
            <w:tcW w:w="2773" w:type="dxa"/>
            <w:gridSpan w:val="2"/>
            <w:shd w:val="clear" w:color="auto" w:fill="8EAADB" w:themeFill="accent1" w:themeFillTint="99"/>
          </w:tcPr>
          <w:p w14:paraId="6DA763AE" w14:textId="77777777" w:rsidR="00FD4EED" w:rsidRPr="00FB2D9B" w:rsidRDefault="00FD4EED" w:rsidP="001A69EB">
            <w:pPr>
              <w:pStyle w:val="af8"/>
              <w:spacing w:before="180" w:after="180"/>
              <w:ind w:firstLineChars="1" w:firstLine="3"/>
            </w:pPr>
            <w:r w:rsidRPr="00FB2D9B">
              <w:t>收納新衣服</w:t>
            </w:r>
          </w:p>
        </w:tc>
        <w:tc>
          <w:tcPr>
            <w:tcW w:w="3890" w:type="dxa"/>
            <w:gridSpan w:val="4"/>
            <w:shd w:val="clear" w:color="auto" w:fill="8EAADB" w:themeFill="accent1" w:themeFillTint="99"/>
          </w:tcPr>
          <w:p w14:paraId="49A80445" w14:textId="77777777" w:rsidR="00FD4EED" w:rsidRPr="00FB2D9B" w:rsidRDefault="00FD4EED" w:rsidP="001A69EB">
            <w:pPr>
              <w:pStyle w:val="af8"/>
              <w:spacing w:before="180" w:after="180"/>
              <w:ind w:firstLineChars="1" w:firstLine="3"/>
            </w:pPr>
            <w:r w:rsidRPr="00FB2D9B">
              <w:t>收納已存入過之衣服</w:t>
            </w:r>
          </w:p>
        </w:tc>
      </w:tr>
      <w:tr w:rsidR="00411F39" w:rsidRPr="00FB2D9B" w14:paraId="3B8BEE58" w14:textId="77777777" w:rsidTr="001F1B21">
        <w:tc>
          <w:tcPr>
            <w:tcW w:w="1696" w:type="dxa"/>
            <w:shd w:val="clear" w:color="auto" w:fill="D9E2F3" w:themeFill="accent1" w:themeFillTint="33"/>
          </w:tcPr>
          <w:p w14:paraId="3EFFF0F0" w14:textId="77777777" w:rsidR="00FD4EED" w:rsidRPr="00FB2D9B" w:rsidRDefault="00FD4EED" w:rsidP="001A69EB">
            <w:pPr>
              <w:pStyle w:val="af8"/>
              <w:spacing w:before="180" w:after="180"/>
              <w:ind w:firstLineChars="1" w:firstLine="3"/>
            </w:pPr>
            <w:r w:rsidRPr="00FB2D9B">
              <w:t>細項分支</w:t>
            </w:r>
            <w:r w:rsidRPr="00FB2D9B">
              <w:t>-1</w:t>
            </w:r>
          </w:p>
        </w:tc>
        <w:tc>
          <w:tcPr>
            <w:tcW w:w="2125" w:type="dxa"/>
            <w:shd w:val="clear" w:color="auto" w:fill="C5E0B3" w:themeFill="accent6" w:themeFillTint="66"/>
          </w:tcPr>
          <w:p w14:paraId="7BCAF8EE" w14:textId="77777777" w:rsidR="00FD4EED" w:rsidRPr="00FB2D9B" w:rsidRDefault="00FD4EED" w:rsidP="001A69EB">
            <w:pPr>
              <w:pStyle w:val="af8"/>
              <w:spacing w:before="180" w:after="180"/>
              <w:ind w:firstLineChars="1" w:firstLine="3"/>
            </w:pPr>
            <w:r w:rsidRPr="00FB2D9B">
              <w:t>提供辨識結果</w:t>
            </w:r>
          </w:p>
        </w:tc>
        <w:tc>
          <w:tcPr>
            <w:tcW w:w="1361" w:type="dxa"/>
            <w:gridSpan w:val="3"/>
            <w:shd w:val="clear" w:color="auto" w:fill="C5E0B3" w:themeFill="accent6" w:themeFillTint="66"/>
          </w:tcPr>
          <w:p w14:paraId="34BCC92F" w14:textId="77777777" w:rsidR="00FD4EED" w:rsidRPr="00FB2D9B" w:rsidRDefault="00FD4EED" w:rsidP="001A69EB">
            <w:pPr>
              <w:pStyle w:val="af8"/>
              <w:spacing w:before="180" w:after="180"/>
              <w:ind w:firstLineChars="1" w:firstLine="3"/>
            </w:pPr>
            <w:r w:rsidRPr="00FB2D9B">
              <w:t>選擇按鈕</w:t>
            </w:r>
          </w:p>
        </w:tc>
        <w:tc>
          <w:tcPr>
            <w:tcW w:w="1543" w:type="dxa"/>
            <w:shd w:val="clear" w:color="auto" w:fill="C5E0B3" w:themeFill="accent6" w:themeFillTint="66"/>
          </w:tcPr>
          <w:p w14:paraId="497EDA54" w14:textId="77777777" w:rsidR="00FD4EED" w:rsidRPr="00FB2D9B" w:rsidRDefault="00FD4EED" w:rsidP="001A69EB">
            <w:pPr>
              <w:pStyle w:val="af8"/>
              <w:spacing w:before="180" w:after="180"/>
              <w:ind w:firstLineChars="1" w:firstLine="3"/>
            </w:pPr>
            <w:r w:rsidRPr="00FB2D9B">
              <w:t>提供辨識結果</w:t>
            </w:r>
          </w:p>
        </w:tc>
        <w:tc>
          <w:tcPr>
            <w:tcW w:w="1634" w:type="dxa"/>
            <w:shd w:val="clear" w:color="auto" w:fill="C5E0B3" w:themeFill="accent6" w:themeFillTint="66"/>
          </w:tcPr>
          <w:p w14:paraId="228AA295" w14:textId="4050F643" w:rsidR="00FD4EED" w:rsidRPr="00FB2D9B" w:rsidRDefault="00FD4EED" w:rsidP="001A69EB">
            <w:pPr>
              <w:pStyle w:val="af8"/>
              <w:spacing w:before="180" w:after="180"/>
              <w:ind w:firstLineChars="1" w:firstLine="3"/>
            </w:pPr>
            <w:r w:rsidRPr="00FB2D9B">
              <w:t>提供比對</w:t>
            </w:r>
            <w:r w:rsidR="00E31686">
              <w:rPr>
                <w:rFonts w:hint="eastAsia"/>
              </w:rPr>
              <w:t xml:space="preserve"> </w:t>
            </w:r>
            <w:r w:rsidRPr="00FB2D9B">
              <w:t>結果</w:t>
            </w:r>
          </w:p>
        </w:tc>
      </w:tr>
      <w:tr w:rsidR="00E31686" w:rsidRPr="00FB2D9B" w14:paraId="45D000F7" w14:textId="77777777" w:rsidTr="001F1B21">
        <w:tc>
          <w:tcPr>
            <w:tcW w:w="1696" w:type="dxa"/>
            <w:shd w:val="clear" w:color="auto" w:fill="D9E2F3" w:themeFill="accent1" w:themeFillTint="33"/>
          </w:tcPr>
          <w:p w14:paraId="02437300" w14:textId="77777777" w:rsidR="00FD4EED" w:rsidRPr="00FB2D9B" w:rsidRDefault="00FD4EED" w:rsidP="001A69EB">
            <w:pPr>
              <w:pStyle w:val="af8"/>
              <w:spacing w:before="180" w:after="180"/>
              <w:ind w:firstLineChars="1" w:firstLine="3"/>
            </w:pPr>
            <w:r w:rsidRPr="00FB2D9B">
              <w:t>細項分支</w:t>
            </w:r>
            <w:r w:rsidRPr="00FB2D9B">
              <w:t>-2</w:t>
            </w:r>
          </w:p>
        </w:tc>
        <w:tc>
          <w:tcPr>
            <w:tcW w:w="2125" w:type="dxa"/>
            <w:shd w:val="clear" w:color="auto" w:fill="8EAADB" w:themeFill="accent1" w:themeFillTint="99"/>
          </w:tcPr>
          <w:p w14:paraId="709F6FFC" w14:textId="77777777" w:rsidR="00FD4EED" w:rsidRPr="00FB2D9B" w:rsidRDefault="00FD4EED" w:rsidP="001A69EB">
            <w:pPr>
              <w:pStyle w:val="af8"/>
              <w:spacing w:before="180" w:after="180"/>
              <w:ind w:firstLineChars="1" w:firstLine="3"/>
            </w:pPr>
            <w:r w:rsidRPr="00FB2D9B">
              <w:t>提供辨識細項修正選項</w:t>
            </w:r>
            <w:r w:rsidRPr="00FB2D9B">
              <w:rPr>
                <w:sz w:val="16"/>
                <w:szCs w:val="16"/>
              </w:rPr>
              <w:t>(</w:t>
            </w:r>
            <w:proofErr w:type="gramStart"/>
            <w:r w:rsidRPr="00FB2D9B">
              <w:rPr>
                <w:sz w:val="16"/>
                <w:szCs w:val="16"/>
              </w:rPr>
              <w:t>註</w:t>
            </w:r>
            <w:proofErr w:type="gramEnd"/>
            <w:r w:rsidRPr="00FB2D9B">
              <w:rPr>
                <w:sz w:val="16"/>
                <w:szCs w:val="16"/>
              </w:rPr>
              <w:t>2-1)</w:t>
            </w:r>
          </w:p>
        </w:tc>
        <w:tc>
          <w:tcPr>
            <w:tcW w:w="681" w:type="dxa"/>
            <w:gridSpan w:val="2"/>
            <w:shd w:val="clear" w:color="auto" w:fill="8EAADB" w:themeFill="accent1" w:themeFillTint="99"/>
          </w:tcPr>
          <w:p w14:paraId="2F97FE1A" w14:textId="77777777" w:rsidR="00FD4EED" w:rsidRPr="00FB2D9B" w:rsidRDefault="00FD4EED" w:rsidP="001A69EB">
            <w:pPr>
              <w:pStyle w:val="af8"/>
              <w:spacing w:before="180" w:after="180"/>
              <w:ind w:firstLineChars="1" w:firstLine="3"/>
            </w:pPr>
            <w:r w:rsidRPr="00FB2D9B">
              <w:t>收入</w:t>
            </w:r>
          </w:p>
        </w:tc>
        <w:tc>
          <w:tcPr>
            <w:tcW w:w="680" w:type="dxa"/>
            <w:shd w:val="clear" w:color="auto" w:fill="8EAADB" w:themeFill="accent1" w:themeFillTint="99"/>
          </w:tcPr>
          <w:p w14:paraId="74FBF70C" w14:textId="77777777" w:rsidR="00FD4EED" w:rsidRPr="00FB2D9B" w:rsidRDefault="00FD4EED" w:rsidP="001A69EB">
            <w:pPr>
              <w:pStyle w:val="af8"/>
              <w:spacing w:before="180" w:after="180"/>
              <w:ind w:firstLineChars="1" w:firstLine="3"/>
            </w:pPr>
            <w:r w:rsidRPr="00FB2D9B">
              <w:t>退回</w:t>
            </w:r>
          </w:p>
        </w:tc>
        <w:tc>
          <w:tcPr>
            <w:tcW w:w="3177" w:type="dxa"/>
            <w:gridSpan w:val="2"/>
            <w:shd w:val="clear" w:color="auto" w:fill="8EAADB" w:themeFill="accent1" w:themeFillTint="99"/>
          </w:tcPr>
          <w:p w14:paraId="01416BC4" w14:textId="77777777" w:rsidR="00FD4EED" w:rsidRPr="00FB2D9B" w:rsidRDefault="00FD4EED" w:rsidP="001A69EB">
            <w:pPr>
              <w:pStyle w:val="af8"/>
              <w:spacing w:before="180" w:after="180"/>
              <w:ind w:firstLineChars="1" w:firstLine="3"/>
            </w:pPr>
            <w:r w:rsidRPr="00FB2D9B">
              <w:t>提供辨識比對修正選項</w:t>
            </w:r>
            <w:r w:rsidRPr="00FB2D9B">
              <w:rPr>
                <w:sz w:val="16"/>
                <w:szCs w:val="16"/>
              </w:rPr>
              <w:t>(</w:t>
            </w:r>
            <w:proofErr w:type="gramStart"/>
            <w:r w:rsidRPr="00FB2D9B">
              <w:rPr>
                <w:sz w:val="16"/>
                <w:szCs w:val="16"/>
              </w:rPr>
              <w:t>註</w:t>
            </w:r>
            <w:proofErr w:type="gramEnd"/>
            <w:r w:rsidRPr="00FB2D9B">
              <w:rPr>
                <w:sz w:val="16"/>
                <w:szCs w:val="16"/>
              </w:rPr>
              <w:t>2-2)</w:t>
            </w:r>
          </w:p>
        </w:tc>
      </w:tr>
    </w:tbl>
    <w:p w14:paraId="57C1D780" w14:textId="77777777" w:rsidR="00FD4EED" w:rsidRPr="002809C8" w:rsidRDefault="00FD4EED" w:rsidP="001A69EB">
      <w:pPr>
        <w:ind w:firstLineChars="1" w:firstLine="3"/>
      </w:pPr>
      <w:proofErr w:type="gramStart"/>
      <w:r w:rsidRPr="002809C8">
        <w:t>註</w:t>
      </w:r>
      <w:proofErr w:type="gramEnd"/>
      <w:r w:rsidRPr="002809C8">
        <w:t>2-1:</w:t>
      </w:r>
      <w:r w:rsidRPr="002809C8">
        <w:t>如將辨識結果從</w:t>
      </w:r>
      <w:r w:rsidRPr="002809C8">
        <w:t>(</w:t>
      </w:r>
      <w:r w:rsidRPr="002809C8">
        <w:t>短袖</w:t>
      </w:r>
      <w:r w:rsidRPr="002809C8">
        <w:t>)</w:t>
      </w:r>
      <w:r w:rsidRPr="002809C8">
        <w:t>手動修正為</w:t>
      </w:r>
      <w:r w:rsidRPr="002809C8">
        <w:t>(T-shirt)</w:t>
      </w:r>
    </w:p>
    <w:p w14:paraId="427531A7" w14:textId="42581D86" w:rsidR="00FD4EED" w:rsidRDefault="00FD4EED" w:rsidP="001A69EB">
      <w:pPr>
        <w:ind w:firstLineChars="1" w:firstLine="3"/>
      </w:pPr>
      <w:proofErr w:type="gramStart"/>
      <w:r w:rsidRPr="002809C8">
        <w:t>註</w:t>
      </w:r>
      <w:proofErr w:type="gramEnd"/>
      <w:r w:rsidRPr="002809C8">
        <w:t>2-2:</w:t>
      </w:r>
      <w:r w:rsidRPr="002809C8">
        <w:t>如比較結果不</w:t>
      </w:r>
      <w:proofErr w:type="gramStart"/>
      <w:r w:rsidRPr="002809C8">
        <w:t>為同件衣服</w:t>
      </w:r>
      <w:proofErr w:type="gramEnd"/>
      <w:r w:rsidRPr="002809C8">
        <w:t>，可手動尋找對應衣服</w:t>
      </w:r>
    </w:p>
    <w:p w14:paraId="4971829C" w14:textId="77777777" w:rsidR="001F1B21" w:rsidRPr="002809C8" w:rsidRDefault="001F1B21" w:rsidP="001A69EB">
      <w:pPr>
        <w:ind w:firstLineChars="1" w:firstLine="3"/>
      </w:pPr>
    </w:p>
    <w:tbl>
      <w:tblPr>
        <w:tblStyle w:val="13"/>
        <w:tblW w:w="8359" w:type="dxa"/>
        <w:tblLook w:val="04A0" w:firstRow="1" w:lastRow="0" w:firstColumn="1" w:lastColumn="0" w:noHBand="0" w:noVBand="1"/>
      </w:tblPr>
      <w:tblGrid>
        <w:gridCol w:w="1696"/>
        <w:gridCol w:w="2798"/>
        <w:gridCol w:w="2164"/>
        <w:gridCol w:w="1701"/>
      </w:tblGrid>
      <w:tr w:rsidR="001F1B21" w:rsidRPr="00FB2D9B" w14:paraId="5E3A1140" w14:textId="77777777" w:rsidTr="001F1B21">
        <w:tc>
          <w:tcPr>
            <w:tcW w:w="1696" w:type="dxa"/>
            <w:shd w:val="clear" w:color="auto" w:fill="D9E2F3" w:themeFill="accent1" w:themeFillTint="33"/>
          </w:tcPr>
          <w:p w14:paraId="11C276C8" w14:textId="77777777" w:rsidR="001F1B21" w:rsidRPr="00FB2D9B" w:rsidRDefault="001F1B21" w:rsidP="001A69EB">
            <w:pPr>
              <w:pStyle w:val="af8"/>
              <w:spacing w:before="180" w:after="180"/>
              <w:ind w:firstLineChars="1" w:firstLine="3"/>
            </w:pPr>
            <w:r w:rsidRPr="00FB2D9B">
              <w:lastRenderedPageBreak/>
              <w:t>功能分類</w:t>
            </w:r>
          </w:p>
        </w:tc>
        <w:tc>
          <w:tcPr>
            <w:tcW w:w="6663" w:type="dxa"/>
            <w:gridSpan w:val="3"/>
            <w:shd w:val="clear" w:color="auto" w:fill="D9E2F3" w:themeFill="accent1" w:themeFillTint="33"/>
          </w:tcPr>
          <w:p w14:paraId="6C5399A4" w14:textId="50464AB1" w:rsidR="001F1B21" w:rsidRPr="00FB2D9B" w:rsidRDefault="001F1B21" w:rsidP="001A69EB">
            <w:pPr>
              <w:pStyle w:val="af8"/>
              <w:spacing w:before="180" w:after="180"/>
              <w:ind w:rightChars="1124" w:right="3147" w:firstLineChars="1" w:firstLine="3"/>
              <w:rPr>
                <w:b/>
                <w:bCs/>
              </w:rPr>
            </w:pPr>
            <w:r w:rsidRPr="00FB2D9B">
              <w:rPr>
                <w:b/>
                <w:bCs/>
              </w:rPr>
              <w:t>3</w:t>
            </w:r>
            <w:r w:rsidRPr="00FB2D9B">
              <w:rPr>
                <w:b/>
                <w:bCs/>
              </w:rPr>
              <w:t>拿取介</w:t>
            </w:r>
            <w:r>
              <w:rPr>
                <w:rFonts w:hint="eastAsia"/>
                <w:b/>
                <w:bCs/>
              </w:rPr>
              <w:t>面</w:t>
            </w:r>
            <w:r w:rsidRPr="00FB2D9B">
              <w:rPr>
                <w:b/>
                <w:bCs/>
              </w:rPr>
              <w:t>(</w:t>
            </w:r>
            <w:r w:rsidRPr="00FB2D9B">
              <w:rPr>
                <w:b/>
                <w:bCs/>
              </w:rPr>
              <w:t>系統推薦</w:t>
            </w:r>
            <w:r w:rsidRPr="00FB2D9B">
              <w:rPr>
                <w:b/>
                <w:bCs/>
              </w:rPr>
              <w:t>)</w:t>
            </w:r>
          </w:p>
        </w:tc>
      </w:tr>
      <w:tr w:rsidR="001F1B21" w:rsidRPr="00FB2D9B" w14:paraId="08495D10" w14:textId="77777777" w:rsidTr="001F1B21">
        <w:tc>
          <w:tcPr>
            <w:tcW w:w="1696" w:type="dxa"/>
            <w:shd w:val="clear" w:color="auto" w:fill="D9E2F3" w:themeFill="accent1" w:themeFillTint="33"/>
          </w:tcPr>
          <w:p w14:paraId="74B4BB02" w14:textId="77777777" w:rsidR="001F1B21" w:rsidRPr="00FB2D9B" w:rsidRDefault="001F1B21" w:rsidP="001A69EB">
            <w:pPr>
              <w:pStyle w:val="af8"/>
              <w:spacing w:before="180" w:after="180"/>
              <w:ind w:firstLineChars="1" w:firstLine="3"/>
            </w:pPr>
            <w:r w:rsidRPr="00FB2D9B">
              <w:t>細項</w:t>
            </w:r>
          </w:p>
        </w:tc>
        <w:tc>
          <w:tcPr>
            <w:tcW w:w="2798" w:type="dxa"/>
            <w:shd w:val="clear" w:color="auto" w:fill="8EAADB" w:themeFill="accent1" w:themeFillTint="99"/>
          </w:tcPr>
          <w:p w14:paraId="5477381B" w14:textId="77777777" w:rsidR="001F1B21" w:rsidRPr="00FB2D9B" w:rsidRDefault="001F1B21" w:rsidP="001A69EB">
            <w:pPr>
              <w:pStyle w:val="af8"/>
              <w:spacing w:before="180" w:after="180"/>
              <w:ind w:firstLineChars="1" w:firstLine="3"/>
            </w:pPr>
            <w:r w:rsidRPr="00FB2D9B">
              <w:t>系統推薦選項列表</w:t>
            </w:r>
            <w:r w:rsidRPr="00FB2D9B">
              <w:t>(</w:t>
            </w:r>
            <w:r w:rsidRPr="00FB2D9B">
              <w:t>圖片形式</w:t>
            </w:r>
            <w:r w:rsidRPr="00FB2D9B">
              <w:t>)</w:t>
            </w:r>
            <w:r w:rsidRPr="00FB2D9B">
              <w:rPr>
                <w:sz w:val="16"/>
                <w:szCs w:val="16"/>
              </w:rPr>
              <w:t>(</w:t>
            </w:r>
            <w:proofErr w:type="gramStart"/>
            <w:r w:rsidRPr="00FB2D9B">
              <w:rPr>
                <w:sz w:val="16"/>
                <w:szCs w:val="16"/>
              </w:rPr>
              <w:t>註</w:t>
            </w:r>
            <w:proofErr w:type="gramEnd"/>
            <w:r w:rsidRPr="00FB2D9B">
              <w:rPr>
                <w:sz w:val="16"/>
                <w:szCs w:val="16"/>
              </w:rPr>
              <w:t>3-1)</w:t>
            </w:r>
          </w:p>
        </w:tc>
        <w:tc>
          <w:tcPr>
            <w:tcW w:w="2164" w:type="dxa"/>
            <w:shd w:val="clear" w:color="auto" w:fill="8EAADB" w:themeFill="accent1" w:themeFillTint="99"/>
          </w:tcPr>
          <w:p w14:paraId="7CB051BA" w14:textId="77777777" w:rsidR="001F1B21" w:rsidRPr="00FB2D9B" w:rsidRDefault="001F1B21" w:rsidP="001A69EB">
            <w:pPr>
              <w:pStyle w:val="af8"/>
              <w:spacing w:before="180" w:after="180"/>
              <w:ind w:firstLineChars="1" w:firstLine="3"/>
            </w:pPr>
            <w:r w:rsidRPr="00FB2D9B">
              <w:t>送出按鈕</w:t>
            </w:r>
          </w:p>
        </w:tc>
        <w:tc>
          <w:tcPr>
            <w:tcW w:w="1701" w:type="dxa"/>
            <w:shd w:val="clear" w:color="auto" w:fill="B4C6E7" w:themeFill="accent1" w:themeFillTint="66"/>
          </w:tcPr>
          <w:p w14:paraId="133C3852" w14:textId="77777777" w:rsidR="001F1B21" w:rsidRPr="00FB2D9B" w:rsidRDefault="001F1B21" w:rsidP="001A69EB">
            <w:pPr>
              <w:pStyle w:val="af8"/>
              <w:spacing w:before="180" w:after="180"/>
              <w:ind w:firstLineChars="1" w:firstLine="3"/>
            </w:pPr>
            <w:r w:rsidRPr="00FB2D9B">
              <w:t>天氣資訊</w:t>
            </w:r>
          </w:p>
        </w:tc>
      </w:tr>
    </w:tbl>
    <w:p w14:paraId="5446CCF5" w14:textId="76508B60" w:rsidR="00FD4EED" w:rsidRPr="002809C8" w:rsidRDefault="00FD4EED" w:rsidP="001A69EB">
      <w:pPr>
        <w:ind w:firstLineChars="1" w:firstLine="3"/>
      </w:pPr>
      <w:proofErr w:type="gramStart"/>
      <w:r w:rsidRPr="002809C8">
        <w:t>註</w:t>
      </w:r>
      <w:proofErr w:type="gramEnd"/>
      <w:r w:rsidRPr="002809C8">
        <w:t>3-1:</w:t>
      </w:r>
      <w:r w:rsidRPr="002809C8">
        <w:t>點選</w:t>
      </w:r>
      <w:proofErr w:type="gramStart"/>
      <w:r w:rsidRPr="002809C8">
        <w:t>後將框選</w:t>
      </w:r>
      <w:proofErr w:type="gramEnd"/>
      <w:r w:rsidRPr="002809C8">
        <w:t>該圖樣</w:t>
      </w:r>
      <w:r w:rsidRPr="002809C8">
        <w:t>&gt;</w:t>
      </w:r>
      <w:r w:rsidRPr="002809C8">
        <w:t>可按送出</w:t>
      </w:r>
    </w:p>
    <w:tbl>
      <w:tblPr>
        <w:tblStyle w:val="13"/>
        <w:tblW w:w="8359" w:type="dxa"/>
        <w:tblLook w:val="04A0" w:firstRow="1" w:lastRow="0" w:firstColumn="1" w:lastColumn="0" w:noHBand="0" w:noVBand="1"/>
      </w:tblPr>
      <w:tblGrid>
        <w:gridCol w:w="1695"/>
        <w:gridCol w:w="2514"/>
        <w:gridCol w:w="2525"/>
        <w:gridCol w:w="1126"/>
        <w:gridCol w:w="499"/>
      </w:tblGrid>
      <w:tr w:rsidR="00FD4EED" w:rsidRPr="00FB2D9B" w14:paraId="467D6EBF" w14:textId="77777777" w:rsidTr="001F1B21">
        <w:tc>
          <w:tcPr>
            <w:tcW w:w="1696" w:type="dxa"/>
            <w:shd w:val="clear" w:color="auto" w:fill="D9E2F3" w:themeFill="accent1" w:themeFillTint="33"/>
          </w:tcPr>
          <w:p w14:paraId="3B31C6B2" w14:textId="77777777" w:rsidR="00FD4EED" w:rsidRPr="00FB2D9B" w:rsidRDefault="00FD4EED" w:rsidP="001A69EB">
            <w:pPr>
              <w:pStyle w:val="af8"/>
              <w:spacing w:before="180" w:after="180"/>
              <w:ind w:firstLineChars="1" w:firstLine="3"/>
            </w:pPr>
            <w:r w:rsidRPr="00FB2D9B">
              <w:t>功能分類</w:t>
            </w:r>
          </w:p>
        </w:tc>
        <w:tc>
          <w:tcPr>
            <w:tcW w:w="6663" w:type="dxa"/>
            <w:gridSpan w:val="4"/>
            <w:shd w:val="clear" w:color="auto" w:fill="D9E2F3" w:themeFill="accent1" w:themeFillTint="33"/>
          </w:tcPr>
          <w:p w14:paraId="7FA05F85" w14:textId="77777777" w:rsidR="00FD4EED" w:rsidRPr="00FB2D9B" w:rsidRDefault="00FD4EED" w:rsidP="001A69EB">
            <w:pPr>
              <w:pStyle w:val="af8"/>
              <w:spacing w:before="180" w:after="180"/>
              <w:ind w:firstLineChars="1" w:firstLine="3"/>
              <w:rPr>
                <w:b/>
                <w:bCs/>
              </w:rPr>
            </w:pPr>
            <w:r w:rsidRPr="00FB2D9B">
              <w:rPr>
                <w:b/>
                <w:bCs/>
              </w:rPr>
              <w:t>4</w:t>
            </w:r>
            <w:r w:rsidRPr="00FB2D9B">
              <w:rPr>
                <w:b/>
                <w:bCs/>
              </w:rPr>
              <w:t>拿取介面</w:t>
            </w:r>
            <w:r w:rsidRPr="00FB2D9B">
              <w:rPr>
                <w:b/>
                <w:bCs/>
              </w:rPr>
              <w:t>(</w:t>
            </w:r>
            <w:r w:rsidRPr="00FB2D9B">
              <w:rPr>
                <w:b/>
                <w:bCs/>
              </w:rPr>
              <w:t>自行選擇</w:t>
            </w:r>
            <w:r w:rsidRPr="00FB2D9B">
              <w:rPr>
                <w:b/>
                <w:bCs/>
              </w:rPr>
              <w:t>)</w:t>
            </w:r>
          </w:p>
        </w:tc>
      </w:tr>
      <w:tr w:rsidR="00FD4EED" w:rsidRPr="00FB2D9B" w14:paraId="3734EE55" w14:textId="77777777" w:rsidTr="001F1B21">
        <w:trPr>
          <w:trHeight w:val="303"/>
        </w:trPr>
        <w:tc>
          <w:tcPr>
            <w:tcW w:w="1696" w:type="dxa"/>
            <w:shd w:val="clear" w:color="auto" w:fill="D9E2F3" w:themeFill="accent1" w:themeFillTint="33"/>
          </w:tcPr>
          <w:p w14:paraId="550E71EC" w14:textId="77777777" w:rsidR="00FD4EED" w:rsidRPr="00FB2D9B" w:rsidRDefault="00FD4EED" w:rsidP="001A69EB">
            <w:pPr>
              <w:pStyle w:val="af8"/>
              <w:spacing w:before="180" w:after="180"/>
              <w:ind w:firstLineChars="1" w:firstLine="3"/>
            </w:pPr>
            <w:r w:rsidRPr="00FB2D9B">
              <w:t>細項</w:t>
            </w:r>
          </w:p>
        </w:tc>
        <w:tc>
          <w:tcPr>
            <w:tcW w:w="2515" w:type="dxa"/>
            <w:shd w:val="clear" w:color="auto" w:fill="8EAADB" w:themeFill="accent1" w:themeFillTint="99"/>
          </w:tcPr>
          <w:p w14:paraId="26355117" w14:textId="77777777" w:rsidR="00FD4EED" w:rsidRPr="00FB2D9B" w:rsidRDefault="00FD4EED" w:rsidP="001A69EB">
            <w:pPr>
              <w:pStyle w:val="af8"/>
              <w:spacing w:before="180" w:after="180"/>
              <w:ind w:firstLineChars="1" w:firstLine="3"/>
            </w:pPr>
            <w:r w:rsidRPr="00FB2D9B">
              <w:t>大項分類選單</w:t>
            </w:r>
            <w:r w:rsidRPr="00FB2D9B">
              <w:rPr>
                <w:sz w:val="16"/>
                <w:szCs w:val="16"/>
              </w:rPr>
              <w:t>(</w:t>
            </w:r>
            <w:proofErr w:type="gramStart"/>
            <w:r w:rsidRPr="00FB2D9B">
              <w:rPr>
                <w:sz w:val="16"/>
                <w:szCs w:val="16"/>
              </w:rPr>
              <w:t>註</w:t>
            </w:r>
            <w:proofErr w:type="gramEnd"/>
            <w:r w:rsidRPr="00FB2D9B">
              <w:rPr>
                <w:sz w:val="16"/>
                <w:szCs w:val="16"/>
              </w:rPr>
              <w:t>4-1)</w:t>
            </w:r>
          </w:p>
        </w:tc>
        <w:tc>
          <w:tcPr>
            <w:tcW w:w="2526" w:type="dxa"/>
            <w:shd w:val="clear" w:color="auto" w:fill="8EAADB" w:themeFill="accent1" w:themeFillTint="99"/>
          </w:tcPr>
          <w:p w14:paraId="6674977A" w14:textId="77777777" w:rsidR="00FD4EED" w:rsidRPr="00FB2D9B" w:rsidRDefault="00FD4EED" w:rsidP="001A69EB">
            <w:pPr>
              <w:pStyle w:val="af8"/>
              <w:spacing w:before="180" w:after="180"/>
              <w:ind w:firstLineChars="1" w:firstLine="3"/>
            </w:pPr>
            <w:r w:rsidRPr="00FB2D9B">
              <w:t>單鍵拿取</w:t>
            </w:r>
            <w:r w:rsidRPr="00FB2D9B">
              <w:t>/</w:t>
            </w:r>
            <w:r w:rsidRPr="00FB2D9B">
              <w:t>整套拿取</w:t>
            </w:r>
          </w:p>
        </w:tc>
        <w:tc>
          <w:tcPr>
            <w:tcW w:w="1126" w:type="dxa"/>
            <w:vMerge w:val="restart"/>
            <w:shd w:val="clear" w:color="auto" w:fill="8EAADB" w:themeFill="accent1" w:themeFillTint="99"/>
          </w:tcPr>
          <w:p w14:paraId="21E3FF09" w14:textId="77777777" w:rsidR="00FD4EED" w:rsidRPr="00FB2D9B" w:rsidRDefault="00FD4EED" w:rsidP="001A69EB">
            <w:pPr>
              <w:pStyle w:val="af8"/>
              <w:spacing w:before="180" w:after="180"/>
              <w:ind w:firstLineChars="1" w:firstLine="3"/>
            </w:pPr>
            <w:r w:rsidRPr="00FB2D9B">
              <w:t>拿取按鈕</w:t>
            </w:r>
          </w:p>
        </w:tc>
        <w:tc>
          <w:tcPr>
            <w:tcW w:w="496" w:type="dxa"/>
            <w:shd w:val="clear" w:color="auto" w:fill="8EAADB" w:themeFill="accent1" w:themeFillTint="99"/>
          </w:tcPr>
          <w:p w14:paraId="42BBBC55" w14:textId="77777777" w:rsidR="00FD4EED" w:rsidRPr="00FB2D9B" w:rsidRDefault="00FD4EED" w:rsidP="001A69EB">
            <w:pPr>
              <w:pStyle w:val="af8"/>
              <w:spacing w:before="180" w:after="180"/>
              <w:ind w:firstLineChars="1" w:firstLine="3"/>
            </w:pPr>
            <w:r w:rsidRPr="00FB2D9B">
              <w:t>詳情按鈕</w:t>
            </w:r>
          </w:p>
        </w:tc>
      </w:tr>
      <w:tr w:rsidR="00FD4EED" w:rsidRPr="00FB2D9B" w14:paraId="775B043A" w14:textId="77777777" w:rsidTr="001F1B21">
        <w:tc>
          <w:tcPr>
            <w:tcW w:w="1696" w:type="dxa"/>
            <w:shd w:val="clear" w:color="auto" w:fill="D9E2F3" w:themeFill="accent1" w:themeFillTint="33"/>
          </w:tcPr>
          <w:p w14:paraId="04A80A79" w14:textId="77777777" w:rsidR="00FD4EED" w:rsidRPr="00FB2D9B" w:rsidRDefault="00FD4EED" w:rsidP="001A69EB">
            <w:pPr>
              <w:pStyle w:val="af8"/>
              <w:spacing w:before="180" w:after="180"/>
              <w:ind w:firstLineChars="1" w:firstLine="3"/>
            </w:pPr>
            <w:r w:rsidRPr="00FB2D9B">
              <w:t>細項分支</w:t>
            </w:r>
            <w:r w:rsidRPr="00FB2D9B">
              <w:t>-1</w:t>
            </w:r>
          </w:p>
        </w:tc>
        <w:tc>
          <w:tcPr>
            <w:tcW w:w="2515" w:type="dxa"/>
            <w:shd w:val="clear" w:color="auto" w:fill="8EAADB" w:themeFill="accent1" w:themeFillTint="99"/>
          </w:tcPr>
          <w:p w14:paraId="3DA68465" w14:textId="77777777" w:rsidR="00FD4EED" w:rsidRPr="00FB2D9B" w:rsidRDefault="00FD4EED" w:rsidP="001A69EB">
            <w:pPr>
              <w:pStyle w:val="af8"/>
              <w:spacing w:before="180" w:after="180"/>
              <w:ind w:firstLineChars="1" w:firstLine="3"/>
            </w:pPr>
            <w:r w:rsidRPr="00FB2D9B">
              <w:t>細項分類選單</w:t>
            </w:r>
            <w:r w:rsidRPr="00FB2D9B">
              <w:rPr>
                <w:sz w:val="16"/>
                <w:szCs w:val="16"/>
              </w:rPr>
              <w:t>(</w:t>
            </w:r>
            <w:proofErr w:type="gramStart"/>
            <w:r w:rsidRPr="00FB2D9B">
              <w:rPr>
                <w:sz w:val="16"/>
                <w:szCs w:val="16"/>
              </w:rPr>
              <w:t>註</w:t>
            </w:r>
            <w:proofErr w:type="gramEnd"/>
            <w:r w:rsidRPr="00FB2D9B">
              <w:rPr>
                <w:sz w:val="16"/>
                <w:szCs w:val="16"/>
              </w:rPr>
              <w:t>4-2)</w:t>
            </w:r>
          </w:p>
        </w:tc>
        <w:tc>
          <w:tcPr>
            <w:tcW w:w="2526" w:type="dxa"/>
            <w:vMerge w:val="restart"/>
            <w:shd w:val="clear" w:color="auto" w:fill="C5E0B3" w:themeFill="accent6" w:themeFillTint="66"/>
          </w:tcPr>
          <w:p w14:paraId="3831F8A0" w14:textId="77777777" w:rsidR="00FD4EED" w:rsidRPr="00FB2D9B" w:rsidRDefault="00FD4EED" w:rsidP="001A69EB">
            <w:pPr>
              <w:pStyle w:val="af8"/>
              <w:spacing w:before="180" w:after="180"/>
              <w:ind w:firstLineChars="1" w:firstLine="3"/>
            </w:pPr>
            <w:r w:rsidRPr="00FB2D9B">
              <w:t>已選擇之衣物</w:t>
            </w:r>
            <w:r w:rsidRPr="00FB2D9B">
              <w:rPr>
                <w:sz w:val="16"/>
                <w:szCs w:val="16"/>
              </w:rPr>
              <w:t>(</w:t>
            </w:r>
            <w:proofErr w:type="gramStart"/>
            <w:r w:rsidRPr="00FB2D9B">
              <w:rPr>
                <w:sz w:val="16"/>
                <w:szCs w:val="16"/>
              </w:rPr>
              <w:t>註</w:t>
            </w:r>
            <w:proofErr w:type="gramEnd"/>
            <w:r w:rsidRPr="00FB2D9B">
              <w:rPr>
                <w:sz w:val="16"/>
                <w:szCs w:val="16"/>
              </w:rPr>
              <w:t>4-4)</w:t>
            </w:r>
          </w:p>
        </w:tc>
        <w:tc>
          <w:tcPr>
            <w:tcW w:w="1126" w:type="dxa"/>
            <w:vMerge/>
            <w:shd w:val="clear" w:color="auto" w:fill="FFE599"/>
          </w:tcPr>
          <w:p w14:paraId="701BD51C" w14:textId="77777777" w:rsidR="00FD4EED" w:rsidRPr="00FB2D9B" w:rsidRDefault="00FD4EED" w:rsidP="001A69EB">
            <w:pPr>
              <w:pStyle w:val="af8"/>
              <w:spacing w:before="180" w:after="180"/>
              <w:ind w:firstLineChars="1" w:firstLine="3"/>
            </w:pPr>
          </w:p>
        </w:tc>
        <w:tc>
          <w:tcPr>
            <w:tcW w:w="496" w:type="dxa"/>
            <w:vMerge w:val="restart"/>
            <w:shd w:val="clear" w:color="auto" w:fill="C5E0B3" w:themeFill="accent6" w:themeFillTint="66"/>
          </w:tcPr>
          <w:p w14:paraId="76CB7BD8" w14:textId="77777777" w:rsidR="00FD4EED" w:rsidRPr="00FB2D9B" w:rsidRDefault="00FD4EED" w:rsidP="001A69EB">
            <w:pPr>
              <w:pStyle w:val="af8"/>
              <w:spacing w:before="180" w:after="180"/>
              <w:ind w:firstLineChars="1" w:firstLine="3"/>
            </w:pPr>
            <w:r w:rsidRPr="00FB2D9B">
              <w:t>衣物詳情</w:t>
            </w:r>
          </w:p>
        </w:tc>
      </w:tr>
      <w:tr w:rsidR="00FD4EED" w:rsidRPr="00FB2D9B" w14:paraId="374BF50F" w14:textId="77777777" w:rsidTr="001F1B21">
        <w:tc>
          <w:tcPr>
            <w:tcW w:w="1696" w:type="dxa"/>
            <w:shd w:val="clear" w:color="auto" w:fill="D9E2F3" w:themeFill="accent1" w:themeFillTint="33"/>
          </w:tcPr>
          <w:p w14:paraId="79BE2186" w14:textId="77777777" w:rsidR="00FD4EED" w:rsidRPr="00FB2D9B" w:rsidRDefault="00FD4EED" w:rsidP="001A69EB">
            <w:pPr>
              <w:pStyle w:val="af8"/>
              <w:spacing w:before="180" w:after="180"/>
              <w:ind w:firstLineChars="1" w:firstLine="3"/>
            </w:pPr>
            <w:r w:rsidRPr="00FB2D9B">
              <w:t>細項分支</w:t>
            </w:r>
            <w:r w:rsidRPr="00FB2D9B">
              <w:t>-2</w:t>
            </w:r>
          </w:p>
        </w:tc>
        <w:tc>
          <w:tcPr>
            <w:tcW w:w="2515" w:type="dxa"/>
            <w:shd w:val="clear" w:color="auto" w:fill="8EAADB" w:themeFill="accent1" w:themeFillTint="99"/>
          </w:tcPr>
          <w:p w14:paraId="0E1906A5" w14:textId="77777777" w:rsidR="00FD4EED" w:rsidRPr="00FB2D9B" w:rsidRDefault="00FD4EED" w:rsidP="001A69EB">
            <w:pPr>
              <w:pStyle w:val="af8"/>
              <w:spacing w:before="180" w:after="180"/>
              <w:ind w:firstLineChars="1" w:firstLine="3"/>
            </w:pPr>
            <w:r w:rsidRPr="00FB2D9B">
              <w:t>衣服列表</w:t>
            </w:r>
            <w:r w:rsidRPr="00FB2D9B">
              <w:t>(</w:t>
            </w:r>
            <w:r w:rsidRPr="00FB2D9B">
              <w:t>圖片形式</w:t>
            </w:r>
            <w:r w:rsidRPr="00FB2D9B">
              <w:t>)</w:t>
            </w:r>
            <w:r w:rsidRPr="00FB2D9B">
              <w:rPr>
                <w:sz w:val="16"/>
                <w:szCs w:val="16"/>
              </w:rPr>
              <w:t>(</w:t>
            </w:r>
            <w:proofErr w:type="gramStart"/>
            <w:r w:rsidRPr="00FB2D9B">
              <w:rPr>
                <w:sz w:val="16"/>
                <w:szCs w:val="16"/>
              </w:rPr>
              <w:t>註</w:t>
            </w:r>
            <w:proofErr w:type="gramEnd"/>
            <w:r w:rsidRPr="00FB2D9B">
              <w:rPr>
                <w:sz w:val="16"/>
                <w:szCs w:val="16"/>
              </w:rPr>
              <w:t>4-3)</w:t>
            </w:r>
          </w:p>
        </w:tc>
        <w:tc>
          <w:tcPr>
            <w:tcW w:w="2526" w:type="dxa"/>
            <w:vMerge/>
            <w:shd w:val="clear" w:color="auto" w:fill="C5E0B3" w:themeFill="accent6" w:themeFillTint="66"/>
          </w:tcPr>
          <w:p w14:paraId="7120B03F" w14:textId="77777777" w:rsidR="00FD4EED" w:rsidRPr="00FB2D9B" w:rsidRDefault="00FD4EED" w:rsidP="001A69EB">
            <w:pPr>
              <w:pStyle w:val="af8"/>
              <w:spacing w:before="180" w:after="180"/>
              <w:ind w:firstLineChars="1" w:firstLine="3"/>
            </w:pPr>
          </w:p>
        </w:tc>
        <w:tc>
          <w:tcPr>
            <w:tcW w:w="1126" w:type="dxa"/>
            <w:vMerge/>
            <w:shd w:val="clear" w:color="auto" w:fill="FFE599"/>
          </w:tcPr>
          <w:p w14:paraId="0E164598" w14:textId="77777777" w:rsidR="00FD4EED" w:rsidRPr="00FB2D9B" w:rsidRDefault="00FD4EED" w:rsidP="001A69EB">
            <w:pPr>
              <w:pStyle w:val="af8"/>
              <w:spacing w:before="180" w:after="180"/>
              <w:ind w:firstLineChars="1" w:firstLine="3"/>
            </w:pPr>
          </w:p>
        </w:tc>
        <w:tc>
          <w:tcPr>
            <w:tcW w:w="496" w:type="dxa"/>
            <w:vMerge/>
            <w:shd w:val="clear" w:color="auto" w:fill="C5E0B3" w:themeFill="accent6" w:themeFillTint="66"/>
          </w:tcPr>
          <w:p w14:paraId="0778907E" w14:textId="77777777" w:rsidR="00FD4EED" w:rsidRPr="00FB2D9B" w:rsidRDefault="00FD4EED" w:rsidP="001A69EB">
            <w:pPr>
              <w:pStyle w:val="af8"/>
              <w:spacing w:before="180" w:after="180"/>
              <w:ind w:firstLineChars="1" w:firstLine="3"/>
            </w:pPr>
          </w:p>
        </w:tc>
      </w:tr>
    </w:tbl>
    <w:p w14:paraId="544B89E9" w14:textId="77777777" w:rsidR="001F1B21" w:rsidRDefault="00FD4EED" w:rsidP="001A69EB">
      <w:pPr>
        <w:ind w:firstLineChars="1" w:firstLine="3"/>
      </w:pPr>
      <w:proofErr w:type="gramStart"/>
      <w:r w:rsidRPr="002809C8">
        <w:t>註</w:t>
      </w:r>
      <w:proofErr w:type="gramEnd"/>
      <w:r w:rsidRPr="002809C8">
        <w:t>4-1:</w:t>
      </w:r>
      <w:r w:rsidRPr="002809C8">
        <w:t>大項</w:t>
      </w:r>
      <w:r w:rsidRPr="002809C8">
        <w:t>(</w:t>
      </w:r>
      <w:r w:rsidRPr="002809C8">
        <w:t>收藏</w:t>
      </w:r>
      <w:r w:rsidRPr="002809C8">
        <w:t>/</w:t>
      </w:r>
      <w:r w:rsidRPr="002809C8">
        <w:t>上半身</w:t>
      </w:r>
      <w:r w:rsidRPr="002809C8">
        <w:t>/</w:t>
      </w:r>
      <w:r w:rsidRPr="002809C8">
        <w:t>下半身等</w:t>
      </w:r>
      <w:r w:rsidRPr="002809C8">
        <w:t xml:space="preserve">)      </w:t>
      </w:r>
    </w:p>
    <w:p w14:paraId="78051EA2" w14:textId="12DD712D" w:rsidR="00FD4EED" w:rsidRPr="002809C8" w:rsidRDefault="00FD4EED" w:rsidP="001A69EB">
      <w:pPr>
        <w:ind w:firstLineChars="1" w:firstLine="3"/>
      </w:pPr>
      <w:proofErr w:type="gramStart"/>
      <w:r w:rsidRPr="002809C8">
        <w:t>註</w:t>
      </w:r>
      <w:proofErr w:type="gramEnd"/>
      <w:r w:rsidRPr="002809C8">
        <w:t>4-2:</w:t>
      </w:r>
      <w:r w:rsidRPr="002809C8">
        <w:t>細項</w:t>
      </w:r>
      <w:r w:rsidRPr="002809C8">
        <w:t>(</w:t>
      </w:r>
      <w:r w:rsidRPr="002809C8">
        <w:t>短袖</w:t>
      </w:r>
      <w:r w:rsidRPr="002809C8">
        <w:t>/</w:t>
      </w:r>
      <w:r w:rsidRPr="002809C8">
        <w:t>長袖</w:t>
      </w:r>
      <w:r w:rsidRPr="002809C8">
        <w:t>/Polo</w:t>
      </w:r>
      <w:r w:rsidRPr="002809C8">
        <w:t>衫</w:t>
      </w:r>
      <w:r w:rsidRPr="002809C8">
        <w:t>/</w:t>
      </w:r>
      <w:r w:rsidRPr="002809C8">
        <w:t>帽</w:t>
      </w:r>
      <w:r w:rsidRPr="002809C8">
        <w:t>T</w:t>
      </w:r>
      <w:r w:rsidRPr="002809C8">
        <w:t>等</w:t>
      </w:r>
      <w:r w:rsidRPr="002809C8">
        <w:t>)</w:t>
      </w:r>
    </w:p>
    <w:p w14:paraId="40DF1F5C" w14:textId="77777777" w:rsidR="001F1B21" w:rsidRDefault="00FD4EED" w:rsidP="001A69EB">
      <w:pPr>
        <w:ind w:firstLineChars="1" w:firstLine="3"/>
      </w:pPr>
      <w:proofErr w:type="gramStart"/>
      <w:r w:rsidRPr="002809C8">
        <w:t>註</w:t>
      </w:r>
      <w:proofErr w:type="gramEnd"/>
      <w:r w:rsidRPr="002809C8">
        <w:t>4-3:</w:t>
      </w:r>
      <w:r w:rsidRPr="002809C8">
        <w:t>不可拿取的衣服將被特別標</w:t>
      </w:r>
      <w:proofErr w:type="gramStart"/>
      <w:r w:rsidRPr="002809C8">
        <w:t>註</w:t>
      </w:r>
      <w:proofErr w:type="gramEnd"/>
      <w:r w:rsidRPr="002809C8">
        <w:t xml:space="preserve">    </w:t>
      </w:r>
    </w:p>
    <w:p w14:paraId="7775130D" w14:textId="70F6A32E" w:rsidR="00FD4EED" w:rsidRPr="002809C8" w:rsidRDefault="00FD4EED" w:rsidP="001A69EB">
      <w:pPr>
        <w:ind w:firstLineChars="1" w:firstLine="3"/>
      </w:pPr>
      <w:proofErr w:type="gramStart"/>
      <w:r w:rsidRPr="002809C8">
        <w:t>註</w:t>
      </w:r>
      <w:proofErr w:type="gramEnd"/>
      <w:r w:rsidRPr="002809C8">
        <w:t>4-4:</w:t>
      </w:r>
      <w:r w:rsidRPr="002809C8">
        <w:t>整套拿取時將顯示每件已選衣物圖片</w:t>
      </w:r>
    </w:p>
    <w:tbl>
      <w:tblPr>
        <w:tblStyle w:val="13"/>
        <w:tblW w:w="8359" w:type="dxa"/>
        <w:tblLook w:val="04A0" w:firstRow="1" w:lastRow="0" w:firstColumn="1" w:lastColumn="0" w:noHBand="0" w:noVBand="1"/>
      </w:tblPr>
      <w:tblGrid>
        <w:gridCol w:w="1696"/>
        <w:gridCol w:w="4395"/>
        <w:gridCol w:w="1507"/>
        <w:gridCol w:w="761"/>
      </w:tblGrid>
      <w:tr w:rsidR="00FD4EED" w:rsidRPr="00FB2D9B" w14:paraId="08C63663" w14:textId="77777777" w:rsidTr="001535AE">
        <w:tc>
          <w:tcPr>
            <w:tcW w:w="1696" w:type="dxa"/>
            <w:shd w:val="clear" w:color="auto" w:fill="D9E2F3" w:themeFill="accent1" w:themeFillTint="33"/>
          </w:tcPr>
          <w:p w14:paraId="6168D0A2" w14:textId="77777777" w:rsidR="00FD4EED" w:rsidRPr="00FB2D9B" w:rsidRDefault="00FD4EED" w:rsidP="001A69EB">
            <w:pPr>
              <w:pStyle w:val="af8"/>
              <w:spacing w:before="180" w:after="180"/>
              <w:ind w:firstLineChars="1" w:firstLine="3"/>
            </w:pPr>
            <w:r w:rsidRPr="00FB2D9B">
              <w:t>功能分類</w:t>
            </w:r>
          </w:p>
        </w:tc>
        <w:tc>
          <w:tcPr>
            <w:tcW w:w="6663" w:type="dxa"/>
            <w:gridSpan w:val="3"/>
            <w:shd w:val="clear" w:color="auto" w:fill="D9E2F3" w:themeFill="accent1" w:themeFillTint="33"/>
          </w:tcPr>
          <w:p w14:paraId="0D18BAE2" w14:textId="77777777" w:rsidR="00FD4EED" w:rsidRPr="00FB2D9B" w:rsidRDefault="00FD4EED" w:rsidP="001A69EB">
            <w:pPr>
              <w:pStyle w:val="af8"/>
              <w:spacing w:before="180" w:after="180"/>
              <w:ind w:firstLineChars="1" w:firstLine="3"/>
              <w:rPr>
                <w:b/>
                <w:bCs/>
              </w:rPr>
            </w:pPr>
            <w:r w:rsidRPr="00FB2D9B">
              <w:rPr>
                <w:b/>
                <w:bCs/>
              </w:rPr>
              <w:t>5</w:t>
            </w:r>
            <w:r w:rsidRPr="00FB2D9B">
              <w:rPr>
                <w:b/>
                <w:bCs/>
              </w:rPr>
              <w:t>衣物設定介面</w:t>
            </w:r>
          </w:p>
        </w:tc>
      </w:tr>
      <w:tr w:rsidR="00FD4EED" w:rsidRPr="00FB2D9B" w14:paraId="3DC72E8A" w14:textId="77777777" w:rsidTr="001535AE">
        <w:trPr>
          <w:trHeight w:val="303"/>
        </w:trPr>
        <w:tc>
          <w:tcPr>
            <w:tcW w:w="1696" w:type="dxa"/>
            <w:shd w:val="clear" w:color="auto" w:fill="D9E2F3" w:themeFill="accent1" w:themeFillTint="33"/>
          </w:tcPr>
          <w:p w14:paraId="372135FA" w14:textId="77777777" w:rsidR="00FD4EED" w:rsidRPr="00FB2D9B" w:rsidRDefault="00FD4EED" w:rsidP="001A69EB">
            <w:pPr>
              <w:pStyle w:val="af8"/>
              <w:spacing w:before="180" w:after="180"/>
              <w:ind w:firstLineChars="1" w:firstLine="3"/>
            </w:pPr>
            <w:r w:rsidRPr="00FB2D9B">
              <w:t>細項</w:t>
            </w:r>
          </w:p>
        </w:tc>
        <w:tc>
          <w:tcPr>
            <w:tcW w:w="4395" w:type="dxa"/>
            <w:shd w:val="clear" w:color="auto" w:fill="8EAADB" w:themeFill="accent1" w:themeFillTint="99"/>
          </w:tcPr>
          <w:p w14:paraId="102092A3" w14:textId="77777777" w:rsidR="00FD4EED" w:rsidRPr="00FB2D9B" w:rsidRDefault="00FD4EED" w:rsidP="001A69EB">
            <w:pPr>
              <w:pStyle w:val="af8"/>
              <w:spacing w:before="180" w:after="180"/>
              <w:ind w:firstLineChars="1" w:firstLine="3"/>
            </w:pPr>
            <w:r w:rsidRPr="00FB2D9B">
              <w:t>衣服分類選單</w:t>
            </w:r>
            <w:r w:rsidRPr="00FB2D9B">
              <w:rPr>
                <w:sz w:val="16"/>
                <w:szCs w:val="16"/>
              </w:rPr>
              <w:t>(</w:t>
            </w:r>
            <w:proofErr w:type="gramStart"/>
            <w:r w:rsidRPr="00FB2D9B">
              <w:rPr>
                <w:sz w:val="16"/>
                <w:szCs w:val="16"/>
              </w:rPr>
              <w:t>註</w:t>
            </w:r>
            <w:proofErr w:type="gramEnd"/>
            <w:r w:rsidRPr="00FB2D9B">
              <w:rPr>
                <w:sz w:val="16"/>
                <w:szCs w:val="16"/>
              </w:rPr>
              <w:t>5-1)</w:t>
            </w:r>
          </w:p>
        </w:tc>
        <w:tc>
          <w:tcPr>
            <w:tcW w:w="1507" w:type="dxa"/>
            <w:vMerge w:val="restart"/>
            <w:shd w:val="clear" w:color="auto" w:fill="8EAADB" w:themeFill="accent1" w:themeFillTint="99"/>
          </w:tcPr>
          <w:p w14:paraId="4CA63062" w14:textId="77777777" w:rsidR="00FD4EED" w:rsidRPr="00FB2D9B" w:rsidRDefault="00FD4EED" w:rsidP="001A69EB">
            <w:pPr>
              <w:pStyle w:val="af8"/>
              <w:spacing w:before="180" w:after="180"/>
              <w:ind w:firstLineChars="1" w:firstLine="3"/>
            </w:pPr>
            <w:r w:rsidRPr="00FB2D9B">
              <w:t>選擇</w:t>
            </w:r>
          </w:p>
        </w:tc>
        <w:tc>
          <w:tcPr>
            <w:tcW w:w="761" w:type="dxa"/>
            <w:vMerge w:val="restart"/>
            <w:shd w:val="clear" w:color="auto" w:fill="8EAADB" w:themeFill="accent1" w:themeFillTint="99"/>
          </w:tcPr>
          <w:p w14:paraId="1E9B1025" w14:textId="77777777" w:rsidR="00FD4EED" w:rsidRPr="00FB2D9B" w:rsidRDefault="00FD4EED" w:rsidP="001A69EB">
            <w:pPr>
              <w:pStyle w:val="af8"/>
              <w:spacing w:before="180" w:after="180"/>
              <w:ind w:firstLineChars="1" w:firstLine="3"/>
            </w:pPr>
            <w:r w:rsidRPr="00FB2D9B">
              <w:t>刪除</w:t>
            </w:r>
            <w:r w:rsidRPr="00FB2D9B">
              <w:rPr>
                <w:sz w:val="16"/>
                <w:szCs w:val="16"/>
              </w:rPr>
              <w:t>(</w:t>
            </w:r>
            <w:proofErr w:type="gramStart"/>
            <w:r w:rsidRPr="00FB2D9B">
              <w:rPr>
                <w:sz w:val="16"/>
                <w:szCs w:val="16"/>
              </w:rPr>
              <w:t>註</w:t>
            </w:r>
            <w:proofErr w:type="gramEnd"/>
            <w:r w:rsidRPr="00FB2D9B">
              <w:rPr>
                <w:sz w:val="16"/>
                <w:szCs w:val="16"/>
              </w:rPr>
              <w:t>5-3)</w:t>
            </w:r>
          </w:p>
        </w:tc>
      </w:tr>
      <w:tr w:rsidR="00FD4EED" w:rsidRPr="00FB2D9B" w14:paraId="64E5A314" w14:textId="77777777" w:rsidTr="001535AE">
        <w:tc>
          <w:tcPr>
            <w:tcW w:w="1696" w:type="dxa"/>
            <w:shd w:val="clear" w:color="auto" w:fill="D9E2F3" w:themeFill="accent1" w:themeFillTint="33"/>
          </w:tcPr>
          <w:p w14:paraId="1D512878" w14:textId="77777777" w:rsidR="00FD4EED" w:rsidRPr="00FB2D9B" w:rsidRDefault="00FD4EED" w:rsidP="001A69EB">
            <w:pPr>
              <w:pStyle w:val="af8"/>
              <w:spacing w:before="180" w:after="180"/>
              <w:ind w:firstLineChars="1" w:firstLine="3"/>
            </w:pPr>
            <w:r w:rsidRPr="00FB2D9B">
              <w:t>細項分支</w:t>
            </w:r>
            <w:r w:rsidRPr="00FB2D9B">
              <w:t>-1</w:t>
            </w:r>
          </w:p>
        </w:tc>
        <w:tc>
          <w:tcPr>
            <w:tcW w:w="4395" w:type="dxa"/>
            <w:shd w:val="clear" w:color="auto" w:fill="8EAADB" w:themeFill="accent1" w:themeFillTint="99"/>
          </w:tcPr>
          <w:p w14:paraId="4D8A503F" w14:textId="77777777" w:rsidR="00FD4EED" w:rsidRPr="00FB2D9B" w:rsidRDefault="00FD4EED" w:rsidP="001A69EB">
            <w:pPr>
              <w:pStyle w:val="af8"/>
              <w:spacing w:before="180" w:after="180"/>
              <w:ind w:firstLineChars="1" w:firstLine="3"/>
            </w:pPr>
            <w:r w:rsidRPr="00FB2D9B">
              <w:t>衣服列表</w:t>
            </w:r>
            <w:r w:rsidRPr="00FB2D9B">
              <w:t>(</w:t>
            </w:r>
            <w:r w:rsidRPr="00FB2D9B">
              <w:t>圖片形式</w:t>
            </w:r>
            <w:r w:rsidRPr="00FB2D9B">
              <w:t>)</w:t>
            </w:r>
            <w:r w:rsidRPr="00FB2D9B">
              <w:rPr>
                <w:sz w:val="16"/>
                <w:szCs w:val="16"/>
              </w:rPr>
              <w:t xml:space="preserve"> (</w:t>
            </w:r>
            <w:proofErr w:type="gramStart"/>
            <w:r w:rsidRPr="00FB2D9B">
              <w:rPr>
                <w:sz w:val="16"/>
                <w:szCs w:val="16"/>
              </w:rPr>
              <w:t>註</w:t>
            </w:r>
            <w:proofErr w:type="gramEnd"/>
            <w:r w:rsidRPr="00FB2D9B">
              <w:rPr>
                <w:sz w:val="16"/>
                <w:szCs w:val="16"/>
              </w:rPr>
              <w:t>5-2)</w:t>
            </w:r>
          </w:p>
        </w:tc>
        <w:tc>
          <w:tcPr>
            <w:tcW w:w="1507" w:type="dxa"/>
            <w:vMerge/>
            <w:shd w:val="clear" w:color="auto" w:fill="8EAADB" w:themeFill="accent1" w:themeFillTint="99"/>
          </w:tcPr>
          <w:p w14:paraId="4E3553C2" w14:textId="77777777" w:rsidR="00FD4EED" w:rsidRPr="00FB2D9B" w:rsidRDefault="00FD4EED" w:rsidP="001A69EB">
            <w:pPr>
              <w:pStyle w:val="af8"/>
              <w:spacing w:before="180" w:after="180"/>
              <w:ind w:firstLineChars="1" w:firstLine="3"/>
            </w:pPr>
          </w:p>
        </w:tc>
        <w:tc>
          <w:tcPr>
            <w:tcW w:w="761" w:type="dxa"/>
            <w:vMerge/>
            <w:shd w:val="clear" w:color="auto" w:fill="8EAADB" w:themeFill="accent1" w:themeFillTint="99"/>
          </w:tcPr>
          <w:p w14:paraId="6EDB0F44" w14:textId="77777777" w:rsidR="00FD4EED" w:rsidRPr="00FB2D9B" w:rsidRDefault="00FD4EED" w:rsidP="001A69EB">
            <w:pPr>
              <w:pStyle w:val="af8"/>
              <w:spacing w:before="180" w:after="180"/>
              <w:ind w:firstLineChars="1" w:firstLine="3"/>
            </w:pPr>
          </w:p>
        </w:tc>
      </w:tr>
      <w:tr w:rsidR="00FD4EED" w:rsidRPr="00FB2D9B" w14:paraId="0AA73CE8" w14:textId="77777777" w:rsidTr="001535AE">
        <w:tc>
          <w:tcPr>
            <w:tcW w:w="1696" w:type="dxa"/>
            <w:shd w:val="clear" w:color="auto" w:fill="D9E2F3" w:themeFill="accent1" w:themeFillTint="33"/>
          </w:tcPr>
          <w:p w14:paraId="58AE2E60" w14:textId="77777777" w:rsidR="00FD4EED" w:rsidRPr="00FB2D9B" w:rsidRDefault="00FD4EED" w:rsidP="001A69EB">
            <w:pPr>
              <w:pStyle w:val="af8"/>
              <w:spacing w:before="180" w:after="180"/>
              <w:ind w:firstLineChars="1" w:firstLine="3"/>
            </w:pPr>
            <w:r w:rsidRPr="00FB2D9B">
              <w:t>細項分支</w:t>
            </w:r>
            <w:r w:rsidRPr="00FB2D9B">
              <w:t>-2</w:t>
            </w:r>
          </w:p>
        </w:tc>
        <w:tc>
          <w:tcPr>
            <w:tcW w:w="6663" w:type="dxa"/>
            <w:gridSpan w:val="3"/>
            <w:shd w:val="clear" w:color="auto" w:fill="8EAADB" w:themeFill="accent1" w:themeFillTint="99"/>
          </w:tcPr>
          <w:p w14:paraId="2D35F93C" w14:textId="77777777" w:rsidR="00FD4EED" w:rsidRPr="00FB2D9B" w:rsidRDefault="00FD4EED" w:rsidP="001A69EB">
            <w:pPr>
              <w:pStyle w:val="af8"/>
              <w:spacing w:before="180" w:after="180"/>
              <w:ind w:firstLineChars="1" w:firstLine="3"/>
            </w:pPr>
            <w:r w:rsidRPr="00FB2D9B">
              <w:t>該衣物之資訊與更改選項</w:t>
            </w:r>
            <w:r w:rsidRPr="00FB2D9B">
              <w:rPr>
                <w:sz w:val="16"/>
                <w:szCs w:val="16"/>
              </w:rPr>
              <w:t>(</w:t>
            </w:r>
            <w:proofErr w:type="gramStart"/>
            <w:r w:rsidRPr="00FB2D9B">
              <w:rPr>
                <w:sz w:val="16"/>
                <w:szCs w:val="16"/>
              </w:rPr>
              <w:t>註</w:t>
            </w:r>
            <w:proofErr w:type="gramEnd"/>
            <w:r w:rsidRPr="00FB2D9B">
              <w:rPr>
                <w:sz w:val="16"/>
                <w:szCs w:val="16"/>
              </w:rPr>
              <w:t>5-4)</w:t>
            </w:r>
          </w:p>
        </w:tc>
      </w:tr>
    </w:tbl>
    <w:p w14:paraId="4CD8360B" w14:textId="77777777" w:rsidR="00FD4EED" w:rsidRPr="002809C8" w:rsidRDefault="00FD4EED" w:rsidP="001A69EB">
      <w:pPr>
        <w:ind w:firstLineChars="1" w:firstLine="3"/>
      </w:pPr>
      <w:proofErr w:type="gramStart"/>
      <w:r w:rsidRPr="002809C8">
        <w:t>註</w:t>
      </w:r>
      <w:proofErr w:type="gramEnd"/>
      <w:r w:rsidRPr="002809C8">
        <w:t>5-1:</w:t>
      </w:r>
      <w:r w:rsidRPr="002809C8">
        <w:t>比照</w:t>
      </w:r>
      <w:r w:rsidRPr="002809C8">
        <w:t>{</w:t>
      </w:r>
      <w:r w:rsidRPr="002809C8">
        <w:t>拿取介面</w:t>
      </w:r>
      <w:r w:rsidRPr="002809C8">
        <w:t>}</w:t>
      </w:r>
      <w:r w:rsidRPr="002809C8">
        <w:t>中的大項</w:t>
      </w:r>
      <w:r w:rsidRPr="002809C8">
        <w:t>/</w:t>
      </w:r>
      <w:r w:rsidRPr="002809C8">
        <w:t>細項分類選單</w:t>
      </w:r>
    </w:p>
    <w:p w14:paraId="1D9E32D1" w14:textId="77777777" w:rsidR="00FD4EED" w:rsidRPr="002809C8" w:rsidRDefault="00FD4EED" w:rsidP="001A69EB">
      <w:pPr>
        <w:ind w:firstLineChars="1" w:firstLine="3"/>
      </w:pPr>
      <w:proofErr w:type="gramStart"/>
      <w:r w:rsidRPr="002809C8">
        <w:t>註</w:t>
      </w:r>
      <w:proofErr w:type="gramEnd"/>
      <w:r w:rsidRPr="002809C8">
        <w:t>5-2:</w:t>
      </w:r>
      <w:r w:rsidRPr="002809C8">
        <w:t>點選</w:t>
      </w:r>
      <w:proofErr w:type="gramStart"/>
      <w:r w:rsidRPr="002809C8">
        <w:t>後將框選</w:t>
      </w:r>
      <w:proofErr w:type="gramEnd"/>
      <w:r w:rsidRPr="002809C8">
        <w:t>該圖樣</w:t>
      </w:r>
      <w:r w:rsidRPr="002809C8">
        <w:t>&gt;</w:t>
      </w:r>
      <w:r w:rsidRPr="002809C8">
        <w:t>可按選擇</w:t>
      </w:r>
    </w:p>
    <w:p w14:paraId="59104834" w14:textId="5B4EB48F" w:rsidR="00FD4EED" w:rsidRPr="002809C8" w:rsidRDefault="00FD4EED" w:rsidP="001A69EB">
      <w:pPr>
        <w:ind w:firstLineChars="1" w:firstLine="3"/>
      </w:pPr>
      <w:proofErr w:type="gramStart"/>
      <w:r w:rsidRPr="002809C8">
        <w:lastRenderedPageBreak/>
        <w:t>註</w:t>
      </w:r>
      <w:proofErr w:type="gramEnd"/>
      <w:r w:rsidRPr="002809C8">
        <w:t>5-3:</w:t>
      </w:r>
      <w:r w:rsidRPr="002809C8">
        <w:t>只有未在衣櫃中的衣物可被刪除資料</w:t>
      </w:r>
    </w:p>
    <w:p w14:paraId="0D239B49" w14:textId="32CB49D9" w:rsidR="00FD4EED" w:rsidRPr="002809C8" w:rsidRDefault="00FD4EED" w:rsidP="001A69EB">
      <w:pPr>
        <w:ind w:firstLineChars="1" w:firstLine="3"/>
      </w:pPr>
      <w:proofErr w:type="gramStart"/>
      <w:r w:rsidRPr="002809C8">
        <w:t>註</w:t>
      </w:r>
      <w:proofErr w:type="gramEnd"/>
      <w:r w:rsidRPr="002809C8">
        <w:t>5-3:</w:t>
      </w:r>
      <w:r w:rsidRPr="002809C8">
        <w:t>比照</w:t>
      </w:r>
      <w:r w:rsidRPr="002809C8">
        <w:t>{</w:t>
      </w:r>
      <w:r w:rsidRPr="002809C8">
        <w:t>收納介面</w:t>
      </w:r>
      <w:r w:rsidRPr="002809C8">
        <w:t>}</w:t>
      </w:r>
      <w:r w:rsidRPr="002809C8">
        <w:t>中的</w:t>
      </w:r>
      <w:r w:rsidRPr="002809C8">
        <w:t>{</w:t>
      </w:r>
      <w:r w:rsidRPr="002809C8">
        <w:t>辨識細項修正選項</w:t>
      </w:r>
      <w:r w:rsidRPr="002809C8">
        <w:t>}</w:t>
      </w:r>
    </w:p>
    <w:tbl>
      <w:tblPr>
        <w:tblStyle w:val="13"/>
        <w:tblW w:w="8359" w:type="dxa"/>
        <w:tblLook w:val="04A0" w:firstRow="1" w:lastRow="0" w:firstColumn="1" w:lastColumn="0" w:noHBand="0" w:noVBand="1"/>
      </w:tblPr>
      <w:tblGrid>
        <w:gridCol w:w="1696"/>
        <w:gridCol w:w="6663"/>
      </w:tblGrid>
      <w:tr w:rsidR="00FD4EED" w:rsidRPr="00FB2D9B" w14:paraId="2178C641" w14:textId="77777777" w:rsidTr="001535AE">
        <w:tc>
          <w:tcPr>
            <w:tcW w:w="1696" w:type="dxa"/>
            <w:shd w:val="clear" w:color="auto" w:fill="D9E2F3" w:themeFill="accent1" w:themeFillTint="33"/>
          </w:tcPr>
          <w:p w14:paraId="2A090355" w14:textId="77777777" w:rsidR="00FD4EED" w:rsidRPr="00FB2D9B" w:rsidRDefault="00FD4EED" w:rsidP="001A69EB">
            <w:pPr>
              <w:pStyle w:val="af8"/>
              <w:spacing w:before="180" w:after="180"/>
              <w:ind w:firstLineChars="1" w:firstLine="3"/>
            </w:pPr>
            <w:r w:rsidRPr="00FB2D9B">
              <w:t>功能分類</w:t>
            </w:r>
          </w:p>
        </w:tc>
        <w:tc>
          <w:tcPr>
            <w:tcW w:w="6663" w:type="dxa"/>
            <w:shd w:val="clear" w:color="auto" w:fill="D9E2F3" w:themeFill="accent1" w:themeFillTint="33"/>
          </w:tcPr>
          <w:p w14:paraId="36D1961E" w14:textId="08AC7711" w:rsidR="00FD4EED" w:rsidRPr="00FB2D9B" w:rsidRDefault="00411F39" w:rsidP="001A69EB">
            <w:pPr>
              <w:pStyle w:val="af8"/>
              <w:spacing w:before="180" w:after="180"/>
              <w:ind w:firstLineChars="1" w:firstLine="3"/>
              <w:rPr>
                <w:b/>
                <w:bCs/>
              </w:rPr>
            </w:pPr>
            <w:r>
              <w:rPr>
                <w:rFonts w:hint="eastAsia"/>
                <w:b/>
                <w:bCs/>
              </w:rPr>
              <w:t>6</w:t>
            </w:r>
            <w:r w:rsidR="00FD4EED" w:rsidRPr="00FB2D9B">
              <w:rPr>
                <w:b/>
                <w:bCs/>
              </w:rPr>
              <w:t>使用說明</w:t>
            </w:r>
          </w:p>
        </w:tc>
      </w:tr>
      <w:tr w:rsidR="00FD4EED" w:rsidRPr="00FB2D9B" w14:paraId="697F28AE" w14:textId="77777777" w:rsidTr="001535AE">
        <w:trPr>
          <w:trHeight w:val="303"/>
        </w:trPr>
        <w:tc>
          <w:tcPr>
            <w:tcW w:w="1696" w:type="dxa"/>
            <w:shd w:val="clear" w:color="auto" w:fill="D9E2F3" w:themeFill="accent1" w:themeFillTint="33"/>
          </w:tcPr>
          <w:p w14:paraId="315A7EC9" w14:textId="77777777" w:rsidR="00FD4EED" w:rsidRPr="00FB2D9B" w:rsidRDefault="00FD4EED" w:rsidP="001A69EB">
            <w:pPr>
              <w:pStyle w:val="af8"/>
              <w:spacing w:before="180" w:after="180"/>
              <w:ind w:firstLineChars="1" w:firstLine="3"/>
            </w:pPr>
            <w:r w:rsidRPr="00FB2D9B">
              <w:t>細項</w:t>
            </w:r>
          </w:p>
        </w:tc>
        <w:tc>
          <w:tcPr>
            <w:tcW w:w="6663" w:type="dxa"/>
            <w:shd w:val="clear" w:color="auto" w:fill="8EAADB" w:themeFill="accent1" w:themeFillTint="99"/>
          </w:tcPr>
          <w:p w14:paraId="77BEB052" w14:textId="76B3029B" w:rsidR="00FD4EED" w:rsidRPr="00FB2D9B" w:rsidRDefault="00FD4EED" w:rsidP="001A69EB">
            <w:pPr>
              <w:pStyle w:val="af8"/>
              <w:spacing w:before="180" w:after="180"/>
              <w:ind w:firstLineChars="1" w:firstLine="3"/>
            </w:pPr>
            <w:r w:rsidRPr="00FB2D9B">
              <w:t>欲察看之說明選項</w:t>
            </w:r>
            <w:r w:rsidRPr="00FB2D9B">
              <w:t>(1~5</w:t>
            </w:r>
            <w:r w:rsidRPr="00FB2D9B">
              <w:t>介面</w:t>
            </w:r>
            <w:r w:rsidRPr="00FB2D9B">
              <w:t>)</w:t>
            </w:r>
          </w:p>
        </w:tc>
      </w:tr>
      <w:tr w:rsidR="00FD4EED" w:rsidRPr="00FB2D9B" w14:paraId="05756EBA" w14:textId="77777777" w:rsidTr="001535AE">
        <w:tc>
          <w:tcPr>
            <w:tcW w:w="1696" w:type="dxa"/>
            <w:shd w:val="clear" w:color="auto" w:fill="D9E2F3" w:themeFill="accent1" w:themeFillTint="33"/>
          </w:tcPr>
          <w:p w14:paraId="4E4894D2" w14:textId="77777777" w:rsidR="00FD4EED" w:rsidRPr="00FB2D9B" w:rsidRDefault="00FD4EED" w:rsidP="001A69EB">
            <w:pPr>
              <w:pStyle w:val="af8"/>
              <w:spacing w:before="180" w:after="180"/>
              <w:ind w:firstLineChars="1" w:firstLine="3"/>
            </w:pPr>
            <w:r w:rsidRPr="00FB2D9B">
              <w:t>細項分支</w:t>
            </w:r>
            <w:r w:rsidRPr="00FB2D9B">
              <w:t>-1</w:t>
            </w:r>
          </w:p>
        </w:tc>
        <w:tc>
          <w:tcPr>
            <w:tcW w:w="6663" w:type="dxa"/>
            <w:shd w:val="clear" w:color="auto" w:fill="C5E0B3" w:themeFill="accent6" w:themeFillTint="66"/>
          </w:tcPr>
          <w:p w14:paraId="51820E8F" w14:textId="77777777" w:rsidR="00FD4EED" w:rsidRPr="00FB2D9B" w:rsidRDefault="00FD4EED" w:rsidP="001A69EB">
            <w:pPr>
              <w:pStyle w:val="af8"/>
              <w:spacing w:before="180" w:after="180"/>
              <w:ind w:firstLineChars="1" w:firstLine="3"/>
            </w:pPr>
            <w:r w:rsidRPr="00FB2D9B">
              <w:t>該介面之使用說明</w:t>
            </w:r>
          </w:p>
        </w:tc>
      </w:tr>
    </w:tbl>
    <w:p w14:paraId="0D37218D" w14:textId="77777777" w:rsidR="005209CC" w:rsidRDefault="005209CC" w:rsidP="001A69EB">
      <w:pPr>
        <w:ind w:firstLineChars="1" w:firstLine="3"/>
        <w:rPr>
          <w:rFonts w:ascii="標楷體" w:hAnsi="標楷體"/>
          <w:b/>
          <w:bCs/>
          <w:szCs w:val="28"/>
        </w:rPr>
      </w:pPr>
    </w:p>
    <w:p w14:paraId="1C040704" w14:textId="0107398A" w:rsidR="003A4C84" w:rsidRPr="003A4C84" w:rsidRDefault="003A4C84" w:rsidP="001A69EB">
      <w:pPr>
        <w:ind w:firstLineChars="1" w:firstLine="3"/>
        <w:rPr>
          <w:b/>
          <w:bCs/>
        </w:rPr>
      </w:pPr>
      <w:r>
        <w:rPr>
          <w:rFonts w:ascii="標楷體" w:hAnsi="標楷體" w:hint="eastAsia"/>
          <w:b/>
          <w:bCs/>
          <w:szCs w:val="28"/>
        </w:rPr>
        <w:t>2</w:t>
      </w:r>
      <w:r w:rsidRPr="003A4C84">
        <w:rPr>
          <w:rFonts w:ascii="標楷體" w:hAnsi="標楷體" w:hint="eastAsia"/>
          <w:b/>
          <w:bCs/>
          <w:szCs w:val="28"/>
        </w:rPr>
        <w:t>)、</w:t>
      </w:r>
      <w:r w:rsidRPr="003A4C84">
        <w:rPr>
          <w:rFonts w:hint="eastAsia"/>
          <w:b/>
          <w:bCs/>
        </w:rPr>
        <w:t>UI</w:t>
      </w:r>
      <w:r w:rsidRPr="003A4C84">
        <w:rPr>
          <w:rFonts w:hint="eastAsia"/>
          <w:b/>
          <w:bCs/>
        </w:rPr>
        <w:t>介面關聯圖</w:t>
      </w:r>
    </w:p>
    <w:p w14:paraId="300C97A9" w14:textId="2038210A" w:rsidR="00FD4EED" w:rsidRDefault="00E75513" w:rsidP="001A69EB">
      <w:pPr>
        <w:ind w:firstLineChars="1" w:firstLine="3"/>
      </w:pPr>
      <w:r>
        <w:rPr>
          <w:noProof/>
        </w:rPr>
        <w:drawing>
          <wp:anchor distT="0" distB="0" distL="114300" distR="114300" simplePos="0" relativeHeight="251684864" behindDoc="0" locked="0" layoutInCell="1" allowOverlap="1" wp14:anchorId="5122B662" wp14:editId="395E4501">
            <wp:simplePos x="0" y="0"/>
            <wp:positionH relativeFrom="margin">
              <wp:posOffset>-96716</wp:posOffset>
            </wp:positionH>
            <wp:positionV relativeFrom="paragraph">
              <wp:posOffset>827112</wp:posOffset>
            </wp:positionV>
            <wp:extent cx="6047740" cy="3402330"/>
            <wp:effectExtent l="0" t="0" r="0" b="762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7740" cy="340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C84" w:rsidRPr="00C208B0">
        <w:t>在有了確立了系統功能列表後，</w:t>
      </w:r>
      <w:r w:rsidR="003A4C84">
        <w:rPr>
          <w:rFonts w:hint="eastAsia"/>
        </w:rPr>
        <w:t>為每一頁介面進行整理，並繪製出其該頁面與其他頁面之關聯性，</w:t>
      </w:r>
      <w:r w:rsidR="003A4C84" w:rsidRPr="00C208B0">
        <w:t>基本的</w:t>
      </w:r>
      <w:r w:rsidR="003A4C84" w:rsidRPr="00C208B0">
        <w:t>UI</w:t>
      </w:r>
      <w:r w:rsidR="003A4C84" w:rsidRPr="00C208B0">
        <w:t>介面關聯圖</w:t>
      </w:r>
      <w:r w:rsidR="003A4C84">
        <w:rPr>
          <w:rFonts w:hint="eastAsia"/>
        </w:rPr>
        <w:t>如下</w:t>
      </w:r>
      <w:r w:rsidR="003A4C84" w:rsidRPr="00C208B0">
        <w:t>。</w:t>
      </w:r>
    </w:p>
    <w:p w14:paraId="6B0A868A" w14:textId="5D5D98A0" w:rsidR="00E75513" w:rsidRPr="00E27EBE" w:rsidRDefault="005209CC" w:rsidP="00E27EBE">
      <w:pPr>
        <w:pStyle w:val="afc"/>
      </w:pPr>
      <w:r w:rsidRPr="00E27EBE">
        <w:t>&lt;</w:t>
      </w:r>
      <w:r w:rsidR="00E75513" w:rsidRPr="00E27EBE">
        <w:t>標號</w:t>
      </w:r>
      <w:r w:rsidRPr="00E27EBE">
        <w:t>&gt;</w:t>
      </w:r>
    </w:p>
    <w:p w14:paraId="54F0D30F" w14:textId="54612BD9" w:rsidR="00682A15" w:rsidRDefault="00682A15" w:rsidP="001A69EB">
      <w:pPr>
        <w:widowControl/>
        <w:spacing w:before="0" w:after="0" w:line="240" w:lineRule="auto"/>
        <w:ind w:firstLineChars="1" w:firstLine="3"/>
        <w:jc w:val="left"/>
      </w:pPr>
    </w:p>
    <w:p w14:paraId="2EDC0D7B" w14:textId="5CAF93D0" w:rsidR="00082F32" w:rsidRDefault="00082F32" w:rsidP="001A69EB">
      <w:pPr>
        <w:widowControl/>
        <w:spacing w:before="0" w:after="0" w:line="240" w:lineRule="auto"/>
        <w:ind w:firstLineChars="1" w:firstLine="3"/>
        <w:jc w:val="left"/>
      </w:pPr>
    </w:p>
    <w:p w14:paraId="56C688E0" w14:textId="77777777" w:rsidR="00E27EBE" w:rsidRDefault="00E27EBE" w:rsidP="001A69EB">
      <w:pPr>
        <w:widowControl/>
        <w:spacing w:before="0" w:after="0" w:line="240" w:lineRule="auto"/>
        <w:ind w:firstLineChars="1" w:firstLine="3"/>
        <w:jc w:val="left"/>
      </w:pPr>
    </w:p>
    <w:p w14:paraId="1FAAC806" w14:textId="2D1050DE" w:rsidR="00082F32" w:rsidRPr="003A4C84" w:rsidRDefault="00082F32" w:rsidP="001A69EB">
      <w:pPr>
        <w:ind w:firstLineChars="1" w:firstLine="3"/>
        <w:rPr>
          <w:b/>
          <w:bCs/>
        </w:rPr>
      </w:pPr>
      <w:r>
        <w:rPr>
          <w:rFonts w:ascii="標楷體" w:hAnsi="標楷體" w:hint="eastAsia"/>
          <w:b/>
          <w:bCs/>
          <w:szCs w:val="28"/>
        </w:rPr>
        <w:lastRenderedPageBreak/>
        <w:t>3</w:t>
      </w:r>
      <w:r w:rsidRPr="003A4C84">
        <w:rPr>
          <w:rFonts w:ascii="標楷體" w:hAnsi="標楷體" w:hint="eastAsia"/>
          <w:b/>
          <w:bCs/>
          <w:szCs w:val="28"/>
        </w:rPr>
        <w:t>)、</w:t>
      </w:r>
      <w:r w:rsidRPr="00082F32">
        <w:rPr>
          <w:rFonts w:hint="eastAsia"/>
          <w:b/>
          <w:bCs/>
        </w:rPr>
        <w:t>UI</w:t>
      </w:r>
      <w:r w:rsidRPr="00082F32">
        <w:rPr>
          <w:rFonts w:hint="eastAsia"/>
          <w:b/>
          <w:bCs/>
        </w:rPr>
        <w:t>模板繪製及心得回饋</w:t>
      </w:r>
    </w:p>
    <w:p w14:paraId="3B5B2CE1" w14:textId="0E4DDD44" w:rsidR="0043776F" w:rsidRDefault="00082F32" w:rsidP="001A69EB">
      <w:pPr>
        <w:ind w:firstLineChars="1" w:firstLine="3"/>
      </w:pPr>
      <w:r>
        <w:rPr>
          <w:rFonts w:hint="eastAsia"/>
        </w:rPr>
        <w:t>在實際製作</w:t>
      </w:r>
      <w:r>
        <w:rPr>
          <w:rFonts w:hint="eastAsia"/>
        </w:rPr>
        <w:t>UI</w:t>
      </w:r>
      <w:r>
        <w:rPr>
          <w:rFonts w:hint="eastAsia"/>
        </w:rPr>
        <w:t>界面前先利用</w:t>
      </w:r>
      <w:r w:rsidRPr="00733571">
        <w:t>PowerPoint</w:t>
      </w:r>
      <w:r w:rsidRPr="00733571">
        <w:rPr>
          <w:rFonts w:hint="eastAsia"/>
        </w:rPr>
        <w:t>對各項功能做出</w:t>
      </w:r>
      <w:r w:rsidRPr="00733571">
        <w:rPr>
          <w:rFonts w:hint="eastAsia"/>
        </w:rPr>
        <w:t>UI</w:t>
      </w:r>
      <w:r w:rsidRPr="00733571">
        <w:rPr>
          <w:rFonts w:hint="eastAsia"/>
        </w:rPr>
        <w:t>介面的參考模板，</w:t>
      </w:r>
      <w:r w:rsidRPr="00733571">
        <w:t>在製作完模板後，透過</w:t>
      </w:r>
      <w:r w:rsidRPr="00733571">
        <w:t>PowerPoint</w:t>
      </w:r>
      <w:r w:rsidRPr="00733571">
        <w:t>動畫來模擬使用，並外部人員實際測試並回收使用者心得用以優化最終的</w:t>
      </w:r>
      <w:r w:rsidRPr="00733571">
        <w:t>UI</w:t>
      </w:r>
      <w:r w:rsidRPr="00733571">
        <w:t>與</w:t>
      </w:r>
      <w:r w:rsidRPr="00733571">
        <w:t>UX</w:t>
      </w:r>
      <w:r w:rsidRPr="00733571">
        <w:t>，最終使用</w:t>
      </w:r>
      <w:r w:rsidRPr="00733571">
        <w:t>html</w:t>
      </w:r>
      <w:r w:rsidRPr="00733571">
        <w:t>製作人機互動介面。</w:t>
      </w:r>
    </w:p>
    <w:p w14:paraId="43E9D284" w14:textId="5C2E2EAD" w:rsidR="00112CCD" w:rsidRDefault="00112CCD" w:rsidP="001A69EB">
      <w:pPr>
        <w:ind w:firstLineChars="1" w:firstLine="2"/>
      </w:pPr>
      <w:r>
        <w:rPr>
          <w:rFonts w:ascii="Times New Roman" w:hAnsi="Times New Roman" w:cs="Times New Roman"/>
          <w:noProof/>
          <w:color w:val="000000"/>
          <w:kern w:val="0"/>
          <w:sz w:val="24"/>
          <w:szCs w:val="24"/>
        </w:rPr>
        <w:drawing>
          <wp:anchor distT="0" distB="0" distL="114300" distR="114300" simplePos="0" relativeHeight="251685888" behindDoc="0" locked="0" layoutInCell="1" allowOverlap="1" wp14:anchorId="216723B8" wp14:editId="708A13E6">
            <wp:simplePos x="0" y="0"/>
            <wp:positionH relativeFrom="margin">
              <wp:align>center</wp:align>
            </wp:positionH>
            <wp:positionV relativeFrom="paragraph">
              <wp:posOffset>446356</wp:posOffset>
            </wp:positionV>
            <wp:extent cx="4473538" cy="2520000"/>
            <wp:effectExtent l="0" t="0" r="381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3538"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E95BC" w14:textId="77777777" w:rsidR="00112CCD" w:rsidRPr="00112CCD" w:rsidRDefault="00112CCD" w:rsidP="00E27EBE">
      <w:pPr>
        <w:pStyle w:val="afc"/>
      </w:pPr>
      <w:r w:rsidRPr="00112CCD">
        <w:rPr>
          <w:rFonts w:hint="eastAsia"/>
        </w:rPr>
        <w:t>UI</w:t>
      </w:r>
      <w:r w:rsidRPr="00112CCD">
        <w:t>範例</w:t>
      </w:r>
      <w:r w:rsidRPr="00112CCD">
        <w:rPr>
          <w:rFonts w:hint="eastAsia"/>
        </w:rPr>
        <w:t>-</w:t>
      </w:r>
      <w:r w:rsidRPr="00112CCD">
        <w:rPr>
          <w:rFonts w:hint="eastAsia"/>
        </w:rPr>
        <w:t>主選單</w:t>
      </w:r>
    </w:p>
    <w:p w14:paraId="088CF3B2" w14:textId="763DF1D8" w:rsidR="0043776F" w:rsidRDefault="0043776F" w:rsidP="001A69EB">
      <w:pPr>
        <w:widowControl/>
        <w:spacing w:before="0" w:after="0" w:line="240" w:lineRule="auto"/>
        <w:ind w:firstLineChars="1" w:firstLine="3"/>
        <w:jc w:val="center"/>
      </w:pPr>
      <w:r>
        <w:rPr>
          <w:noProof/>
        </w:rPr>
        <w:drawing>
          <wp:inline distT="0" distB="0" distL="0" distR="0" wp14:anchorId="20B8ADD1" wp14:editId="6376D34B">
            <wp:extent cx="4492881" cy="252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2881" cy="2520000"/>
                    </a:xfrm>
                    <a:prstGeom prst="rect">
                      <a:avLst/>
                    </a:prstGeom>
                    <a:noFill/>
                    <a:ln>
                      <a:noFill/>
                    </a:ln>
                  </pic:spPr>
                </pic:pic>
              </a:graphicData>
            </a:graphic>
          </wp:inline>
        </w:drawing>
      </w:r>
    </w:p>
    <w:p w14:paraId="29EB8F28" w14:textId="4165BCDD" w:rsidR="0043776F" w:rsidRDefault="00112CCD" w:rsidP="00E27EBE">
      <w:pPr>
        <w:pStyle w:val="afc"/>
      </w:pPr>
      <w:r w:rsidRPr="00112CCD">
        <w:rPr>
          <w:rFonts w:hint="eastAsia"/>
        </w:rPr>
        <w:t>UI</w:t>
      </w:r>
      <w:r w:rsidRPr="00112CCD">
        <w:t>範例</w:t>
      </w:r>
      <w:r w:rsidRPr="00112CCD">
        <w:rPr>
          <w:rFonts w:hint="eastAsia"/>
        </w:rPr>
        <w:t>-</w:t>
      </w:r>
      <w:r w:rsidRPr="00112CCD">
        <w:rPr>
          <w:rFonts w:hint="eastAsia"/>
        </w:rPr>
        <w:t>使用者介面</w:t>
      </w:r>
    </w:p>
    <w:p w14:paraId="3512D174" w14:textId="1C1B0352" w:rsidR="0043776F" w:rsidRPr="00E27EBE" w:rsidRDefault="00112CCD" w:rsidP="001A69EB">
      <w:pPr>
        <w:pStyle w:val="afa"/>
        <w:ind w:firstLineChars="1" w:firstLine="3"/>
        <w:rPr>
          <w:sz w:val="28"/>
          <w:szCs w:val="28"/>
        </w:rPr>
      </w:pPr>
      <w:r w:rsidRPr="00E27EBE">
        <w:rPr>
          <w:rFonts w:asciiTheme="majorHAnsi" w:hAnsiTheme="majorHAnsi" w:cstheme="majorBidi"/>
          <w:bCs/>
          <w:i w:val="0"/>
          <w:noProof/>
          <w:color w:val="FFD966" w:themeColor="accent4" w:themeTint="99"/>
          <w:sz w:val="28"/>
          <w:szCs w:val="36"/>
          <w:u w:val="none"/>
        </w:rPr>
        <w:lastRenderedPageBreak/>
        <w:drawing>
          <wp:anchor distT="0" distB="0" distL="114300" distR="114300" simplePos="0" relativeHeight="251688960" behindDoc="0" locked="0" layoutInCell="1" allowOverlap="1" wp14:anchorId="418716E1" wp14:editId="7CA256EA">
            <wp:simplePos x="0" y="0"/>
            <wp:positionH relativeFrom="margin">
              <wp:align>center</wp:align>
            </wp:positionH>
            <wp:positionV relativeFrom="paragraph">
              <wp:posOffset>5540179</wp:posOffset>
            </wp:positionV>
            <wp:extent cx="4198351" cy="2376000"/>
            <wp:effectExtent l="0" t="0" r="0" b="571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8351"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bCs/>
          <w:i w:val="0"/>
          <w:noProof/>
          <w:color w:val="FFD966" w:themeColor="accent4" w:themeTint="99"/>
          <w:sz w:val="28"/>
          <w:szCs w:val="36"/>
          <w:u w:val="none"/>
        </w:rPr>
        <w:drawing>
          <wp:anchor distT="0" distB="0" distL="114300" distR="114300" simplePos="0" relativeHeight="251691008" behindDoc="0" locked="0" layoutInCell="1" allowOverlap="1" wp14:anchorId="796FCA22" wp14:editId="79A64329">
            <wp:simplePos x="0" y="0"/>
            <wp:positionH relativeFrom="margin">
              <wp:align>center</wp:align>
            </wp:positionH>
            <wp:positionV relativeFrom="paragraph">
              <wp:posOffset>2773778</wp:posOffset>
            </wp:positionV>
            <wp:extent cx="4210800" cy="2376000"/>
            <wp:effectExtent l="0" t="0" r="0" b="571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0800"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bCs/>
          <w:i w:val="0"/>
          <w:noProof/>
          <w:color w:val="FFD966" w:themeColor="accent4" w:themeTint="99"/>
          <w:sz w:val="28"/>
          <w:szCs w:val="36"/>
          <w:u w:val="none"/>
        </w:rPr>
        <w:drawing>
          <wp:anchor distT="0" distB="0" distL="114300" distR="114300" simplePos="0" relativeHeight="251689984" behindDoc="0" locked="0" layoutInCell="1" allowOverlap="1" wp14:anchorId="51C52C97" wp14:editId="7AED38BA">
            <wp:simplePos x="0" y="0"/>
            <wp:positionH relativeFrom="margin">
              <wp:align>center</wp:align>
            </wp:positionH>
            <wp:positionV relativeFrom="paragraph">
              <wp:posOffset>293</wp:posOffset>
            </wp:positionV>
            <wp:extent cx="4205230" cy="2376000"/>
            <wp:effectExtent l="0" t="0" r="5080" b="5715"/>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5230"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hint="eastAsia"/>
          <w:bCs/>
          <w:i w:val="0"/>
          <w:color w:val="FFD966" w:themeColor="accent4" w:themeTint="99"/>
          <w:sz w:val="28"/>
          <w:szCs w:val="36"/>
          <w:u w:val="none"/>
        </w:rPr>
        <w:t>UI</w:t>
      </w:r>
      <w:r w:rsidRPr="00E27EBE">
        <w:rPr>
          <w:rFonts w:asciiTheme="majorHAnsi" w:hAnsiTheme="majorHAnsi" w:cstheme="majorBidi"/>
          <w:bCs/>
          <w:i w:val="0"/>
          <w:color w:val="FFD966" w:themeColor="accent4" w:themeTint="99"/>
          <w:sz w:val="28"/>
          <w:szCs w:val="36"/>
          <w:u w:val="none"/>
        </w:rPr>
        <w:t>範例</w:t>
      </w:r>
      <w:r w:rsidRPr="00E27EBE">
        <w:rPr>
          <w:rFonts w:asciiTheme="majorHAnsi" w:hAnsiTheme="majorHAnsi" w:cstheme="majorBidi" w:hint="eastAsia"/>
          <w:bCs/>
          <w:i w:val="0"/>
          <w:color w:val="FFD966" w:themeColor="accent4" w:themeTint="99"/>
          <w:sz w:val="28"/>
          <w:szCs w:val="36"/>
          <w:u w:val="none"/>
        </w:rPr>
        <w:t>-</w:t>
      </w:r>
      <w:r w:rsidRPr="00E27EBE">
        <w:rPr>
          <w:rFonts w:asciiTheme="majorHAnsi" w:hAnsiTheme="majorHAnsi" w:cstheme="majorBidi" w:hint="eastAsia"/>
          <w:bCs/>
          <w:i w:val="0"/>
          <w:color w:val="FFD966" w:themeColor="accent4" w:themeTint="99"/>
          <w:sz w:val="28"/>
          <w:szCs w:val="36"/>
          <w:u w:val="none"/>
        </w:rPr>
        <w:t>主</w:t>
      </w:r>
    </w:p>
    <w:p w14:paraId="400428B8" w14:textId="1FF34C33" w:rsidR="00112CCD" w:rsidRDefault="00112CCD" w:rsidP="00E27EBE">
      <w:pPr>
        <w:pStyle w:val="afc"/>
      </w:pPr>
      <w:r w:rsidRPr="00112CCD">
        <w:rPr>
          <w:rFonts w:hint="eastAsia"/>
        </w:rPr>
        <w:t>UI</w:t>
      </w:r>
      <w:r w:rsidRPr="00112CCD">
        <w:t>範例</w:t>
      </w:r>
      <w:r w:rsidRPr="00112CCD">
        <w:rPr>
          <w:rFonts w:hint="eastAsia"/>
        </w:rPr>
        <w:t>-</w:t>
      </w:r>
      <w:r w:rsidRPr="00112CCD">
        <w:rPr>
          <w:rFonts w:hint="eastAsia"/>
        </w:rPr>
        <w:t>主</w:t>
      </w:r>
    </w:p>
    <w:p w14:paraId="25945CE3" w14:textId="0D1B6771" w:rsidR="0043776F" w:rsidRDefault="0043776F" w:rsidP="001A69EB">
      <w:pPr>
        <w:widowControl/>
        <w:spacing w:before="0" w:after="0" w:line="240" w:lineRule="auto"/>
        <w:ind w:firstLineChars="1" w:firstLine="3"/>
      </w:pPr>
    </w:p>
    <w:p w14:paraId="6E23230F" w14:textId="5C1FBDC3" w:rsidR="0043776F" w:rsidRPr="003A4C84" w:rsidRDefault="0043776F" w:rsidP="001A69EB">
      <w:pPr>
        <w:ind w:firstLineChars="1" w:firstLine="3"/>
        <w:rPr>
          <w:b/>
          <w:bCs/>
        </w:rPr>
      </w:pPr>
      <w:r>
        <w:rPr>
          <w:rFonts w:ascii="標楷體" w:hAnsi="標楷體"/>
          <w:b/>
          <w:bCs/>
          <w:szCs w:val="28"/>
        </w:rPr>
        <w:lastRenderedPageBreak/>
        <w:t>4</w:t>
      </w:r>
      <w:r w:rsidRPr="003A4C84">
        <w:rPr>
          <w:rFonts w:ascii="標楷體" w:hAnsi="標楷體" w:hint="eastAsia"/>
          <w:b/>
          <w:bCs/>
          <w:szCs w:val="28"/>
        </w:rPr>
        <w:t>)、</w:t>
      </w:r>
      <w:r w:rsidRPr="0043776F">
        <w:rPr>
          <w:rFonts w:hint="eastAsia"/>
          <w:b/>
          <w:bCs/>
        </w:rPr>
        <w:t>Web</w:t>
      </w:r>
      <w:r w:rsidRPr="0043776F">
        <w:rPr>
          <w:rFonts w:hint="eastAsia"/>
          <w:b/>
          <w:bCs/>
        </w:rPr>
        <w:t>架構建置</w:t>
      </w:r>
    </w:p>
    <w:p w14:paraId="5D5391D3" w14:textId="24332A18" w:rsidR="0043776F" w:rsidRPr="00595F63" w:rsidRDefault="00E05FD0" w:rsidP="001A69EB">
      <w:pPr>
        <w:ind w:firstLineChars="1" w:firstLine="3"/>
      </w:pPr>
      <w:r>
        <w:tab/>
      </w:r>
      <w:r w:rsidR="0043776F" w:rsidRPr="00287571">
        <w:t>在製作完模板後，透過</w:t>
      </w:r>
      <w:r w:rsidR="0043776F" w:rsidRPr="00287571">
        <w:t>PowerPoint</w:t>
      </w:r>
      <w:r w:rsidR="0043776F" w:rsidRPr="00287571">
        <w:t>動畫來模擬使用，</w:t>
      </w:r>
      <w:r w:rsidR="0043776F">
        <w:rPr>
          <w:rFonts w:hint="eastAsia"/>
        </w:rPr>
        <w:t>由</w:t>
      </w:r>
      <w:r w:rsidR="0043776F" w:rsidRPr="00287571">
        <w:t>外部人員實際測試並回收使用者心得用以優化最終的</w:t>
      </w:r>
      <w:r w:rsidR="0043776F" w:rsidRPr="00287571">
        <w:t>UI</w:t>
      </w:r>
      <w:r w:rsidR="0043776F" w:rsidRPr="00287571">
        <w:t>與</w:t>
      </w:r>
      <w:r w:rsidR="0043776F" w:rsidRPr="00287571">
        <w:t>UX</w:t>
      </w:r>
      <w:r w:rsidR="0043776F" w:rsidRPr="00287571">
        <w:t>，最終使用</w:t>
      </w:r>
      <w:r w:rsidR="0043776F" w:rsidRPr="00287571">
        <w:t>html</w:t>
      </w:r>
      <w:r w:rsidR="0043776F" w:rsidRPr="00287571">
        <w:t>製作介面。</w:t>
      </w:r>
    </w:p>
    <w:p w14:paraId="35A933EE" w14:textId="563F0244" w:rsidR="0043776F" w:rsidRDefault="0043776F" w:rsidP="001A69EB">
      <w:pPr>
        <w:pStyle w:val="afa"/>
        <w:ind w:firstLineChars="1" w:firstLine="5"/>
      </w:pPr>
      <w:r>
        <w:rPr>
          <w:rFonts w:hint="eastAsia"/>
        </w:rPr>
        <w:t>補圖</w:t>
      </w:r>
    </w:p>
    <w:p w14:paraId="47746045" w14:textId="4C3049EF" w:rsidR="0043776F" w:rsidRPr="00082F32" w:rsidRDefault="0043776F" w:rsidP="001A69EB">
      <w:pPr>
        <w:widowControl/>
        <w:spacing w:before="0" w:after="0" w:line="240" w:lineRule="auto"/>
        <w:ind w:firstLineChars="1" w:firstLine="3"/>
        <w:jc w:val="left"/>
      </w:pPr>
      <w:r>
        <w:br w:type="page"/>
      </w:r>
    </w:p>
    <w:p w14:paraId="0B6614C9" w14:textId="39EC82C4" w:rsidR="00615A1B" w:rsidRDefault="00615A1B" w:rsidP="001A69EB">
      <w:pPr>
        <w:pStyle w:val="3"/>
        <w:spacing w:before="360" w:after="180"/>
        <w:ind w:leftChars="-1" w:left="-3" w:right="280" w:firstLineChars="1" w:firstLine="3"/>
      </w:pPr>
      <w:r>
        <w:rPr>
          <w:rFonts w:hint="eastAsia"/>
        </w:rPr>
        <w:lastRenderedPageBreak/>
        <w:t xml:space="preserve">  </w:t>
      </w:r>
      <w:r w:rsidR="00DF1D98">
        <w:rPr>
          <w:rFonts w:hint="eastAsia"/>
        </w:rPr>
        <w:t xml:space="preserve"> </w:t>
      </w:r>
      <w:bookmarkStart w:id="99" w:name="_Toc122381679"/>
      <w:r>
        <w:rPr>
          <w:rFonts w:hint="eastAsia"/>
        </w:rPr>
        <w:t>4.1.6</w:t>
      </w:r>
      <w:r>
        <w:rPr>
          <w:rFonts w:hint="eastAsia"/>
        </w:rPr>
        <w:t>、</w:t>
      </w:r>
      <w:r w:rsidR="00682A15">
        <w:rPr>
          <w:rFonts w:hint="eastAsia"/>
        </w:rPr>
        <w:t>軟體架構</w:t>
      </w:r>
      <w:r>
        <w:rPr>
          <w:rFonts w:hint="eastAsia"/>
        </w:rPr>
        <w:t>優化</w:t>
      </w:r>
      <w:bookmarkEnd w:id="99"/>
    </w:p>
    <w:p w14:paraId="5ABBF17D" w14:textId="77777777" w:rsidR="00682A15" w:rsidRDefault="00682A15" w:rsidP="001A69EB">
      <w:pPr>
        <w:ind w:firstLineChars="1" w:firstLine="3"/>
        <w:rPr>
          <w:rFonts w:ascii="Times New Roman" w:hAnsi="Times New Roman" w:cs="Times New Roman"/>
        </w:rPr>
      </w:pPr>
      <w:r w:rsidRPr="00FB2D9B">
        <w:rPr>
          <w:rFonts w:ascii="Times New Roman" w:hAnsi="Times New Roman" w:cs="Times New Roman"/>
        </w:rPr>
        <w:t>為了將不同功能更直觀的整合</w:t>
      </w:r>
      <w:r>
        <w:rPr>
          <w:rFonts w:ascii="Times New Roman" w:hAnsi="Times New Roman" w:cs="Times New Roman" w:hint="eastAsia"/>
        </w:rPr>
        <w:t>及</w:t>
      </w:r>
      <w:r w:rsidRPr="00FB2D9B">
        <w:rPr>
          <w:rFonts w:ascii="Times New Roman" w:hAnsi="Times New Roman" w:cs="Times New Roman"/>
        </w:rPr>
        <w:t>同時方便後期維護，本計畫所建置的</w:t>
      </w:r>
      <w:r w:rsidRPr="00FB2D9B">
        <w:rPr>
          <w:rFonts w:ascii="Times New Roman" w:hAnsi="Times New Roman" w:cs="Times New Roman"/>
        </w:rPr>
        <w:tab/>
      </w:r>
      <w:r w:rsidRPr="00FB2D9B">
        <w:rPr>
          <w:rFonts w:ascii="Times New Roman" w:hAnsi="Times New Roman" w:cs="Times New Roman"/>
        </w:rPr>
        <w:t>軟體層面皆由</w:t>
      </w:r>
      <w:r w:rsidRPr="00FB2D9B">
        <w:rPr>
          <w:rFonts w:ascii="Times New Roman" w:hAnsi="Times New Roman" w:cs="Times New Roman"/>
        </w:rPr>
        <w:t>Model-View-Controller(MVC)</w:t>
      </w:r>
      <w:r w:rsidRPr="00FB2D9B">
        <w:rPr>
          <w:rFonts w:ascii="Times New Roman" w:hAnsi="Times New Roman" w:cs="Times New Roman"/>
        </w:rPr>
        <w:t>架構做為軟體架構的基礎框架，利用所謂的</w:t>
      </w:r>
      <w:r w:rsidRPr="00FB2D9B">
        <w:rPr>
          <w:rFonts w:ascii="Times New Roman" w:hAnsi="Times New Roman" w:cs="Times New Roman"/>
        </w:rPr>
        <w:t>MVC</w:t>
      </w:r>
      <w:r w:rsidRPr="00FB2D9B">
        <w:rPr>
          <w:rFonts w:ascii="Times New Roman" w:hAnsi="Times New Roman" w:cs="Times New Roman"/>
        </w:rPr>
        <w:t>架構在未來維護或是擴充性上將會有更好的彈性，雖然因</w:t>
      </w:r>
      <w:r w:rsidRPr="00FB2D9B">
        <w:rPr>
          <w:rFonts w:ascii="Times New Roman" w:hAnsi="Times New Roman" w:cs="Times New Roman"/>
        </w:rPr>
        <w:t>MVC</w:t>
      </w:r>
      <w:r w:rsidRPr="00FB2D9B">
        <w:rPr>
          <w:rFonts w:ascii="Times New Roman" w:hAnsi="Times New Roman" w:cs="Times New Roman"/>
        </w:rPr>
        <w:t>架構過於強調職責分離，因此在</w:t>
      </w:r>
      <w:proofErr w:type="gramStart"/>
      <w:r w:rsidRPr="00FB2D9B">
        <w:rPr>
          <w:rFonts w:ascii="Times New Roman" w:hAnsi="Times New Roman" w:cs="Times New Roman"/>
        </w:rPr>
        <w:t>佔</w:t>
      </w:r>
      <w:proofErr w:type="gramEnd"/>
      <w:r w:rsidRPr="00FB2D9B">
        <w:rPr>
          <w:rFonts w:ascii="Times New Roman" w:hAnsi="Times New Roman" w:cs="Times New Roman"/>
        </w:rPr>
        <w:t>存空間上會有一定</w:t>
      </w:r>
      <w:r w:rsidRPr="00FB2D9B">
        <w:rPr>
          <w:rFonts w:ascii="Times New Roman" w:hAnsi="Times New Roman" w:cs="Times New Roman"/>
        </w:rPr>
        <w:tab/>
      </w:r>
      <w:r w:rsidRPr="00FB2D9B">
        <w:rPr>
          <w:rFonts w:ascii="Times New Roman" w:hAnsi="Times New Roman" w:cs="Times New Roman"/>
        </w:rPr>
        <w:t>的劣勢，但好處在開發階段會使程式結構更加直覺化，方便進行</w:t>
      </w:r>
      <w:r>
        <w:rPr>
          <w:rFonts w:ascii="Times New Roman" w:hAnsi="Times New Roman" w:cs="Times New Roman" w:hint="eastAsia"/>
        </w:rPr>
        <w:t>整合。</w:t>
      </w:r>
    </w:p>
    <w:p w14:paraId="772C1D13" w14:textId="77777777" w:rsidR="00682A15" w:rsidRPr="00FB2D9B" w:rsidRDefault="00682A15" w:rsidP="001A69EB">
      <w:pPr>
        <w:ind w:firstLineChars="1" w:firstLine="3"/>
        <w:rPr>
          <w:rFonts w:ascii="Times New Roman" w:hAnsi="Times New Roman" w:cs="Times New Roman"/>
        </w:rPr>
      </w:pPr>
      <w:r w:rsidRPr="00FB2D9B">
        <w:rPr>
          <w:rFonts w:ascii="Times New Roman" w:hAnsi="Times New Roman" w:cs="Times New Roman"/>
        </w:rPr>
        <w:t>以此做為架構核心，可將</w:t>
      </w:r>
      <w:r w:rsidRPr="00FB2D9B">
        <w:rPr>
          <w:rFonts w:ascii="Times New Roman" w:hAnsi="Times New Roman" w:cs="Times New Roman"/>
        </w:rPr>
        <w:t>Model</w:t>
      </w:r>
      <w:r w:rsidRPr="00FB2D9B">
        <w:rPr>
          <w:rFonts w:ascii="Times New Roman" w:hAnsi="Times New Roman" w:cs="Times New Roman"/>
        </w:rPr>
        <w:t>細分為</w:t>
      </w:r>
      <w:r>
        <w:rPr>
          <w:rFonts w:ascii="Times New Roman" w:hAnsi="Times New Roman" w:cs="Times New Roman" w:hint="eastAsia"/>
          <w:b/>
          <w:bCs/>
        </w:rPr>
        <w:t>D</w:t>
      </w:r>
      <w:r w:rsidRPr="00FB2D9B">
        <w:rPr>
          <w:rFonts w:ascii="Times New Roman" w:hAnsi="Times New Roman" w:cs="Times New Roman"/>
          <w:b/>
          <w:bCs/>
        </w:rPr>
        <w:t>omain</w:t>
      </w:r>
      <w:r w:rsidRPr="00FB2D9B">
        <w:rPr>
          <w:rFonts w:ascii="Times New Roman" w:hAnsi="Times New Roman" w:cs="Times New Roman"/>
        </w:rPr>
        <w:t>、</w:t>
      </w:r>
      <w:r w:rsidRPr="00FB2D9B">
        <w:rPr>
          <w:rFonts w:ascii="Times New Roman" w:hAnsi="Times New Roman" w:cs="Times New Roman"/>
          <w:b/>
          <w:bCs/>
        </w:rPr>
        <w:t>DAO</w:t>
      </w:r>
      <w:r>
        <w:rPr>
          <w:rFonts w:ascii="Times New Roman" w:hAnsi="Times New Roman" w:cs="Times New Roman" w:hint="eastAsia"/>
        </w:rPr>
        <w:t>、</w:t>
      </w:r>
      <w:r w:rsidRPr="00FB2D9B">
        <w:rPr>
          <w:rFonts w:ascii="Times New Roman" w:hAnsi="Times New Roman" w:cs="Times New Roman"/>
          <w:b/>
          <w:bCs/>
        </w:rPr>
        <w:t>Service</w:t>
      </w:r>
      <w:r w:rsidRPr="00FB2D9B">
        <w:rPr>
          <w:rFonts w:ascii="Times New Roman" w:hAnsi="Times New Roman" w:cs="Times New Roman"/>
          <w:b/>
          <w:bCs/>
        </w:rPr>
        <w:t>、</w:t>
      </w:r>
      <w:r w:rsidRPr="00FB2D9B">
        <w:rPr>
          <w:rFonts w:ascii="Times New Roman" w:hAnsi="Times New Roman" w:cs="Times New Roman"/>
          <w:b/>
          <w:bCs/>
        </w:rPr>
        <w:t>Controller</w:t>
      </w:r>
      <w:r w:rsidRPr="00FB2D9B">
        <w:rPr>
          <w:rFonts w:ascii="Times New Roman" w:hAnsi="Times New Roman" w:cs="Times New Roman"/>
        </w:rPr>
        <w:t>等四層，作為動作及</w:t>
      </w:r>
      <w:r w:rsidRPr="00FB2D9B">
        <w:rPr>
          <w:rFonts w:ascii="Times New Roman" w:hAnsi="Times New Roman" w:cs="Times New Roman"/>
        </w:rPr>
        <w:t>EEL</w:t>
      </w:r>
      <w:r w:rsidRPr="00FB2D9B">
        <w:rPr>
          <w:rFonts w:ascii="Times New Roman" w:hAnsi="Times New Roman" w:cs="Times New Roman"/>
        </w:rPr>
        <w:t>的主要控制中樞，並包含所</w:t>
      </w:r>
      <w:r>
        <w:rPr>
          <w:rFonts w:ascii="Times New Roman" w:hAnsi="Times New Roman" w:cs="Times New Roman" w:hint="eastAsia"/>
        </w:rPr>
        <w:t>有</w:t>
      </w:r>
      <w:r w:rsidRPr="00FB2D9B">
        <w:rPr>
          <w:rFonts w:ascii="Times New Roman" w:hAnsi="Times New Roman" w:cs="Times New Roman"/>
        </w:rPr>
        <w:t>硬體的控制功能，最後</w:t>
      </w:r>
      <w:r w:rsidRPr="00FB2D9B">
        <w:rPr>
          <w:rFonts w:ascii="Times New Roman" w:hAnsi="Times New Roman" w:cs="Times New Roman"/>
          <w:b/>
          <w:bCs/>
        </w:rPr>
        <w:t>View</w:t>
      </w:r>
      <w:r w:rsidRPr="00FB2D9B">
        <w:rPr>
          <w:rFonts w:ascii="Times New Roman" w:hAnsi="Times New Roman" w:cs="Times New Roman"/>
        </w:rPr>
        <w:t>層則由</w:t>
      </w:r>
      <w:r w:rsidRPr="00FB2D9B">
        <w:rPr>
          <w:rFonts w:ascii="Times New Roman" w:hAnsi="Times New Roman" w:cs="Times New Roman"/>
        </w:rPr>
        <w:t>JavaScript</w:t>
      </w:r>
      <w:r w:rsidRPr="00FB2D9B">
        <w:rPr>
          <w:rFonts w:ascii="Times New Roman" w:hAnsi="Times New Roman" w:cs="Times New Roman"/>
        </w:rPr>
        <w:t>與</w:t>
      </w:r>
      <w:r w:rsidRPr="00FB2D9B">
        <w:rPr>
          <w:rFonts w:ascii="Times New Roman" w:hAnsi="Times New Roman" w:cs="Times New Roman"/>
        </w:rPr>
        <w:t>HTML</w:t>
      </w:r>
      <w:r w:rsidRPr="00FB2D9B">
        <w:rPr>
          <w:rFonts w:ascii="Times New Roman" w:hAnsi="Times New Roman" w:cs="Times New Roman"/>
        </w:rPr>
        <w:t>撰寫。</w:t>
      </w:r>
    </w:p>
    <w:p w14:paraId="72646BD8"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Domain</w:t>
      </w:r>
    </w:p>
    <w:p w14:paraId="118A26BF"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會根據資料庫的所有欄位及型態建立一</w:t>
      </w:r>
      <w:r w:rsidRPr="00FB2D9B">
        <w:rPr>
          <w:rFonts w:ascii="Times New Roman" w:hAnsi="Times New Roman" w:cs="Times New Roman"/>
        </w:rPr>
        <w:t>domain</w:t>
      </w:r>
      <w:r w:rsidRPr="00FB2D9B">
        <w:rPr>
          <w:rFonts w:ascii="Times New Roman" w:hAnsi="Times New Roman" w:cs="Times New Roman"/>
        </w:rPr>
        <w:t>層，負責對</w:t>
      </w:r>
      <w:r>
        <w:rPr>
          <w:rFonts w:ascii="Times New Roman" w:hAnsi="Times New Roman" w:cs="Times New Roman" w:hint="eastAsia"/>
        </w:rPr>
        <w:t>從</w:t>
      </w:r>
      <w:r w:rsidRPr="00FB2D9B">
        <w:rPr>
          <w:rFonts w:ascii="Times New Roman" w:hAnsi="Times New Roman" w:cs="Times New Roman"/>
        </w:rPr>
        <w:t>資料庫傳輸出來的資料進行內容的存放</w:t>
      </w:r>
      <w:r>
        <w:rPr>
          <w:rFonts w:ascii="Times New Roman" w:hAnsi="Times New Roman" w:cs="Times New Roman" w:hint="eastAsia"/>
        </w:rPr>
        <w:t>。</w:t>
      </w:r>
    </w:p>
    <w:p w14:paraId="7BFD28CD"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DAO</w:t>
      </w:r>
    </w:p>
    <w:p w14:paraId="3A134240"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對資料庫下搜索的指令語法，原理類似於</w:t>
      </w:r>
      <w:r w:rsidRPr="00FB2D9B">
        <w:rPr>
          <w:rFonts w:ascii="Times New Roman" w:hAnsi="Times New Roman" w:cs="Times New Roman"/>
        </w:rPr>
        <w:t>HQL</w:t>
      </w:r>
      <w:r w:rsidRPr="00FB2D9B">
        <w:rPr>
          <w:rFonts w:ascii="Times New Roman" w:hAnsi="Times New Roman" w:cs="Times New Roman"/>
        </w:rPr>
        <w:t>查詢語法，並對每一份從資料庫傳輸回來的資料裡用</w:t>
      </w:r>
      <w:r w:rsidRPr="00FB2D9B">
        <w:rPr>
          <w:rFonts w:ascii="Times New Roman" w:hAnsi="Times New Roman" w:cs="Times New Roman"/>
        </w:rPr>
        <w:t>domain</w:t>
      </w:r>
      <w:r w:rsidRPr="00FB2D9B">
        <w:rPr>
          <w:rFonts w:ascii="Times New Roman" w:hAnsi="Times New Roman" w:cs="Times New Roman"/>
        </w:rPr>
        <w:t>層包裝好</w:t>
      </w:r>
      <w:r>
        <w:rPr>
          <w:rFonts w:ascii="Times New Roman" w:hAnsi="Times New Roman" w:cs="Times New Roman" w:hint="eastAsia"/>
        </w:rPr>
        <w:t>。</w:t>
      </w:r>
    </w:p>
    <w:p w14:paraId="0FE15BCF"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Service</w:t>
      </w:r>
    </w:p>
    <w:p w14:paraId="538BBD69"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將</w:t>
      </w:r>
      <w:r w:rsidRPr="00FB2D9B">
        <w:rPr>
          <w:rFonts w:ascii="Times New Roman" w:hAnsi="Times New Roman" w:cs="Times New Roman"/>
        </w:rPr>
        <w:t>DAO</w:t>
      </w:r>
      <w:r w:rsidRPr="00FB2D9B">
        <w:rPr>
          <w:rFonts w:ascii="Times New Roman" w:hAnsi="Times New Roman" w:cs="Times New Roman"/>
        </w:rPr>
        <w:t>包裝好的資料，為了方便傳輸至</w:t>
      </w:r>
      <w:r w:rsidRPr="00FB2D9B">
        <w:rPr>
          <w:rFonts w:ascii="Times New Roman" w:hAnsi="Times New Roman" w:cs="Times New Roman"/>
        </w:rPr>
        <w:t>View</w:t>
      </w:r>
      <w:r w:rsidRPr="00FB2D9B">
        <w:rPr>
          <w:rFonts w:ascii="Times New Roman" w:hAnsi="Times New Roman" w:cs="Times New Roman"/>
        </w:rPr>
        <w:t>中</w:t>
      </w:r>
      <w:r w:rsidRPr="00FB2D9B">
        <w:rPr>
          <w:rFonts w:ascii="Times New Roman" w:hAnsi="Times New Roman" w:cs="Times New Roman"/>
        </w:rPr>
        <w:t>JavaScript</w:t>
      </w:r>
      <w:r w:rsidRPr="00FB2D9B">
        <w:rPr>
          <w:rFonts w:ascii="Times New Roman" w:hAnsi="Times New Roman" w:cs="Times New Roman"/>
        </w:rPr>
        <w:t>，會在此層將所有物件再進行一步分析並將資料轉乘字典型態</w:t>
      </w:r>
      <w:r>
        <w:rPr>
          <w:rFonts w:ascii="Times New Roman" w:hAnsi="Times New Roman" w:cs="Times New Roman" w:hint="eastAsia"/>
        </w:rPr>
        <w:t>。</w:t>
      </w:r>
    </w:p>
    <w:p w14:paraId="32EE3B3D"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Controller</w:t>
      </w:r>
    </w:p>
    <w:p w14:paraId="786361AF"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可靈活運用所有</w:t>
      </w:r>
      <w:r w:rsidRPr="00FB2D9B">
        <w:rPr>
          <w:rFonts w:ascii="Times New Roman" w:hAnsi="Times New Roman" w:cs="Times New Roman"/>
        </w:rPr>
        <w:t>DAO, Service</w:t>
      </w:r>
      <w:r w:rsidRPr="00FB2D9B">
        <w:rPr>
          <w:rFonts w:ascii="Times New Roman" w:hAnsi="Times New Roman" w:cs="Times New Roman"/>
        </w:rPr>
        <w:t>層的功能。</w:t>
      </w:r>
    </w:p>
    <w:p w14:paraId="17A75E34"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View</w:t>
      </w:r>
    </w:p>
    <w:p w14:paraId="336F9535" w14:textId="5258D1F6" w:rsidR="00682A15"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畫面與顯示的邏輯皆由</w:t>
      </w:r>
      <w:r w:rsidRPr="00FB2D9B">
        <w:rPr>
          <w:rFonts w:ascii="Times New Roman" w:hAnsi="Times New Roman" w:cs="Times New Roman"/>
        </w:rPr>
        <w:t>view</w:t>
      </w:r>
      <w:r w:rsidRPr="00FB2D9B">
        <w:rPr>
          <w:rFonts w:ascii="Times New Roman" w:hAnsi="Times New Roman" w:cs="Times New Roman"/>
        </w:rPr>
        <w:t>所處</w:t>
      </w:r>
      <w:r>
        <w:rPr>
          <w:rFonts w:ascii="Times New Roman" w:hAnsi="Times New Roman" w:cs="Times New Roman" w:hint="eastAsia"/>
        </w:rPr>
        <w:t>理，</w:t>
      </w:r>
      <w:r w:rsidRPr="00FB2D9B">
        <w:rPr>
          <w:rFonts w:ascii="Times New Roman" w:hAnsi="Times New Roman" w:cs="Times New Roman"/>
        </w:rPr>
        <w:t>view</w:t>
      </w:r>
      <w:r w:rsidRPr="00FB2D9B">
        <w:rPr>
          <w:rFonts w:ascii="Times New Roman" w:hAnsi="Times New Roman" w:cs="Times New Roman"/>
        </w:rPr>
        <w:t>表單送出的請求皆由</w:t>
      </w:r>
      <w:r w:rsidRPr="00FB2D9B">
        <w:rPr>
          <w:rFonts w:ascii="Times New Roman" w:hAnsi="Times New Roman" w:cs="Times New Roman"/>
        </w:rPr>
        <w:lastRenderedPageBreak/>
        <w:t>Control</w:t>
      </w:r>
      <w:r>
        <w:rPr>
          <w:rFonts w:ascii="Times New Roman" w:hAnsi="Times New Roman" w:cs="Times New Roman" w:hint="eastAsia"/>
        </w:rPr>
        <w:t>l</w:t>
      </w:r>
      <w:r>
        <w:rPr>
          <w:rFonts w:ascii="Times New Roman" w:hAnsi="Times New Roman" w:cs="Times New Roman"/>
        </w:rPr>
        <w:t>e</w:t>
      </w:r>
      <w:r w:rsidRPr="00FB2D9B">
        <w:rPr>
          <w:rFonts w:ascii="Times New Roman" w:hAnsi="Times New Roman" w:cs="Times New Roman"/>
        </w:rPr>
        <w:t>r</w:t>
      </w:r>
      <w:r w:rsidRPr="00FB2D9B">
        <w:rPr>
          <w:rFonts w:ascii="Times New Roman" w:hAnsi="Times New Roman" w:cs="Times New Roman"/>
        </w:rPr>
        <w:t>接收，再決定給哪</w:t>
      </w:r>
      <w:proofErr w:type="gramStart"/>
      <w:r w:rsidRPr="00FB2D9B">
        <w:rPr>
          <w:rFonts w:ascii="Times New Roman" w:hAnsi="Times New Roman" w:cs="Times New Roman"/>
        </w:rPr>
        <w:t>個</w:t>
      </w:r>
      <w:proofErr w:type="gramEnd"/>
      <w:r w:rsidRPr="00FB2D9B">
        <w:rPr>
          <w:rFonts w:ascii="Times New Roman" w:hAnsi="Times New Roman" w:cs="Times New Roman"/>
        </w:rPr>
        <w:t>model</w:t>
      </w:r>
      <w:r w:rsidRPr="00FB2D9B">
        <w:rPr>
          <w:rFonts w:ascii="Times New Roman" w:hAnsi="Times New Roman" w:cs="Times New Roman"/>
        </w:rPr>
        <w:t>進行處理，</w:t>
      </w:r>
      <w:r w:rsidRPr="00FB2D9B">
        <w:rPr>
          <w:rFonts w:ascii="Times New Roman" w:hAnsi="Times New Roman" w:cs="Times New Roman"/>
        </w:rPr>
        <w:t>Contro</w:t>
      </w:r>
      <w:r>
        <w:rPr>
          <w:rFonts w:ascii="Times New Roman" w:hAnsi="Times New Roman" w:cs="Times New Roman"/>
        </w:rPr>
        <w:t>lle</w:t>
      </w:r>
      <w:r w:rsidRPr="00FB2D9B">
        <w:rPr>
          <w:rFonts w:ascii="Times New Roman" w:hAnsi="Times New Roman" w:cs="Times New Roman"/>
        </w:rPr>
        <w:t>r</w:t>
      </w:r>
      <w:r w:rsidR="001C4B23" w:rsidRPr="00FB2D9B">
        <w:rPr>
          <w:rFonts w:ascii="Times New Roman" w:hAnsi="Times New Roman" w:cs="Times New Roman"/>
          <w:noProof/>
        </w:rPr>
        <w:drawing>
          <wp:anchor distT="0" distB="0" distL="114300" distR="114300" simplePos="0" relativeHeight="251687936" behindDoc="0" locked="0" layoutInCell="1" allowOverlap="1" wp14:anchorId="00712123" wp14:editId="7C2A44E7">
            <wp:simplePos x="0" y="0"/>
            <wp:positionH relativeFrom="margin">
              <wp:align>center</wp:align>
            </wp:positionH>
            <wp:positionV relativeFrom="paragraph">
              <wp:posOffset>752133</wp:posOffset>
            </wp:positionV>
            <wp:extent cx="4921239" cy="2340000"/>
            <wp:effectExtent l="0" t="0" r="0" b="317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239"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D9B">
        <w:rPr>
          <w:rFonts w:ascii="Times New Roman" w:hAnsi="Times New Roman" w:cs="Times New Roman"/>
        </w:rPr>
        <w:t>回傳相應的結果至</w:t>
      </w:r>
      <w:r w:rsidRPr="00FB2D9B">
        <w:rPr>
          <w:rFonts w:ascii="Times New Roman" w:hAnsi="Times New Roman" w:cs="Times New Roman"/>
        </w:rPr>
        <w:t>view</w:t>
      </w:r>
      <w:r w:rsidRPr="00FB2D9B">
        <w:rPr>
          <w:rFonts w:ascii="Times New Roman" w:hAnsi="Times New Roman" w:cs="Times New Roman"/>
        </w:rPr>
        <w:t>，</w:t>
      </w:r>
      <w:proofErr w:type="gramStart"/>
      <w:r w:rsidRPr="00FB2D9B">
        <w:rPr>
          <w:rFonts w:ascii="Times New Roman" w:hAnsi="Times New Roman" w:cs="Times New Roman"/>
        </w:rPr>
        <w:t>並現給</w:t>
      </w:r>
      <w:proofErr w:type="gramEnd"/>
      <w:r w:rsidRPr="00FB2D9B">
        <w:rPr>
          <w:rFonts w:ascii="Times New Roman" w:hAnsi="Times New Roman" w:cs="Times New Roman"/>
        </w:rPr>
        <w:t>使用者。</w:t>
      </w:r>
    </w:p>
    <w:p w14:paraId="25D287EE" w14:textId="4EAF5A7B" w:rsidR="001C4B23" w:rsidRDefault="00112CCD" w:rsidP="00E27EBE">
      <w:pPr>
        <w:pStyle w:val="afc"/>
      </w:pPr>
      <w:r>
        <w:rPr>
          <w:rFonts w:hint="eastAsia"/>
        </w:rPr>
        <w:t>軟體架構圖</w:t>
      </w:r>
    </w:p>
    <w:p w14:paraId="382F059D" w14:textId="77D6603A" w:rsidR="004F508A" w:rsidRDefault="004F508A" w:rsidP="001A69EB">
      <w:pPr>
        <w:pStyle w:val="afa"/>
        <w:ind w:firstLineChars="1" w:firstLine="5"/>
      </w:pPr>
      <w:r>
        <w:rPr>
          <w:rFonts w:hint="eastAsia"/>
        </w:rPr>
        <w:t>補內容</w:t>
      </w:r>
    </w:p>
    <w:p w14:paraId="2B1AB3D2" w14:textId="763696F7" w:rsidR="004F508A" w:rsidRDefault="004F508A">
      <w:pPr>
        <w:widowControl/>
        <w:spacing w:before="0" w:after="0" w:line="240" w:lineRule="auto"/>
        <w:ind w:firstLineChars="0" w:firstLine="0"/>
        <w:jc w:val="left"/>
        <w:rPr>
          <w:b/>
          <w:i/>
          <w:color w:val="FF0000"/>
          <w:u w:val="single"/>
        </w:rPr>
      </w:pPr>
      <w:r>
        <w:br w:type="page"/>
      </w:r>
    </w:p>
    <w:p w14:paraId="26B7B838" w14:textId="77777777" w:rsidR="004F508A" w:rsidRPr="00682A15" w:rsidRDefault="004F508A" w:rsidP="001A69EB">
      <w:pPr>
        <w:pStyle w:val="afa"/>
        <w:ind w:firstLineChars="1" w:firstLine="5"/>
      </w:pPr>
    </w:p>
    <w:p w14:paraId="66381794" w14:textId="77777777" w:rsidR="00615A1B" w:rsidRDefault="00615A1B" w:rsidP="001A69EB">
      <w:pPr>
        <w:pStyle w:val="2"/>
        <w:spacing w:after="180"/>
        <w:ind w:leftChars="-1" w:left="-3" w:right="280" w:firstLineChars="1" w:firstLine="4"/>
      </w:pPr>
      <w:r>
        <w:rPr>
          <w:rFonts w:hint="eastAsia"/>
        </w:rPr>
        <w:t xml:space="preserve"> </w:t>
      </w:r>
      <w:bookmarkStart w:id="100" w:name="_Toc122381680"/>
      <w:r>
        <w:rPr>
          <w:rFonts w:hint="eastAsia"/>
        </w:rPr>
        <w:t>4.2</w:t>
      </w:r>
      <w:r>
        <w:rPr>
          <w:rFonts w:hint="eastAsia"/>
        </w:rPr>
        <w:t>、硬體</w:t>
      </w:r>
      <w:bookmarkEnd w:id="100"/>
    </w:p>
    <w:p w14:paraId="10ED85F0" w14:textId="0F20B9B1" w:rsidR="00615A1B" w:rsidRDefault="00615A1B" w:rsidP="001A69EB">
      <w:pPr>
        <w:pStyle w:val="3"/>
        <w:spacing w:before="360" w:after="180"/>
        <w:ind w:leftChars="-1" w:left="-3" w:right="280" w:firstLineChars="1" w:firstLine="3"/>
      </w:pPr>
      <w:r>
        <w:rPr>
          <w:rFonts w:hint="eastAsia"/>
        </w:rPr>
        <w:t xml:space="preserve"> </w:t>
      </w:r>
      <w:r w:rsidR="00DF1D98">
        <w:rPr>
          <w:rFonts w:hint="eastAsia"/>
        </w:rPr>
        <w:t xml:space="preserve"> </w:t>
      </w:r>
      <w:r>
        <w:rPr>
          <w:rFonts w:hint="eastAsia"/>
        </w:rPr>
        <w:t xml:space="preserve"> </w:t>
      </w:r>
      <w:bookmarkStart w:id="101" w:name="_Toc122381681"/>
      <w:r>
        <w:rPr>
          <w:rFonts w:hint="eastAsia"/>
        </w:rPr>
        <w:t>4.2.1</w:t>
      </w:r>
      <w:r>
        <w:rPr>
          <w:rFonts w:hint="eastAsia"/>
        </w:rPr>
        <w:t>、事前設計</w:t>
      </w:r>
      <w:bookmarkEnd w:id="101"/>
    </w:p>
    <w:p w14:paraId="0337F90B" w14:textId="75807D89" w:rsidR="00615A1B" w:rsidRDefault="00615A1B" w:rsidP="00E27EBE">
      <w:pPr>
        <w:pStyle w:val="3"/>
        <w:spacing w:before="360" w:after="180"/>
        <w:ind w:left="961" w:hanging="961"/>
      </w:pPr>
      <w:r>
        <w:rPr>
          <w:rFonts w:hint="eastAsia"/>
        </w:rPr>
        <w:t xml:space="preserve">  </w:t>
      </w:r>
      <w:r w:rsidR="00DF1D98">
        <w:rPr>
          <w:rFonts w:hint="eastAsia"/>
        </w:rPr>
        <w:t xml:space="preserve"> </w:t>
      </w:r>
      <w:bookmarkStart w:id="102" w:name="_Toc122381682"/>
      <w:r>
        <w:rPr>
          <w:rFonts w:hint="eastAsia"/>
        </w:rPr>
        <w:t>4.2.2</w:t>
      </w:r>
      <w:r>
        <w:rPr>
          <w:rFonts w:hint="eastAsia"/>
        </w:rPr>
        <w:t>、實際製作</w:t>
      </w:r>
      <w:bookmarkEnd w:id="102"/>
    </w:p>
    <w:p w14:paraId="1559DEF6" w14:textId="5D5CE07C" w:rsidR="00615A1B" w:rsidRDefault="00615A1B" w:rsidP="001A69EB">
      <w:pPr>
        <w:pStyle w:val="3"/>
        <w:spacing w:before="360" w:after="180"/>
        <w:ind w:leftChars="-1" w:left="-3" w:right="280" w:firstLineChars="1" w:firstLine="3"/>
      </w:pPr>
      <w:r>
        <w:rPr>
          <w:rFonts w:hint="eastAsia"/>
        </w:rPr>
        <w:t xml:space="preserve"> </w:t>
      </w:r>
      <w:r w:rsidR="00DF1D98">
        <w:rPr>
          <w:rFonts w:hint="eastAsia"/>
        </w:rPr>
        <w:t xml:space="preserve"> </w:t>
      </w:r>
      <w:r>
        <w:rPr>
          <w:rFonts w:hint="eastAsia"/>
        </w:rPr>
        <w:t xml:space="preserve"> </w:t>
      </w:r>
      <w:bookmarkStart w:id="103" w:name="_Toc122381683"/>
      <w:r>
        <w:rPr>
          <w:rFonts w:hint="eastAsia"/>
        </w:rPr>
        <w:t>4.2.3</w:t>
      </w:r>
      <w:r>
        <w:rPr>
          <w:rFonts w:hint="eastAsia"/>
        </w:rPr>
        <w:t>、修正</w:t>
      </w:r>
      <w:bookmarkEnd w:id="103"/>
    </w:p>
    <w:p w14:paraId="33CB2D2E" w14:textId="77777777" w:rsidR="00615A1B" w:rsidRDefault="00615A1B" w:rsidP="001A69EB">
      <w:pPr>
        <w:pStyle w:val="2"/>
        <w:spacing w:after="180"/>
        <w:ind w:leftChars="-1" w:left="-3" w:right="280" w:firstLineChars="1" w:firstLine="4"/>
      </w:pPr>
      <w:r>
        <w:rPr>
          <w:rFonts w:hint="eastAsia"/>
        </w:rPr>
        <w:t xml:space="preserve"> </w:t>
      </w:r>
      <w:bookmarkStart w:id="104" w:name="_Toc122381684"/>
      <w:r>
        <w:rPr>
          <w:rFonts w:hint="eastAsia"/>
        </w:rPr>
        <w:t>4.3</w:t>
      </w:r>
      <w:r>
        <w:rPr>
          <w:rFonts w:hint="eastAsia"/>
        </w:rPr>
        <w:t>、軟硬體連接</w:t>
      </w:r>
      <w:bookmarkEnd w:id="104"/>
    </w:p>
    <w:p w14:paraId="34D60A0D" w14:textId="0CF40970" w:rsidR="00615A1B" w:rsidRDefault="00615A1B" w:rsidP="001A69EB">
      <w:pPr>
        <w:pStyle w:val="2"/>
        <w:spacing w:after="180"/>
        <w:ind w:leftChars="-1" w:left="-3" w:right="280" w:firstLineChars="1" w:firstLine="4"/>
      </w:pPr>
      <w:r>
        <w:rPr>
          <w:rFonts w:hint="eastAsia"/>
        </w:rPr>
        <w:t xml:space="preserve"> </w:t>
      </w:r>
      <w:bookmarkStart w:id="105" w:name="_Toc122381685"/>
      <w:r>
        <w:rPr>
          <w:rFonts w:hint="eastAsia"/>
        </w:rPr>
        <w:t>4.4</w:t>
      </w:r>
      <w:r>
        <w:rPr>
          <w:rFonts w:hint="eastAsia"/>
        </w:rPr>
        <w:t>、流程設計</w:t>
      </w:r>
      <w:bookmarkEnd w:id="105"/>
    </w:p>
    <w:p w14:paraId="091ABEEB" w14:textId="2714FCAB" w:rsidR="00D70CE0" w:rsidRPr="008041AF" w:rsidRDefault="00D70CE0" w:rsidP="00D70CE0">
      <w:pPr>
        <w:pStyle w:val="afa"/>
        <w:rPr>
          <w:szCs w:val="48"/>
        </w:rPr>
      </w:pPr>
      <w:r w:rsidRPr="008041AF">
        <w:rPr>
          <w:rFonts w:hint="eastAsia"/>
          <w:szCs w:val="48"/>
        </w:rPr>
        <w:t>待寫</w:t>
      </w:r>
    </w:p>
    <w:p w14:paraId="6D3315BD" w14:textId="6E074C05" w:rsidR="00615A1B" w:rsidRDefault="00615A1B" w:rsidP="001A69EB">
      <w:pPr>
        <w:widowControl/>
        <w:ind w:leftChars="-1" w:left="-3" w:right="280" w:firstLineChars="1" w:firstLine="3"/>
      </w:pPr>
      <w:r>
        <w:br w:type="page"/>
      </w:r>
    </w:p>
    <w:p w14:paraId="40334F60" w14:textId="19122685" w:rsidR="00615A1B" w:rsidRDefault="00615A1B" w:rsidP="001A69EB">
      <w:pPr>
        <w:pStyle w:val="1"/>
        <w:spacing w:before="360" w:after="360"/>
        <w:ind w:leftChars="-1" w:left="-3" w:right="280" w:firstLineChars="1" w:firstLine="4"/>
      </w:pPr>
      <w:bookmarkStart w:id="106" w:name="_Toc122381686"/>
      <w:r>
        <w:rPr>
          <w:rFonts w:hint="eastAsia"/>
        </w:rPr>
        <w:lastRenderedPageBreak/>
        <w:t>第</w:t>
      </w:r>
      <w:r>
        <w:rPr>
          <w:rFonts w:hint="eastAsia"/>
        </w:rPr>
        <w:t>5</w:t>
      </w:r>
      <w:r>
        <w:rPr>
          <w:rFonts w:hint="eastAsia"/>
        </w:rPr>
        <w:t>章、研究成果</w:t>
      </w:r>
      <w:bookmarkEnd w:id="106"/>
    </w:p>
    <w:p w14:paraId="6213CE44" w14:textId="0ACB357D" w:rsidR="008041AF" w:rsidRPr="008041AF" w:rsidRDefault="008041AF" w:rsidP="008041AF">
      <w:pPr>
        <w:pStyle w:val="afa"/>
        <w:rPr>
          <w:szCs w:val="48"/>
        </w:rPr>
      </w:pPr>
      <w:r w:rsidRPr="008041AF">
        <w:rPr>
          <w:rFonts w:hint="eastAsia"/>
          <w:szCs w:val="48"/>
        </w:rPr>
        <w:t>待寫</w:t>
      </w:r>
    </w:p>
    <w:p w14:paraId="685C6872" w14:textId="2CDCEB2F" w:rsidR="008041AF" w:rsidRPr="008041AF" w:rsidRDefault="008041AF" w:rsidP="008041AF">
      <w:pPr>
        <w:ind w:firstLine="560"/>
      </w:pPr>
    </w:p>
    <w:p w14:paraId="6E94AAED" w14:textId="3D17674B" w:rsidR="00B648E1" w:rsidRPr="00B648E1" w:rsidRDefault="00B648E1" w:rsidP="001A69EB">
      <w:pPr>
        <w:widowControl/>
        <w:spacing w:before="0" w:after="0" w:line="240" w:lineRule="auto"/>
        <w:ind w:firstLineChars="1" w:firstLine="3"/>
        <w:jc w:val="left"/>
      </w:pPr>
      <w:r>
        <w:br w:type="page"/>
      </w:r>
    </w:p>
    <w:p w14:paraId="469BCB87" w14:textId="45E27A71" w:rsidR="00615A1B" w:rsidRDefault="005027F6" w:rsidP="001A69EB">
      <w:pPr>
        <w:pStyle w:val="1"/>
        <w:spacing w:before="360" w:after="360"/>
        <w:ind w:leftChars="-1" w:left="-3" w:right="280" w:firstLineChars="1" w:firstLine="4"/>
      </w:pPr>
      <w:bookmarkStart w:id="107" w:name="_Toc122381687"/>
      <w:r>
        <w:rPr>
          <w:rFonts w:hint="eastAsia"/>
        </w:rPr>
        <w:lastRenderedPageBreak/>
        <w:t>第</w:t>
      </w:r>
      <w:r>
        <w:rPr>
          <w:rFonts w:hint="eastAsia"/>
        </w:rPr>
        <w:t>6</w:t>
      </w:r>
      <w:r>
        <w:rPr>
          <w:rFonts w:hint="eastAsia"/>
        </w:rPr>
        <w:t>章、應用範圍與市場分析</w:t>
      </w:r>
      <w:bookmarkEnd w:id="107"/>
    </w:p>
    <w:p w14:paraId="7D18D86F" w14:textId="6FA13F60" w:rsidR="00D40DDB" w:rsidRDefault="00D40DDB" w:rsidP="001A69EB">
      <w:pPr>
        <w:pStyle w:val="2"/>
        <w:spacing w:after="180"/>
        <w:ind w:left="721" w:firstLineChars="1" w:firstLine="4"/>
      </w:pPr>
      <w:bookmarkStart w:id="108" w:name="_Toc122381688"/>
      <w:r>
        <w:rPr>
          <w:rFonts w:hint="eastAsia"/>
        </w:rPr>
        <w:t>6.1</w:t>
      </w:r>
      <w:r w:rsidR="00806ED6" w:rsidRPr="00806ED6">
        <w:rPr>
          <w:rFonts w:hint="eastAsia"/>
        </w:rPr>
        <w:t>、</w:t>
      </w:r>
      <w:r>
        <w:rPr>
          <w:rFonts w:hint="eastAsia"/>
        </w:rPr>
        <w:t>市場分析</w:t>
      </w:r>
      <w:bookmarkEnd w:id="108"/>
    </w:p>
    <w:p w14:paraId="3B23A38B" w14:textId="4DED0567" w:rsidR="00563148" w:rsidRDefault="00563148" w:rsidP="001A69EB">
      <w:pPr>
        <w:pStyle w:val="a4"/>
        <w:keepNext/>
        <w:framePr w:wrap="around" w:hAnchor="page" w:x="4542" w:y="992"/>
        <w:ind w:firstLineChars="1" w:firstLine="3"/>
      </w:pPr>
      <w:r>
        <w:rPr>
          <w:rFonts w:hint="eastAsia"/>
        </w:rPr>
        <w:t>表</w:t>
      </w:r>
      <w:r>
        <w:rPr>
          <w:rFonts w:hint="eastAsia"/>
        </w:rPr>
        <w:t xml:space="preserve"> 6</w:t>
      </w:r>
      <w:r>
        <w:t>.</w:t>
      </w:r>
      <w:r w:rsidR="008E3E69">
        <w:fldChar w:fldCharType="begin"/>
      </w:r>
      <w:r w:rsidR="008E3E69">
        <w:instrText xml:space="preserve"> STYLEREF 1 \s </w:instrText>
      </w:r>
      <w:r w:rsidR="008E3E69">
        <w:fldChar w:fldCharType="separate"/>
      </w:r>
      <w:r w:rsidR="008E3E69">
        <w:rPr>
          <w:noProof/>
        </w:rPr>
        <w:t>0</w:t>
      </w:r>
      <w:r w:rsidR="008E3E69">
        <w:fldChar w:fldCharType="end"/>
      </w:r>
      <w:r w:rsidR="008E3E69">
        <w:t>.</w:t>
      </w:r>
      <w:r w:rsidR="008E3E69">
        <w:fldChar w:fldCharType="begin"/>
      </w:r>
      <w:r w:rsidR="008E3E69">
        <w:instrText xml:space="preserve"> SEQ </w:instrText>
      </w:r>
      <w:r w:rsidR="008E3E69">
        <w:instrText>表</w:instrText>
      </w:r>
      <w:r w:rsidR="008E3E69">
        <w:instrText xml:space="preserve"> \* ARABIC \s 1 </w:instrText>
      </w:r>
      <w:r w:rsidR="008E3E69">
        <w:fldChar w:fldCharType="separate"/>
      </w:r>
      <w:r w:rsidR="008E3E69">
        <w:rPr>
          <w:noProof/>
        </w:rPr>
        <w:t>1</w:t>
      </w:r>
      <w:r w:rsidR="008E3E69">
        <w:fldChar w:fldCharType="end"/>
      </w:r>
      <w:r>
        <w:rPr>
          <w:rFonts w:hint="eastAsia"/>
          <w:noProof/>
        </w:rPr>
        <w:t>市場產品比較</w:t>
      </w:r>
    </w:p>
    <w:p w14:paraId="3D13CC01" w14:textId="25CEEACF" w:rsidR="00563148" w:rsidRDefault="00E05FD0" w:rsidP="00E05FD0">
      <w:pPr>
        <w:ind w:firstLine="560"/>
      </w:pPr>
      <w:r>
        <w:tab/>
      </w:r>
      <w:r w:rsidR="00563148">
        <w:rPr>
          <w:rFonts w:hint="eastAsia"/>
        </w:rPr>
        <w:t>相較於傳統衣櫃與市面上的衣物搭配</w:t>
      </w:r>
      <w:r w:rsidR="00563148">
        <w:rPr>
          <w:rFonts w:hint="eastAsia"/>
        </w:rPr>
        <w:t>APP</w:t>
      </w:r>
      <w:r w:rsidR="00563148">
        <w:rPr>
          <w:rFonts w:hint="eastAsia"/>
        </w:rPr>
        <w:t>，本專體主要在於整合了兩者的優點並解決其缺點加以優化。</w:t>
      </w:r>
    </w:p>
    <w:p w14:paraId="575D5062" w14:textId="77777777" w:rsidR="00563148" w:rsidRPr="00563148" w:rsidRDefault="00563148" w:rsidP="001A69EB">
      <w:pPr>
        <w:ind w:firstLineChars="1" w:firstLine="3"/>
      </w:pPr>
    </w:p>
    <w:tbl>
      <w:tblPr>
        <w:tblStyle w:val="af1"/>
        <w:tblW w:w="8359" w:type="dxa"/>
        <w:tblInd w:w="0" w:type="dxa"/>
        <w:tblLook w:val="04A0" w:firstRow="1" w:lastRow="0" w:firstColumn="1" w:lastColumn="0" w:noHBand="0" w:noVBand="1"/>
      </w:tblPr>
      <w:tblGrid>
        <w:gridCol w:w="1516"/>
        <w:gridCol w:w="1744"/>
        <w:gridCol w:w="1710"/>
        <w:gridCol w:w="1829"/>
        <w:gridCol w:w="1560"/>
      </w:tblGrid>
      <w:tr w:rsidR="00CD7F88" w:rsidRPr="00FB2D9B" w14:paraId="221DADBD" w14:textId="77777777" w:rsidTr="00CD7F88">
        <w:trPr>
          <w:trHeight w:val="360"/>
        </w:trPr>
        <w:tc>
          <w:tcPr>
            <w:tcW w:w="1516" w:type="dxa"/>
          </w:tcPr>
          <w:p w14:paraId="27312F72" w14:textId="77777777" w:rsidR="00CD7F88" w:rsidRPr="00FB2D9B" w:rsidRDefault="00CD7F88" w:rsidP="001A69EB">
            <w:pPr>
              <w:pStyle w:val="af8"/>
              <w:spacing w:before="180" w:after="180"/>
              <w:ind w:firstLineChars="1" w:firstLine="3"/>
            </w:pPr>
            <w:r w:rsidRPr="00FB2D9B">
              <w:t>方法</w:t>
            </w:r>
          </w:p>
        </w:tc>
        <w:tc>
          <w:tcPr>
            <w:tcW w:w="1744" w:type="dxa"/>
          </w:tcPr>
          <w:p w14:paraId="24F5F7B1" w14:textId="77777777" w:rsidR="00CD7F88" w:rsidRPr="00FB2D9B" w:rsidRDefault="00CD7F88" w:rsidP="001A69EB">
            <w:pPr>
              <w:pStyle w:val="af8"/>
              <w:spacing w:before="180" w:after="180"/>
              <w:ind w:firstLineChars="1" w:firstLine="3"/>
            </w:pPr>
            <w:r w:rsidRPr="00FB2D9B">
              <w:t>收納</w:t>
            </w:r>
          </w:p>
        </w:tc>
        <w:tc>
          <w:tcPr>
            <w:tcW w:w="1710" w:type="dxa"/>
          </w:tcPr>
          <w:p w14:paraId="0B2BFB86" w14:textId="77777777" w:rsidR="00CD7F88" w:rsidRPr="00FB2D9B" w:rsidRDefault="00CD7F88" w:rsidP="001A69EB">
            <w:pPr>
              <w:pStyle w:val="af8"/>
              <w:spacing w:before="180" w:after="180"/>
              <w:ind w:firstLineChars="1" w:firstLine="3"/>
            </w:pPr>
            <w:r w:rsidRPr="00FB2D9B">
              <w:t>找衣服</w:t>
            </w:r>
          </w:p>
        </w:tc>
        <w:tc>
          <w:tcPr>
            <w:tcW w:w="1829" w:type="dxa"/>
          </w:tcPr>
          <w:p w14:paraId="315CFC54" w14:textId="77777777" w:rsidR="00CD7F88" w:rsidRPr="00FB2D9B" w:rsidRDefault="00CD7F88" w:rsidP="001A69EB">
            <w:pPr>
              <w:pStyle w:val="af8"/>
              <w:spacing w:before="180" w:after="180"/>
              <w:ind w:firstLineChars="1" w:firstLine="3"/>
            </w:pPr>
            <w:r w:rsidRPr="00FB2D9B">
              <w:t>天氣資訊</w:t>
            </w:r>
          </w:p>
        </w:tc>
        <w:tc>
          <w:tcPr>
            <w:tcW w:w="1560" w:type="dxa"/>
          </w:tcPr>
          <w:p w14:paraId="5748E247" w14:textId="77777777" w:rsidR="00CD7F88" w:rsidRPr="00FB2D9B" w:rsidRDefault="00CD7F88" w:rsidP="001A69EB">
            <w:pPr>
              <w:pStyle w:val="af8"/>
              <w:spacing w:before="180" w:after="180"/>
              <w:ind w:firstLineChars="1" w:firstLine="3"/>
            </w:pPr>
            <w:r w:rsidRPr="00FB2D9B">
              <w:t>穿什麼</w:t>
            </w:r>
          </w:p>
        </w:tc>
      </w:tr>
      <w:tr w:rsidR="00CD7F88" w:rsidRPr="00FB2D9B" w14:paraId="4003A473" w14:textId="77777777" w:rsidTr="00CD7F88">
        <w:trPr>
          <w:trHeight w:val="360"/>
        </w:trPr>
        <w:tc>
          <w:tcPr>
            <w:tcW w:w="1516" w:type="dxa"/>
            <w:shd w:val="clear" w:color="auto" w:fill="DEEAF6" w:themeFill="accent5" w:themeFillTint="33"/>
          </w:tcPr>
          <w:p w14:paraId="679EED5F" w14:textId="77777777" w:rsidR="00CD7F88" w:rsidRPr="00FB2D9B" w:rsidRDefault="00CD7F88" w:rsidP="001A69EB">
            <w:pPr>
              <w:pStyle w:val="af8"/>
              <w:spacing w:before="180" w:after="180"/>
              <w:ind w:firstLineChars="1" w:firstLine="3"/>
            </w:pPr>
            <w:r w:rsidRPr="00FB2D9B">
              <w:t>傳統收納</w:t>
            </w:r>
          </w:p>
        </w:tc>
        <w:tc>
          <w:tcPr>
            <w:tcW w:w="1744" w:type="dxa"/>
            <w:shd w:val="clear" w:color="auto" w:fill="DEEAF6" w:themeFill="accent5" w:themeFillTint="33"/>
          </w:tcPr>
          <w:p w14:paraId="57053AD0" w14:textId="77777777" w:rsidR="00CD7F88" w:rsidRPr="00FB2D9B" w:rsidRDefault="00CD7F88" w:rsidP="001A69EB">
            <w:pPr>
              <w:pStyle w:val="af8"/>
              <w:spacing w:before="180" w:after="180"/>
              <w:ind w:firstLineChars="1" w:firstLine="2"/>
              <w:rPr>
                <w:sz w:val="22"/>
              </w:rPr>
            </w:pPr>
            <w:r w:rsidRPr="00FB2D9B">
              <w:rPr>
                <w:sz w:val="22"/>
              </w:rPr>
              <w:t>慢慢疊慢慢塞</w:t>
            </w:r>
          </w:p>
        </w:tc>
        <w:tc>
          <w:tcPr>
            <w:tcW w:w="1710" w:type="dxa"/>
            <w:shd w:val="clear" w:color="auto" w:fill="DEEAF6" w:themeFill="accent5" w:themeFillTint="33"/>
          </w:tcPr>
          <w:p w14:paraId="7EAE2D94" w14:textId="77777777" w:rsidR="00CD7F88" w:rsidRPr="00FB2D9B" w:rsidRDefault="00CD7F88" w:rsidP="001A69EB">
            <w:pPr>
              <w:pStyle w:val="af8"/>
              <w:spacing w:before="180" w:after="180"/>
              <w:ind w:firstLineChars="1" w:firstLine="2"/>
              <w:rPr>
                <w:sz w:val="22"/>
              </w:rPr>
            </w:pPr>
            <w:r w:rsidRPr="00FB2D9B">
              <w:rPr>
                <w:sz w:val="22"/>
              </w:rPr>
              <w:t>翻箱倒櫃</w:t>
            </w:r>
          </w:p>
        </w:tc>
        <w:tc>
          <w:tcPr>
            <w:tcW w:w="1829" w:type="dxa"/>
            <w:shd w:val="clear" w:color="auto" w:fill="DEEAF6" w:themeFill="accent5" w:themeFillTint="33"/>
          </w:tcPr>
          <w:p w14:paraId="7B1775CE" w14:textId="77777777" w:rsidR="00CD7F88" w:rsidRPr="00FB2D9B" w:rsidRDefault="00CD7F88" w:rsidP="001A69EB">
            <w:pPr>
              <w:pStyle w:val="af8"/>
              <w:spacing w:before="180" w:after="180"/>
              <w:ind w:firstLineChars="1" w:firstLine="2"/>
              <w:rPr>
                <w:sz w:val="22"/>
              </w:rPr>
            </w:pPr>
            <w:proofErr w:type="gramStart"/>
            <w:r w:rsidRPr="00FB2D9B">
              <w:rPr>
                <w:sz w:val="22"/>
              </w:rPr>
              <w:t>拿手機查</w:t>
            </w:r>
            <w:proofErr w:type="gramEnd"/>
          </w:p>
        </w:tc>
        <w:tc>
          <w:tcPr>
            <w:tcW w:w="1560" w:type="dxa"/>
            <w:shd w:val="clear" w:color="auto" w:fill="DEEAF6" w:themeFill="accent5" w:themeFillTint="33"/>
          </w:tcPr>
          <w:p w14:paraId="4E0F6788" w14:textId="77777777" w:rsidR="00CD7F88" w:rsidRPr="00FB2D9B" w:rsidRDefault="00CD7F88" w:rsidP="001A69EB">
            <w:pPr>
              <w:pStyle w:val="af8"/>
              <w:spacing w:before="180" w:after="180"/>
              <w:ind w:firstLineChars="1" w:firstLine="2"/>
              <w:rPr>
                <w:sz w:val="22"/>
              </w:rPr>
            </w:pPr>
            <w:r w:rsidRPr="00FB2D9B">
              <w:rPr>
                <w:sz w:val="22"/>
              </w:rPr>
              <w:t>慢慢試</w:t>
            </w:r>
          </w:p>
        </w:tc>
      </w:tr>
      <w:tr w:rsidR="00CD7F88" w:rsidRPr="00FB2D9B" w14:paraId="6C0A70B0" w14:textId="77777777" w:rsidTr="00CD7F88">
        <w:trPr>
          <w:trHeight w:val="360"/>
        </w:trPr>
        <w:tc>
          <w:tcPr>
            <w:tcW w:w="1516" w:type="dxa"/>
            <w:shd w:val="clear" w:color="auto" w:fill="F7CAAC" w:themeFill="accent2" w:themeFillTint="66"/>
          </w:tcPr>
          <w:p w14:paraId="66C893A9" w14:textId="77777777" w:rsidR="00CD7F88" w:rsidRPr="00FB2D9B" w:rsidRDefault="00CD7F88" w:rsidP="001A69EB">
            <w:pPr>
              <w:pStyle w:val="af8"/>
              <w:spacing w:before="180" w:after="180"/>
              <w:ind w:firstLineChars="1" w:firstLine="3"/>
            </w:pPr>
            <w:r w:rsidRPr="00FB2D9B">
              <w:t>手機</w:t>
            </w:r>
            <w:r w:rsidRPr="00FB2D9B">
              <w:t>APP</w:t>
            </w:r>
          </w:p>
        </w:tc>
        <w:tc>
          <w:tcPr>
            <w:tcW w:w="1744" w:type="dxa"/>
            <w:shd w:val="clear" w:color="auto" w:fill="F7CAAC" w:themeFill="accent2" w:themeFillTint="66"/>
          </w:tcPr>
          <w:p w14:paraId="37D5A9F7" w14:textId="77777777" w:rsidR="00CD7F88" w:rsidRPr="00FB2D9B" w:rsidRDefault="00CD7F88" w:rsidP="001A69EB">
            <w:pPr>
              <w:pStyle w:val="af8"/>
              <w:spacing w:before="180" w:after="180"/>
              <w:ind w:firstLineChars="1" w:firstLine="2"/>
              <w:rPr>
                <w:sz w:val="22"/>
              </w:rPr>
            </w:pPr>
            <w:r w:rsidRPr="00FB2D9B">
              <w:rPr>
                <w:sz w:val="22"/>
              </w:rPr>
              <w:t>使用者自己收</w:t>
            </w:r>
          </w:p>
        </w:tc>
        <w:tc>
          <w:tcPr>
            <w:tcW w:w="1710" w:type="dxa"/>
            <w:shd w:val="clear" w:color="auto" w:fill="F7CAAC" w:themeFill="accent2" w:themeFillTint="66"/>
          </w:tcPr>
          <w:p w14:paraId="1AE62DF8" w14:textId="77777777" w:rsidR="00CD7F88" w:rsidRPr="00FB2D9B" w:rsidRDefault="00CD7F88" w:rsidP="001A69EB">
            <w:pPr>
              <w:pStyle w:val="af8"/>
              <w:spacing w:before="180" w:after="180"/>
              <w:ind w:firstLineChars="1" w:firstLine="2"/>
              <w:rPr>
                <w:sz w:val="22"/>
              </w:rPr>
            </w:pPr>
            <w:r w:rsidRPr="00FB2D9B">
              <w:rPr>
                <w:sz w:val="22"/>
              </w:rPr>
              <w:t>使用者自己收</w:t>
            </w:r>
          </w:p>
        </w:tc>
        <w:tc>
          <w:tcPr>
            <w:tcW w:w="1829" w:type="dxa"/>
            <w:shd w:val="clear" w:color="auto" w:fill="F7CAAC" w:themeFill="accent2" w:themeFillTint="66"/>
          </w:tcPr>
          <w:p w14:paraId="0B7E3047" w14:textId="77777777" w:rsidR="00CD7F88" w:rsidRPr="00FB2D9B" w:rsidRDefault="00CD7F88" w:rsidP="001A69EB">
            <w:pPr>
              <w:pStyle w:val="af8"/>
              <w:spacing w:before="180" w:after="180"/>
              <w:ind w:firstLineChars="1" w:firstLine="2"/>
              <w:rPr>
                <w:sz w:val="22"/>
              </w:rPr>
            </w:pPr>
            <w:r w:rsidRPr="00FB2D9B">
              <w:rPr>
                <w:sz w:val="22"/>
              </w:rPr>
              <w:t>APP</w:t>
            </w:r>
            <w:r w:rsidRPr="00FB2D9B">
              <w:rPr>
                <w:sz w:val="22"/>
              </w:rPr>
              <w:t>自動查詢</w:t>
            </w:r>
          </w:p>
        </w:tc>
        <w:tc>
          <w:tcPr>
            <w:tcW w:w="1560" w:type="dxa"/>
            <w:shd w:val="clear" w:color="auto" w:fill="F7CAAC" w:themeFill="accent2" w:themeFillTint="66"/>
          </w:tcPr>
          <w:p w14:paraId="030EDB94" w14:textId="77777777" w:rsidR="00CD7F88" w:rsidRPr="00FB2D9B" w:rsidRDefault="00CD7F88" w:rsidP="001A69EB">
            <w:pPr>
              <w:pStyle w:val="af8"/>
              <w:spacing w:before="180" w:after="180"/>
              <w:ind w:firstLineChars="1" w:firstLine="2"/>
              <w:rPr>
                <w:sz w:val="22"/>
              </w:rPr>
            </w:pPr>
            <w:r w:rsidRPr="00FB2D9B">
              <w:rPr>
                <w:sz w:val="22"/>
              </w:rPr>
              <w:t>APP</w:t>
            </w:r>
            <w:r w:rsidRPr="00FB2D9B">
              <w:rPr>
                <w:sz w:val="22"/>
              </w:rPr>
              <w:t>自動搭配</w:t>
            </w:r>
          </w:p>
        </w:tc>
      </w:tr>
      <w:tr w:rsidR="00CD7F88" w:rsidRPr="00FB2D9B" w14:paraId="483FFCE1" w14:textId="77777777" w:rsidTr="00CD7F88">
        <w:trPr>
          <w:trHeight w:val="360"/>
        </w:trPr>
        <w:tc>
          <w:tcPr>
            <w:tcW w:w="1516" w:type="dxa"/>
            <w:shd w:val="clear" w:color="auto" w:fill="C5E0B3" w:themeFill="accent6" w:themeFillTint="66"/>
          </w:tcPr>
          <w:p w14:paraId="67920B6B" w14:textId="77777777" w:rsidR="00CD7F88" w:rsidRPr="00FB2D9B" w:rsidRDefault="00CD7F88" w:rsidP="001A69EB">
            <w:pPr>
              <w:pStyle w:val="af8"/>
              <w:spacing w:before="180" w:after="180"/>
              <w:ind w:firstLineChars="1" w:firstLine="3"/>
            </w:pPr>
            <w:r w:rsidRPr="00FB2D9B">
              <w:t>智慧衣櫃</w:t>
            </w:r>
          </w:p>
        </w:tc>
        <w:tc>
          <w:tcPr>
            <w:tcW w:w="1744" w:type="dxa"/>
            <w:shd w:val="clear" w:color="auto" w:fill="C5E0B3" w:themeFill="accent6" w:themeFillTint="66"/>
          </w:tcPr>
          <w:p w14:paraId="68CD05F9" w14:textId="77777777" w:rsidR="00CD7F88" w:rsidRPr="00FB2D9B" w:rsidRDefault="00CD7F88" w:rsidP="001A69EB">
            <w:pPr>
              <w:pStyle w:val="af8"/>
              <w:spacing w:before="180" w:after="180"/>
              <w:ind w:firstLineChars="1" w:firstLine="2"/>
              <w:rPr>
                <w:sz w:val="22"/>
              </w:rPr>
            </w:pPr>
            <w:r w:rsidRPr="00FB2D9B">
              <w:rPr>
                <w:sz w:val="22"/>
              </w:rPr>
              <w:t>自動收納</w:t>
            </w:r>
          </w:p>
        </w:tc>
        <w:tc>
          <w:tcPr>
            <w:tcW w:w="1710" w:type="dxa"/>
            <w:shd w:val="clear" w:color="auto" w:fill="C5E0B3" w:themeFill="accent6" w:themeFillTint="66"/>
          </w:tcPr>
          <w:p w14:paraId="1C6B1633" w14:textId="77777777" w:rsidR="00CD7F88" w:rsidRPr="00FB2D9B" w:rsidRDefault="00CD7F88" w:rsidP="001A69EB">
            <w:pPr>
              <w:pStyle w:val="af8"/>
              <w:spacing w:before="180" w:after="180"/>
              <w:ind w:firstLineChars="1" w:firstLine="2"/>
              <w:rPr>
                <w:sz w:val="22"/>
              </w:rPr>
            </w:pPr>
            <w:r w:rsidRPr="00FB2D9B">
              <w:rPr>
                <w:sz w:val="22"/>
              </w:rPr>
              <w:t>點點手指</w:t>
            </w:r>
          </w:p>
        </w:tc>
        <w:tc>
          <w:tcPr>
            <w:tcW w:w="1829" w:type="dxa"/>
            <w:shd w:val="clear" w:color="auto" w:fill="C5E0B3" w:themeFill="accent6" w:themeFillTint="66"/>
          </w:tcPr>
          <w:p w14:paraId="533F55DA" w14:textId="77777777" w:rsidR="00CD7F88" w:rsidRPr="00FB2D9B" w:rsidRDefault="00CD7F88" w:rsidP="001A69EB">
            <w:pPr>
              <w:pStyle w:val="af8"/>
              <w:spacing w:before="180" w:after="180"/>
              <w:ind w:firstLineChars="1" w:firstLine="2"/>
              <w:rPr>
                <w:sz w:val="22"/>
              </w:rPr>
            </w:pPr>
            <w:r w:rsidRPr="00FB2D9B">
              <w:rPr>
                <w:sz w:val="22"/>
              </w:rPr>
              <w:t>自動顯示</w:t>
            </w:r>
          </w:p>
        </w:tc>
        <w:tc>
          <w:tcPr>
            <w:tcW w:w="1560" w:type="dxa"/>
            <w:shd w:val="clear" w:color="auto" w:fill="C5E0B3" w:themeFill="accent6" w:themeFillTint="66"/>
          </w:tcPr>
          <w:p w14:paraId="3FCD764B" w14:textId="77777777" w:rsidR="00CD7F88" w:rsidRPr="00FB2D9B" w:rsidRDefault="00CD7F88" w:rsidP="001A69EB">
            <w:pPr>
              <w:pStyle w:val="af8"/>
              <w:spacing w:before="180" w:after="180"/>
              <w:ind w:firstLineChars="1" w:firstLine="2"/>
              <w:rPr>
                <w:sz w:val="22"/>
              </w:rPr>
            </w:pPr>
            <w:r w:rsidRPr="00FB2D9B">
              <w:rPr>
                <w:sz w:val="22"/>
              </w:rPr>
              <w:t>系統推薦</w:t>
            </w:r>
          </w:p>
        </w:tc>
      </w:tr>
    </w:tbl>
    <w:p w14:paraId="72805594" w14:textId="30BBD13D" w:rsidR="00CD7F88" w:rsidRDefault="00CD7F88" w:rsidP="001A69EB">
      <w:pPr>
        <w:spacing w:line="276" w:lineRule="auto"/>
        <w:ind w:right="440" w:firstLineChars="1" w:firstLine="2"/>
        <w:jc w:val="right"/>
        <w:rPr>
          <w:rFonts w:ascii="Times New Roman" w:hAnsi="Times New Roman" w:cs="Times New Roman"/>
          <w:sz w:val="22"/>
        </w:rPr>
      </w:pPr>
      <w:r>
        <w:rPr>
          <w:rFonts w:ascii="Times New Roman" w:hAnsi="Times New Roman" w:cs="Times New Roman" w:hint="eastAsia"/>
          <w:sz w:val="22"/>
        </w:rPr>
        <w:t xml:space="preserve">                          </w:t>
      </w:r>
      <w:r w:rsidRPr="00A22693">
        <w:rPr>
          <w:rFonts w:ascii="Times New Roman" w:hAnsi="Times New Roman" w:cs="Times New Roman"/>
          <w:sz w:val="22"/>
        </w:rPr>
        <w:t>資料來源：自行整理</w:t>
      </w:r>
    </w:p>
    <w:p w14:paraId="3056EB26" w14:textId="1187F06B" w:rsidR="00D40DDB" w:rsidRDefault="00D40DDB" w:rsidP="001A69EB">
      <w:pPr>
        <w:spacing w:line="276" w:lineRule="auto"/>
        <w:ind w:right="440" w:firstLineChars="1" w:firstLine="2"/>
        <w:jc w:val="right"/>
        <w:rPr>
          <w:rFonts w:ascii="Times New Roman" w:hAnsi="Times New Roman" w:cs="Times New Roman"/>
          <w:sz w:val="22"/>
        </w:rPr>
      </w:pPr>
    </w:p>
    <w:p w14:paraId="271EE3A8" w14:textId="180931A1" w:rsidR="00D40DDB" w:rsidRDefault="00D40DDB" w:rsidP="001A69EB">
      <w:pPr>
        <w:pStyle w:val="2"/>
        <w:spacing w:after="180"/>
        <w:ind w:left="721" w:firstLineChars="1" w:firstLine="4"/>
      </w:pPr>
      <w:bookmarkStart w:id="109" w:name="_Toc122381689"/>
      <w:r>
        <w:rPr>
          <w:rFonts w:hint="eastAsia"/>
        </w:rPr>
        <w:t>6.2</w:t>
      </w:r>
      <w:r w:rsidR="00806ED6" w:rsidRPr="00806ED6">
        <w:rPr>
          <w:rFonts w:hint="eastAsia"/>
        </w:rPr>
        <w:t>、</w:t>
      </w:r>
      <w:r>
        <w:rPr>
          <w:rFonts w:hint="eastAsia"/>
        </w:rPr>
        <w:t>應用範圍及市場定位</w:t>
      </w:r>
      <w:bookmarkEnd w:id="109"/>
    </w:p>
    <w:p w14:paraId="094659CB" w14:textId="0EC675F8" w:rsidR="009F2DD5" w:rsidRDefault="002A7B39" w:rsidP="00E05FD0">
      <w:pPr>
        <w:ind w:firstLine="560"/>
      </w:pPr>
      <w:r>
        <w:tab/>
      </w:r>
      <w:r w:rsidR="00D40DDB" w:rsidRPr="00FB2D9B">
        <w:t>智慧衣櫃主要特點在於可以利用資料庫有效的管理衣物和取得資訊，且有互動式介面可供使用者使用，即使是大量衣物的情況下也可以輕鬆控制</w:t>
      </w:r>
      <w:r w:rsidR="009F2DD5">
        <w:rPr>
          <w:rFonts w:hint="eastAsia"/>
        </w:rPr>
        <w:t>。</w:t>
      </w:r>
    </w:p>
    <w:p w14:paraId="5B1490DA" w14:textId="05F99072" w:rsidR="00D40DDB" w:rsidRPr="00FB2D9B" w:rsidRDefault="009F2DD5" w:rsidP="00E05FD0">
      <w:pPr>
        <w:ind w:firstLine="560"/>
      </w:pPr>
      <w:r>
        <w:rPr>
          <w:rFonts w:hint="eastAsia"/>
        </w:rPr>
        <w:t>然而其缺點也較為明顯，由於需要加裝機械結構空間上勢必會有所浪費，</w:t>
      </w:r>
      <w:r w:rsidR="00D40DDB" w:rsidRPr="00FB2D9B">
        <w:t>因此</w:t>
      </w:r>
      <w:r>
        <w:rPr>
          <w:rFonts w:hint="eastAsia"/>
        </w:rPr>
        <w:t>專門</w:t>
      </w:r>
      <w:r w:rsidR="00D40DDB" w:rsidRPr="00FB2D9B">
        <w:t>分析出兩種此產品的主要</w:t>
      </w:r>
      <w:r>
        <w:rPr>
          <w:rFonts w:hint="eastAsia"/>
        </w:rPr>
        <w:t>的針對</w:t>
      </w:r>
      <w:r w:rsidR="00D40DDB" w:rsidRPr="00FB2D9B">
        <w:t>客戶群：</w:t>
      </w:r>
    </w:p>
    <w:p w14:paraId="3F05E8F7" w14:textId="063D3F8D" w:rsidR="00D40DDB" w:rsidRPr="00D40DDB" w:rsidRDefault="00D40DDB" w:rsidP="00E05FD0">
      <w:pPr>
        <w:ind w:firstLine="560"/>
      </w:pPr>
      <w:r>
        <w:rPr>
          <w:rFonts w:hint="eastAsia"/>
        </w:rPr>
        <w:t>(1)</w:t>
      </w:r>
      <w:r>
        <w:rPr>
          <w:rFonts w:hint="eastAsia"/>
        </w:rPr>
        <w:t>、</w:t>
      </w:r>
      <w:r w:rsidRPr="00D40DDB">
        <w:t>需要有效利用空間的房屋</w:t>
      </w:r>
    </w:p>
    <w:p w14:paraId="60C7298A" w14:textId="62A5A326" w:rsidR="00D40DDB" w:rsidRPr="00FB2D9B" w:rsidRDefault="00D40DDB" w:rsidP="00E05FD0">
      <w:pPr>
        <w:ind w:firstLine="560"/>
      </w:pPr>
      <w:r>
        <w:rPr>
          <w:rFonts w:hint="eastAsia"/>
        </w:rPr>
        <w:t xml:space="preserve">  </w:t>
      </w:r>
      <w:r w:rsidRPr="00FB2D9B">
        <w:t>若家庭空間受限，可挪用一處空間存放智慧衣櫃，利用帳號管理不同成員衣物，不需要</w:t>
      </w:r>
      <w:proofErr w:type="gramStart"/>
      <w:r w:rsidRPr="00FB2D9B">
        <w:t>每間房都</w:t>
      </w:r>
      <w:proofErr w:type="gramEnd"/>
      <w:r w:rsidRPr="00FB2D9B">
        <w:t>存放體積較大的衣櫃。</w:t>
      </w:r>
    </w:p>
    <w:p w14:paraId="167E160B" w14:textId="77777777" w:rsidR="00D40DDB" w:rsidRPr="00D40DDB" w:rsidRDefault="00D40DDB" w:rsidP="00E05FD0">
      <w:pPr>
        <w:ind w:firstLine="560"/>
      </w:pPr>
      <w:r>
        <w:rPr>
          <w:rFonts w:hint="eastAsia"/>
        </w:rPr>
        <w:lastRenderedPageBreak/>
        <w:t>(2)</w:t>
      </w:r>
      <w:r>
        <w:rPr>
          <w:rFonts w:hint="eastAsia"/>
        </w:rPr>
        <w:t>、</w:t>
      </w:r>
      <w:r w:rsidRPr="00D40DDB">
        <w:t>針對擁有大量衣物的工作室或是服裝業相關工作者</w:t>
      </w:r>
    </w:p>
    <w:p w14:paraId="0F6FC2B7" w14:textId="10B92E23" w:rsidR="00D40DDB" w:rsidRPr="00235BD8" w:rsidRDefault="00D40DDB" w:rsidP="00E05FD0">
      <w:pPr>
        <w:ind w:firstLine="560"/>
      </w:pPr>
      <w:r>
        <w:rPr>
          <w:rFonts w:hint="eastAsia"/>
        </w:rPr>
        <w:t xml:space="preserve">  </w:t>
      </w:r>
      <w:r w:rsidRPr="00FB2D9B">
        <w:t>利用類似的倉儲系統來做到衣物管理及有</w:t>
      </w:r>
      <w:r w:rsidRPr="00FB2D9B">
        <w:t>UI</w:t>
      </w:r>
      <w:r w:rsidRPr="00FB2D9B">
        <w:t>介面的提供可以更方便的找尋目前有什麼樣的衣物正在存放，也可以看到存入的時間或預覽衣物的</w:t>
      </w:r>
      <w:proofErr w:type="gramStart"/>
      <w:r w:rsidRPr="00FB2D9B">
        <w:t>樣貌等</w:t>
      </w:r>
      <w:proofErr w:type="gramEnd"/>
      <w:r w:rsidRPr="00FB2D9B">
        <w:t>。</w:t>
      </w:r>
    </w:p>
    <w:p w14:paraId="74DD5E45" w14:textId="45938F5B" w:rsidR="00D40DDB" w:rsidRDefault="00D40DDB" w:rsidP="00E05FD0">
      <w:pPr>
        <w:ind w:firstLine="560"/>
      </w:pPr>
      <w:r>
        <w:rPr>
          <w:rFonts w:hint="eastAsia"/>
        </w:rPr>
        <w:t xml:space="preserve">  </w:t>
      </w:r>
      <w:r w:rsidRPr="00FB2D9B">
        <w:t>由於目前技術層面的限制，可應用的範圍也因此受限，未來若可將衣櫃馬達與感測技術微小化設計，本計畫的願景是將智能衣櫃也可以推廣至一般家庭居家使用，增加其商業價值。</w:t>
      </w:r>
    </w:p>
    <w:p w14:paraId="48EF73B8" w14:textId="1E12CACF" w:rsidR="002A4CD8" w:rsidRDefault="00E05FD0" w:rsidP="00E05FD0">
      <w:pPr>
        <w:pStyle w:val="afa"/>
      </w:pPr>
      <w:r>
        <w:rPr>
          <w:rFonts w:hint="eastAsia"/>
        </w:rPr>
        <w:t>補滿</w:t>
      </w:r>
    </w:p>
    <w:p w14:paraId="539F1B4A" w14:textId="19E6C951" w:rsidR="002A4CD8" w:rsidRPr="00896FD3" w:rsidRDefault="002A4CD8" w:rsidP="002A4CD8">
      <w:pPr>
        <w:widowControl/>
        <w:spacing w:before="0" w:after="0" w:line="240" w:lineRule="auto"/>
        <w:ind w:firstLineChars="0" w:firstLine="0"/>
        <w:jc w:val="left"/>
        <w:rPr>
          <w:rFonts w:ascii="Times New Roman" w:hAnsi="Times New Roman" w:cs="Times New Roman"/>
          <w:sz w:val="26"/>
        </w:rPr>
      </w:pPr>
      <w:r>
        <w:rPr>
          <w:rFonts w:ascii="Times New Roman" w:hAnsi="Times New Roman" w:cs="Times New Roman"/>
          <w:sz w:val="26"/>
        </w:rPr>
        <w:br w:type="page"/>
      </w:r>
    </w:p>
    <w:p w14:paraId="494B178D" w14:textId="41CF0851" w:rsidR="00615A1B" w:rsidRDefault="00CD7F88" w:rsidP="001A69EB">
      <w:pPr>
        <w:pStyle w:val="1"/>
        <w:spacing w:before="360" w:after="360"/>
        <w:ind w:leftChars="-1" w:left="-3" w:right="280" w:firstLineChars="1" w:firstLine="4"/>
      </w:pPr>
      <w:bookmarkStart w:id="110" w:name="_Toc122381690"/>
      <w:r w:rsidRPr="00615A1B">
        <w:rPr>
          <w:rFonts w:hint="eastAsia"/>
        </w:rPr>
        <w:lastRenderedPageBreak/>
        <w:t>第</w:t>
      </w:r>
      <w:r>
        <w:rPr>
          <w:rFonts w:hint="eastAsia"/>
        </w:rPr>
        <w:t>7</w:t>
      </w:r>
      <w:r w:rsidRPr="00615A1B">
        <w:rPr>
          <w:rFonts w:hint="eastAsia"/>
        </w:rPr>
        <w:t>章、工作進度與分配</w:t>
      </w:r>
      <w:bookmarkEnd w:id="110"/>
    </w:p>
    <w:p w14:paraId="0EB57F2E" w14:textId="77777777" w:rsidR="00AA4E56" w:rsidRPr="008041AF" w:rsidRDefault="00AA4E56" w:rsidP="00AA4E56">
      <w:pPr>
        <w:pStyle w:val="afa"/>
        <w:rPr>
          <w:szCs w:val="48"/>
        </w:rPr>
      </w:pPr>
      <w:r w:rsidRPr="008041AF">
        <w:rPr>
          <w:rFonts w:hint="eastAsia"/>
          <w:szCs w:val="48"/>
        </w:rPr>
        <w:t>待寫</w:t>
      </w:r>
    </w:p>
    <w:p w14:paraId="3E7EF586" w14:textId="77777777" w:rsidR="00536897" w:rsidRPr="00536897" w:rsidRDefault="00536897" w:rsidP="001A69EB">
      <w:pPr>
        <w:ind w:firstLineChars="1" w:firstLine="3"/>
      </w:pPr>
    </w:p>
    <w:p w14:paraId="405A037D" w14:textId="205FD864" w:rsidR="00615A1B" w:rsidRPr="00615A1B" w:rsidRDefault="00615A1B" w:rsidP="001A69EB">
      <w:pPr>
        <w:widowControl/>
        <w:ind w:leftChars="-1" w:left="-3" w:right="280" w:firstLineChars="1" w:firstLine="3"/>
      </w:pPr>
      <w:r>
        <w:br w:type="page"/>
      </w:r>
    </w:p>
    <w:p w14:paraId="741D79C5" w14:textId="4FF5945A" w:rsidR="00764206" w:rsidRDefault="00764206" w:rsidP="001A69EB">
      <w:pPr>
        <w:pStyle w:val="1"/>
        <w:tabs>
          <w:tab w:val="left" w:pos="851"/>
        </w:tabs>
        <w:spacing w:before="360" w:after="360"/>
        <w:ind w:leftChars="-1" w:left="-3" w:right="280" w:firstLineChars="1" w:firstLine="4"/>
        <w:rPr>
          <w:rFonts w:ascii="標楷體" w:hAnsi="標楷體"/>
          <w:szCs w:val="40"/>
        </w:rPr>
      </w:pPr>
      <w:bookmarkStart w:id="111" w:name="_Toc122381691"/>
      <w:r w:rsidRPr="00933AAA">
        <w:rPr>
          <w:rFonts w:ascii="標楷體" w:hAnsi="標楷體" w:hint="eastAsia"/>
          <w:szCs w:val="40"/>
        </w:rPr>
        <w:lastRenderedPageBreak/>
        <w:t>參考文獻</w:t>
      </w:r>
      <w:bookmarkEnd w:id="111"/>
    </w:p>
    <w:p w14:paraId="63DCD110" w14:textId="77777777" w:rsidR="00AA4E56" w:rsidRPr="008041AF" w:rsidRDefault="00AA4E56" w:rsidP="00AA4E56">
      <w:pPr>
        <w:pStyle w:val="afa"/>
        <w:rPr>
          <w:szCs w:val="48"/>
        </w:rPr>
      </w:pPr>
      <w:r w:rsidRPr="008041AF">
        <w:rPr>
          <w:rFonts w:hint="eastAsia"/>
          <w:szCs w:val="48"/>
        </w:rPr>
        <w:t>待寫</w:t>
      </w:r>
    </w:p>
    <w:p w14:paraId="1B491B83" w14:textId="5EB129C2" w:rsidR="00803C42" w:rsidRDefault="00803C42" w:rsidP="00803C42">
      <w:pPr>
        <w:ind w:firstLine="560"/>
      </w:pPr>
    </w:p>
    <w:p w14:paraId="70C0B1A1" w14:textId="44241AE9" w:rsidR="00803C42" w:rsidRPr="00803C42" w:rsidRDefault="00803C42" w:rsidP="00722AE5">
      <w:pPr>
        <w:widowControl/>
        <w:spacing w:before="0" w:after="0" w:line="240" w:lineRule="auto"/>
        <w:ind w:firstLineChars="0" w:firstLine="0"/>
        <w:jc w:val="left"/>
      </w:pPr>
      <w:r>
        <w:br w:type="page"/>
      </w:r>
    </w:p>
    <w:p w14:paraId="1D2A0FAE" w14:textId="7B522F2C" w:rsidR="004F2025" w:rsidRPr="00AB6645" w:rsidRDefault="00615A1B" w:rsidP="001A69EB">
      <w:pPr>
        <w:pStyle w:val="1"/>
        <w:spacing w:before="360" w:after="360"/>
        <w:ind w:leftChars="-1" w:left="-3" w:right="280" w:firstLineChars="1" w:firstLine="4"/>
      </w:pPr>
      <w:bookmarkStart w:id="112" w:name="_Toc122381692"/>
      <w:r w:rsidRPr="00615A1B">
        <w:rPr>
          <w:rFonts w:hint="eastAsia"/>
        </w:rPr>
        <w:lastRenderedPageBreak/>
        <w:t>附錄</w:t>
      </w:r>
      <w:bookmarkEnd w:id="112"/>
    </w:p>
    <w:sectPr w:rsidR="004F2025" w:rsidRPr="00AB6645" w:rsidSect="00DA5A1D">
      <w:type w:val="continuous"/>
      <w:pgSz w:w="11906" w:h="16838"/>
      <w:pgMar w:top="1440" w:right="1797" w:bottom="1440"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FC9F9" w14:textId="77777777" w:rsidR="00FE539C" w:rsidRDefault="00FE539C" w:rsidP="00967B86">
      <w:pPr>
        <w:ind w:left="280" w:right="280" w:firstLine="560"/>
      </w:pPr>
      <w:r>
        <w:separator/>
      </w:r>
    </w:p>
  </w:endnote>
  <w:endnote w:type="continuationSeparator" w:id="0">
    <w:p w14:paraId="7BF577DF" w14:textId="77777777" w:rsidR="00FE539C" w:rsidRDefault="00FE539C" w:rsidP="00967B86">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F0590" w14:textId="77777777" w:rsidR="00733CA3" w:rsidRDefault="00733CA3">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56219"/>
      <w:docPartObj>
        <w:docPartGallery w:val="Page Numbers (Bottom of Page)"/>
        <w:docPartUnique/>
      </w:docPartObj>
    </w:sdtPr>
    <w:sdtContent>
      <w:p w14:paraId="2E1EF5AA" w14:textId="7E73A947" w:rsidR="006A2950" w:rsidRDefault="006A2950">
        <w:pPr>
          <w:pStyle w:val="a9"/>
          <w:ind w:left="280" w:right="280" w:firstLine="400"/>
          <w:jc w:val="center"/>
        </w:pPr>
        <w:r>
          <w:fldChar w:fldCharType="begin"/>
        </w:r>
        <w:r>
          <w:instrText>PAGE   \* MERGEFORMAT</w:instrText>
        </w:r>
        <w:r>
          <w:fldChar w:fldCharType="separate"/>
        </w:r>
        <w:r>
          <w:rPr>
            <w:lang w:val="zh-TW"/>
          </w:rPr>
          <w:t>2</w:t>
        </w:r>
        <w:r>
          <w:fldChar w:fldCharType="end"/>
        </w:r>
      </w:p>
    </w:sdtContent>
  </w:sdt>
  <w:p w14:paraId="49110A63" w14:textId="77777777" w:rsidR="00A32C74" w:rsidRDefault="00A32C74">
    <w:pPr>
      <w:pStyle w:val="a9"/>
      <w:ind w:left="280" w:right="28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1897" w14:textId="77777777" w:rsidR="00733CA3" w:rsidRDefault="00733CA3">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90EE1" w14:textId="77777777" w:rsidR="00FE539C" w:rsidRDefault="00FE539C" w:rsidP="00967B86">
      <w:pPr>
        <w:ind w:left="280" w:right="280" w:firstLine="560"/>
      </w:pPr>
      <w:r>
        <w:separator/>
      </w:r>
    </w:p>
  </w:footnote>
  <w:footnote w:type="continuationSeparator" w:id="0">
    <w:p w14:paraId="55C83970" w14:textId="77777777" w:rsidR="00FE539C" w:rsidRDefault="00FE539C" w:rsidP="00967B86">
      <w:pPr>
        <w:ind w:left="280" w:right="280"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07EC" w14:textId="77777777" w:rsidR="00733CA3" w:rsidRDefault="00733CA3">
    <w:pPr>
      <w:pStyle w:val="a7"/>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E4497" w14:textId="77777777" w:rsidR="00733CA3" w:rsidRDefault="00733CA3">
    <w:pPr>
      <w:pStyle w:val="a7"/>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BBB2" w14:textId="77777777" w:rsidR="00733CA3" w:rsidRDefault="00733CA3">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51D5"/>
    <w:multiLevelType w:val="hybridMultilevel"/>
    <w:tmpl w:val="3E3AADF4"/>
    <w:lvl w:ilvl="0" w:tplc="5D1C664E">
      <w:start w:val="1"/>
      <w:numFmt w:val="decimal"/>
      <w:lvlText w:val="3.4.%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3826B5"/>
    <w:multiLevelType w:val="hybridMultilevel"/>
    <w:tmpl w:val="E62A574E"/>
    <w:lvl w:ilvl="0" w:tplc="5D1C664E">
      <w:start w:val="1"/>
      <w:numFmt w:val="decimal"/>
      <w:lvlText w:val="3.4.%1."/>
      <w:lvlJc w:val="left"/>
      <w:pPr>
        <w:ind w:left="1440" w:hanging="480"/>
      </w:pPr>
      <w:rPr>
        <w:rFonts w:ascii="Times New Roman" w:hAnsi="Times New Roman" w:cs="Times New Roman" w:hint="default"/>
        <w:b/>
        <w:bCs/>
        <w:sz w:val="32"/>
        <w:szCs w:val="32"/>
      </w:rPr>
    </w:lvl>
    <w:lvl w:ilvl="1" w:tplc="0409000F">
      <w:start w:val="1"/>
      <w:numFmt w:val="decimal"/>
      <w:lvlText w:val="%2."/>
      <w:lvlJc w:val="left"/>
      <w:pPr>
        <w:ind w:left="2006"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0FA7200A"/>
    <w:multiLevelType w:val="hybridMultilevel"/>
    <w:tmpl w:val="8F68091E"/>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2964368"/>
    <w:multiLevelType w:val="hybridMultilevel"/>
    <w:tmpl w:val="6DBAF2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AD786A"/>
    <w:multiLevelType w:val="hybridMultilevel"/>
    <w:tmpl w:val="A814910E"/>
    <w:lvl w:ilvl="0" w:tplc="5944E8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747CA4"/>
    <w:multiLevelType w:val="hybridMultilevel"/>
    <w:tmpl w:val="D13A1C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045E5A"/>
    <w:multiLevelType w:val="hybridMultilevel"/>
    <w:tmpl w:val="77CAF5CE"/>
    <w:lvl w:ilvl="0" w:tplc="2A602ED2">
      <w:start w:val="1"/>
      <w:numFmt w:val="decimal"/>
      <w:lvlText w:val="(%1)"/>
      <w:lvlJc w:val="left"/>
      <w:pPr>
        <w:ind w:left="2400" w:hanging="480"/>
      </w:pPr>
      <w:rPr>
        <w:rFonts w:ascii="Times New Roman" w:hAnsi="Times New Roman" w:cs="Times New Roman" w:hint="default"/>
        <w:b w:val="0"/>
        <w:bCs w:val="0"/>
        <w:sz w:val="28"/>
        <w:szCs w:val="28"/>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24B97F11"/>
    <w:multiLevelType w:val="hybridMultilevel"/>
    <w:tmpl w:val="B1EAF70E"/>
    <w:lvl w:ilvl="0" w:tplc="FFFFFFFF">
      <w:start w:val="1"/>
      <w:numFmt w:val="decimal"/>
      <w:lvlText w:val="%1)、"/>
      <w:lvlJc w:val="left"/>
      <w:pPr>
        <w:ind w:left="1465" w:hanging="480"/>
      </w:pPr>
      <w:rPr>
        <w:rFonts w:hint="eastAsia"/>
      </w:rPr>
    </w:lvl>
    <w:lvl w:ilvl="1" w:tplc="FFFFFFFF">
      <w:start w:val="1"/>
      <w:numFmt w:val="ideographTraditional"/>
      <w:lvlText w:val="%2、"/>
      <w:lvlJc w:val="left"/>
      <w:pPr>
        <w:ind w:left="1945" w:hanging="480"/>
      </w:pPr>
    </w:lvl>
    <w:lvl w:ilvl="2" w:tplc="FFFFFFFF" w:tentative="1">
      <w:start w:val="1"/>
      <w:numFmt w:val="lowerRoman"/>
      <w:lvlText w:val="%3."/>
      <w:lvlJc w:val="right"/>
      <w:pPr>
        <w:ind w:left="2425" w:hanging="480"/>
      </w:pPr>
    </w:lvl>
    <w:lvl w:ilvl="3" w:tplc="FFFFFFFF" w:tentative="1">
      <w:start w:val="1"/>
      <w:numFmt w:val="decimal"/>
      <w:lvlText w:val="%4."/>
      <w:lvlJc w:val="left"/>
      <w:pPr>
        <w:ind w:left="2905" w:hanging="480"/>
      </w:pPr>
    </w:lvl>
    <w:lvl w:ilvl="4" w:tplc="FFFFFFFF" w:tentative="1">
      <w:start w:val="1"/>
      <w:numFmt w:val="ideographTraditional"/>
      <w:lvlText w:val="%5、"/>
      <w:lvlJc w:val="left"/>
      <w:pPr>
        <w:ind w:left="3385" w:hanging="480"/>
      </w:pPr>
    </w:lvl>
    <w:lvl w:ilvl="5" w:tplc="FFFFFFFF" w:tentative="1">
      <w:start w:val="1"/>
      <w:numFmt w:val="lowerRoman"/>
      <w:lvlText w:val="%6."/>
      <w:lvlJc w:val="right"/>
      <w:pPr>
        <w:ind w:left="3865" w:hanging="480"/>
      </w:pPr>
    </w:lvl>
    <w:lvl w:ilvl="6" w:tplc="FFFFFFFF" w:tentative="1">
      <w:start w:val="1"/>
      <w:numFmt w:val="decimal"/>
      <w:lvlText w:val="%7."/>
      <w:lvlJc w:val="left"/>
      <w:pPr>
        <w:ind w:left="4345" w:hanging="480"/>
      </w:pPr>
    </w:lvl>
    <w:lvl w:ilvl="7" w:tplc="FFFFFFFF" w:tentative="1">
      <w:start w:val="1"/>
      <w:numFmt w:val="ideographTraditional"/>
      <w:lvlText w:val="%8、"/>
      <w:lvlJc w:val="left"/>
      <w:pPr>
        <w:ind w:left="4825" w:hanging="480"/>
      </w:pPr>
    </w:lvl>
    <w:lvl w:ilvl="8" w:tplc="FFFFFFFF" w:tentative="1">
      <w:start w:val="1"/>
      <w:numFmt w:val="lowerRoman"/>
      <w:lvlText w:val="%9."/>
      <w:lvlJc w:val="right"/>
      <w:pPr>
        <w:ind w:left="5305" w:hanging="480"/>
      </w:pPr>
    </w:lvl>
  </w:abstractNum>
  <w:abstractNum w:abstractNumId="8" w15:restartNumberingAfterBreak="0">
    <w:nsid w:val="30184C57"/>
    <w:multiLevelType w:val="hybridMultilevel"/>
    <w:tmpl w:val="9120F41E"/>
    <w:lvl w:ilvl="0" w:tplc="F20C7610">
      <w:start w:val="1"/>
      <w:numFmt w:val="decimal"/>
      <w:lvlText w:val="%1)、"/>
      <w:lvlJc w:val="left"/>
      <w:pPr>
        <w:ind w:left="1443" w:hanging="480"/>
      </w:pPr>
      <w:rPr>
        <w:rFonts w:hint="eastAsia"/>
      </w:rPr>
    </w:lvl>
    <w:lvl w:ilvl="1" w:tplc="04090019">
      <w:start w:val="1"/>
      <w:numFmt w:val="ideographTraditional"/>
      <w:lvlText w:val="%2、"/>
      <w:lvlJc w:val="left"/>
      <w:pPr>
        <w:ind w:left="1923" w:hanging="480"/>
      </w:pPr>
    </w:lvl>
    <w:lvl w:ilvl="2" w:tplc="0409001B" w:tentative="1">
      <w:start w:val="1"/>
      <w:numFmt w:val="lowerRoman"/>
      <w:lvlText w:val="%3."/>
      <w:lvlJc w:val="right"/>
      <w:pPr>
        <w:ind w:left="2403" w:hanging="480"/>
      </w:pPr>
    </w:lvl>
    <w:lvl w:ilvl="3" w:tplc="0409000F" w:tentative="1">
      <w:start w:val="1"/>
      <w:numFmt w:val="decimal"/>
      <w:lvlText w:val="%4."/>
      <w:lvlJc w:val="left"/>
      <w:pPr>
        <w:ind w:left="2883" w:hanging="480"/>
      </w:pPr>
    </w:lvl>
    <w:lvl w:ilvl="4" w:tplc="04090019" w:tentative="1">
      <w:start w:val="1"/>
      <w:numFmt w:val="ideographTraditional"/>
      <w:lvlText w:val="%5、"/>
      <w:lvlJc w:val="left"/>
      <w:pPr>
        <w:ind w:left="3363" w:hanging="480"/>
      </w:pPr>
    </w:lvl>
    <w:lvl w:ilvl="5" w:tplc="0409001B" w:tentative="1">
      <w:start w:val="1"/>
      <w:numFmt w:val="lowerRoman"/>
      <w:lvlText w:val="%6."/>
      <w:lvlJc w:val="right"/>
      <w:pPr>
        <w:ind w:left="3843" w:hanging="480"/>
      </w:pPr>
    </w:lvl>
    <w:lvl w:ilvl="6" w:tplc="0409000F" w:tentative="1">
      <w:start w:val="1"/>
      <w:numFmt w:val="decimal"/>
      <w:lvlText w:val="%7."/>
      <w:lvlJc w:val="left"/>
      <w:pPr>
        <w:ind w:left="4323" w:hanging="480"/>
      </w:pPr>
    </w:lvl>
    <w:lvl w:ilvl="7" w:tplc="04090019" w:tentative="1">
      <w:start w:val="1"/>
      <w:numFmt w:val="ideographTraditional"/>
      <w:lvlText w:val="%8、"/>
      <w:lvlJc w:val="left"/>
      <w:pPr>
        <w:ind w:left="4803" w:hanging="480"/>
      </w:pPr>
    </w:lvl>
    <w:lvl w:ilvl="8" w:tplc="0409001B" w:tentative="1">
      <w:start w:val="1"/>
      <w:numFmt w:val="lowerRoman"/>
      <w:lvlText w:val="%9."/>
      <w:lvlJc w:val="right"/>
      <w:pPr>
        <w:ind w:left="5283" w:hanging="480"/>
      </w:pPr>
    </w:lvl>
  </w:abstractNum>
  <w:abstractNum w:abstractNumId="9" w15:restartNumberingAfterBreak="0">
    <w:nsid w:val="31467966"/>
    <w:multiLevelType w:val="hybridMultilevel"/>
    <w:tmpl w:val="155249CC"/>
    <w:lvl w:ilvl="0" w:tplc="FFE6BA60">
      <w:start w:val="1"/>
      <w:numFmt w:val="decimal"/>
      <w:lvlText w:val="3.1.%1"/>
      <w:lvlJc w:val="left"/>
      <w:pPr>
        <w:ind w:left="480" w:hanging="480"/>
      </w:pPr>
      <w:rPr>
        <w:rFonts w:ascii="Times New Roman" w:eastAsia="標楷體" w:hAnsi="Times New Roman" w:hint="default"/>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F7360C"/>
    <w:multiLevelType w:val="hybridMultilevel"/>
    <w:tmpl w:val="8DAC73A8"/>
    <w:lvl w:ilvl="0" w:tplc="EE805CE2">
      <w:start w:val="1"/>
      <w:numFmt w:val="decimal"/>
      <w:lvlText w:val="2.%1"/>
      <w:lvlJc w:val="left"/>
      <w:pPr>
        <w:ind w:left="1046" w:hanging="480"/>
      </w:pPr>
      <w:rPr>
        <w:rFonts w:ascii="Times New Roman" w:hAnsi="Times New Roman" w:cs="Times New Roman" w:hint="default"/>
        <w:b/>
        <w:bCs/>
        <w:color w:val="auto"/>
        <w:sz w:val="36"/>
        <w:szCs w:val="36"/>
      </w:rPr>
    </w:lvl>
    <w:lvl w:ilvl="1" w:tplc="04090019">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1" w15:restartNumberingAfterBreak="0">
    <w:nsid w:val="377120EF"/>
    <w:multiLevelType w:val="hybridMultilevel"/>
    <w:tmpl w:val="A34E7BB0"/>
    <w:lvl w:ilvl="0" w:tplc="1382E848">
      <w:start w:val="1"/>
      <w:numFmt w:val="taiwaneseCountingThousand"/>
      <w:lvlText w:val="%1、"/>
      <w:lvlJc w:val="left"/>
      <w:pPr>
        <w:ind w:left="1442" w:hanging="9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2" w15:restartNumberingAfterBreak="0">
    <w:nsid w:val="39E54EFE"/>
    <w:multiLevelType w:val="hybridMultilevel"/>
    <w:tmpl w:val="39B2BF74"/>
    <w:lvl w:ilvl="0" w:tplc="0EECEF72">
      <w:start w:val="1"/>
      <w:numFmt w:val="decimal"/>
      <w:lvlText w:val="%1)"/>
      <w:lvlJc w:val="left"/>
      <w:pPr>
        <w:ind w:left="1047" w:hanging="480"/>
      </w:pPr>
      <w:rPr>
        <w:rFonts w:ascii="Times New Roman" w:hAnsi="Times New Roman" w:cs="Times New Roman" w:hint="default"/>
        <w:sz w:val="28"/>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0C927FB"/>
    <w:multiLevelType w:val="multilevel"/>
    <w:tmpl w:val="0C14A84C"/>
    <w:lvl w:ilvl="0">
      <w:start w:val="1"/>
      <w:numFmt w:val="decimal"/>
      <w:lvlText w:val="（%1）"/>
      <w:lvlJc w:val="right"/>
      <w:pPr>
        <w:ind w:left="1833" w:hanging="480"/>
      </w:pPr>
    </w:lvl>
    <w:lvl w:ilvl="1">
      <w:start w:val="1"/>
      <w:numFmt w:val="decimal"/>
      <w:lvlText w:val="%2、"/>
      <w:lvlJc w:val="left"/>
      <w:pPr>
        <w:ind w:left="2313" w:hanging="480"/>
      </w:pPr>
    </w:lvl>
    <w:lvl w:ilvl="2">
      <w:start w:val="1"/>
      <w:numFmt w:val="lowerRoman"/>
      <w:lvlText w:val="%3."/>
      <w:lvlJc w:val="right"/>
      <w:pPr>
        <w:ind w:left="2793" w:hanging="480"/>
      </w:pPr>
    </w:lvl>
    <w:lvl w:ilvl="3">
      <w:start w:val="1"/>
      <w:numFmt w:val="decimal"/>
      <w:lvlText w:val="%4."/>
      <w:lvlJc w:val="left"/>
      <w:pPr>
        <w:ind w:left="3273" w:hanging="480"/>
      </w:pPr>
    </w:lvl>
    <w:lvl w:ilvl="4">
      <w:start w:val="1"/>
      <w:numFmt w:val="decimal"/>
      <w:lvlText w:val="%5、"/>
      <w:lvlJc w:val="left"/>
      <w:pPr>
        <w:ind w:left="3753" w:hanging="480"/>
      </w:pPr>
    </w:lvl>
    <w:lvl w:ilvl="5">
      <w:start w:val="1"/>
      <w:numFmt w:val="lowerRoman"/>
      <w:lvlText w:val="%6."/>
      <w:lvlJc w:val="right"/>
      <w:pPr>
        <w:ind w:left="4233" w:hanging="480"/>
      </w:pPr>
    </w:lvl>
    <w:lvl w:ilvl="6">
      <w:start w:val="1"/>
      <w:numFmt w:val="decimal"/>
      <w:lvlText w:val="%7."/>
      <w:lvlJc w:val="left"/>
      <w:pPr>
        <w:ind w:left="4713" w:hanging="480"/>
      </w:pPr>
    </w:lvl>
    <w:lvl w:ilvl="7">
      <w:start w:val="1"/>
      <w:numFmt w:val="decimal"/>
      <w:lvlText w:val="%8、"/>
      <w:lvlJc w:val="left"/>
      <w:pPr>
        <w:ind w:left="5193" w:hanging="480"/>
      </w:pPr>
    </w:lvl>
    <w:lvl w:ilvl="8">
      <w:start w:val="1"/>
      <w:numFmt w:val="lowerRoman"/>
      <w:lvlText w:val="%9."/>
      <w:lvlJc w:val="right"/>
      <w:pPr>
        <w:ind w:left="5673" w:hanging="480"/>
      </w:pPr>
    </w:lvl>
  </w:abstractNum>
  <w:abstractNum w:abstractNumId="14" w15:restartNumberingAfterBreak="0">
    <w:nsid w:val="40ED7E44"/>
    <w:multiLevelType w:val="hybridMultilevel"/>
    <w:tmpl w:val="B48E3D74"/>
    <w:lvl w:ilvl="0" w:tplc="5DCA8D6C">
      <w:start w:val="1"/>
      <w:numFmt w:val="decimal"/>
      <w:lvlText w:val="（%1）"/>
      <w:lvlJc w:val="right"/>
      <w:pPr>
        <w:ind w:left="1920" w:hanging="480"/>
      </w:pPr>
      <w:rPr>
        <w:rFonts w:hint="eastAsia"/>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47246585"/>
    <w:multiLevelType w:val="hybridMultilevel"/>
    <w:tmpl w:val="DD34B228"/>
    <w:lvl w:ilvl="0" w:tplc="5C3CD6EE">
      <w:start w:val="1"/>
      <w:numFmt w:val="decimal"/>
      <w:lvlText w:val="3.%1"/>
      <w:lvlJc w:val="left"/>
      <w:pPr>
        <w:ind w:left="960" w:hanging="480"/>
      </w:pPr>
      <w:rPr>
        <w:rFonts w:ascii="Times New Roman" w:hAnsi="Times New Roman" w:cs="Times New Roman" w:hint="default"/>
        <w:b/>
        <w:bCs/>
        <w:sz w:val="36"/>
        <w:szCs w:val="3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B08324D"/>
    <w:multiLevelType w:val="hybridMultilevel"/>
    <w:tmpl w:val="823A8618"/>
    <w:lvl w:ilvl="0" w:tplc="C178BAF0">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225C2B"/>
    <w:multiLevelType w:val="hybridMultilevel"/>
    <w:tmpl w:val="7032AE76"/>
    <w:lvl w:ilvl="0" w:tplc="57F0FF0A">
      <w:start w:val="1"/>
      <w:numFmt w:val="decimal"/>
      <w:lvlText w:val="3.%1"/>
      <w:lvlJc w:val="left"/>
      <w:pPr>
        <w:ind w:left="480" w:hanging="48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CD3B89"/>
    <w:multiLevelType w:val="hybridMultilevel"/>
    <w:tmpl w:val="9CB43826"/>
    <w:lvl w:ilvl="0" w:tplc="53401A92">
      <w:start w:val="1"/>
      <w:numFmt w:val="decimal"/>
      <w:lvlText w:val="1.%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4F051B1"/>
    <w:multiLevelType w:val="hybridMultilevel"/>
    <w:tmpl w:val="F2FA1FDC"/>
    <w:lvl w:ilvl="0" w:tplc="A0B4A350">
      <w:start w:val="1"/>
      <w:numFmt w:val="decimal"/>
      <w:lvlText w:val="第 %1 章"/>
      <w:lvlJc w:val="left"/>
      <w:pPr>
        <w:ind w:left="622" w:hanging="480"/>
      </w:pPr>
      <w:rPr>
        <w:rFonts w:ascii="Times New Roman" w:eastAsia="標楷體" w:hAnsi="Times New Roman" w:cs="Times New Roman" w:hint="default"/>
        <w:sz w:val="40"/>
        <w:szCs w:val="40"/>
      </w:rPr>
    </w:lvl>
    <w:lvl w:ilvl="1" w:tplc="04090019">
      <w:start w:val="1"/>
      <w:numFmt w:val="ideographTraditional"/>
      <w:lvlText w:val="%2、"/>
      <w:lvlJc w:val="left"/>
      <w:pPr>
        <w:ind w:left="1102" w:hanging="480"/>
      </w:pPr>
    </w:lvl>
    <w:lvl w:ilvl="2" w:tplc="0409000F">
      <w:start w:val="1"/>
      <w:numFmt w:val="decimal"/>
      <w:lvlText w:val="%3."/>
      <w:lvlJc w:val="left"/>
      <w:pPr>
        <w:ind w:left="622" w:hanging="480"/>
      </w:pPr>
    </w:lvl>
    <w:lvl w:ilvl="3" w:tplc="0409000F">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20" w15:restartNumberingAfterBreak="0">
    <w:nsid w:val="5A48385D"/>
    <w:multiLevelType w:val="hybridMultilevel"/>
    <w:tmpl w:val="285E1320"/>
    <w:lvl w:ilvl="0" w:tplc="FF1695EE">
      <w:start w:val="1"/>
      <w:numFmt w:val="decimal"/>
      <w:lvlText w:val="(%1)"/>
      <w:lvlJc w:val="left"/>
      <w:pPr>
        <w:ind w:left="480" w:hanging="480"/>
      </w:pPr>
    </w:lvl>
    <w:lvl w:ilvl="1" w:tplc="F20C7610">
      <w:start w:val="1"/>
      <w:numFmt w:val="decimal"/>
      <w:lvlText w:val="%2)、"/>
      <w:lvlJc w:val="left"/>
      <w:pPr>
        <w:ind w:left="4592"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15:restartNumberingAfterBreak="0">
    <w:nsid w:val="5B2F6B11"/>
    <w:multiLevelType w:val="hybridMultilevel"/>
    <w:tmpl w:val="9B407572"/>
    <w:lvl w:ilvl="0" w:tplc="21307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8B1D8F"/>
    <w:multiLevelType w:val="hybridMultilevel"/>
    <w:tmpl w:val="7D7807E4"/>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F854AC2"/>
    <w:multiLevelType w:val="hybridMultilevel"/>
    <w:tmpl w:val="0A326138"/>
    <w:lvl w:ilvl="0" w:tplc="04090015">
      <w:start w:val="1"/>
      <w:numFmt w:val="taiwaneseCountingThousand"/>
      <w:lvlText w:val="%1、"/>
      <w:lvlJc w:val="left"/>
      <w:pPr>
        <w:ind w:left="960" w:hanging="480"/>
      </w:pPr>
    </w:lvl>
    <w:lvl w:ilvl="1" w:tplc="0409000F">
      <w:start w:val="1"/>
      <w:numFmt w:val="decim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0A2698D"/>
    <w:multiLevelType w:val="multilevel"/>
    <w:tmpl w:val="32CE8A80"/>
    <w:lvl w:ilvl="0">
      <w:start w:val="1"/>
      <w:numFmt w:val="lowerLetter"/>
      <w:lvlText w:val="%1、"/>
      <w:lvlJc w:val="left"/>
      <w:pPr>
        <w:ind w:left="1200" w:hanging="360"/>
      </w:pPr>
    </w:lvl>
    <w:lvl w:ilvl="1">
      <w:start w:val="1"/>
      <w:numFmt w:val="decim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decim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decimal"/>
      <w:lvlText w:val="%8、"/>
      <w:lvlJc w:val="left"/>
      <w:pPr>
        <w:ind w:left="4680" w:hanging="480"/>
      </w:pPr>
    </w:lvl>
    <w:lvl w:ilvl="8">
      <w:start w:val="1"/>
      <w:numFmt w:val="lowerRoman"/>
      <w:lvlText w:val="%9."/>
      <w:lvlJc w:val="right"/>
      <w:pPr>
        <w:ind w:left="5160" w:hanging="480"/>
      </w:pPr>
    </w:lvl>
  </w:abstractNum>
  <w:abstractNum w:abstractNumId="25" w15:restartNumberingAfterBreak="0">
    <w:nsid w:val="647953D0"/>
    <w:multiLevelType w:val="hybridMultilevel"/>
    <w:tmpl w:val="28C6C1FA"/>
    <w:lvl w:ilvl="0" w:tplc="E6B2FFC8">
      <w:start w:val="1"/>
      <w:numFmt w:val="decimal"/>
      <w:lvlText w:val="1.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59F646A"/>
    <w:multiLevelType w:val="hybridMultilevel"/>
    <w:tmpl w:val="E22C49BC"/>
    <w:lvl w:ilvl="0" w:tplc="DEC83F72">
      <w:start w:val="1"/>
      <w:numFmt w:val="decimal"/>
      <w:lvlText w:val="(%1)"/>
      <w:lvlJc w:val="left"/>
      <w:pPr>
        <w:ind w:left="1440" w:hanging="480"/>
      </w:pPr>
      <w:rPr>
        <w:rFonts w:ascii="Times New Roman" w:hAnsi="Times New Roman" w:cs="Times New Roman" w:hint="default"/>
        <w:sz w:val="28"/>
        <w:szCs w:val="28"/>
      </w:rPr>
    </w:lvl>
    <w:lvl w:ilvl="1" w:tplc="FFFFFFFF">
      <w:start w:val="1"/>
      <w:numFmt w:val="decimal"/>
      <w:lvlText w:val="%2."/>
      <w:lvlJc w:val="left"/>
      <w:pPr>
        <w:ind w:left="2006"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27" w15:restartNumberingAfterBreak="0">
    <w:nsid w:val="65EE1742"/>
    <w:multiLevelType w:val="hybridMultilevel"/>
    <w:tmpl w:val="08B0C0CC"/>
    <w:lvl w:ilvl="0" w:tplc="DFC08624">
      <w:start w:val="1"/>
      <w:numFmt w:val="decimal"/>
      <w:lvlText w:val="2.1.%1."/>
      <w:lvlJc w:val="left"/>
      <w:pPr>
        <w:ind w:left="1526" w:hanging="480"/>
      </w:pPr>
      <w:rPr>
        <w:rFonts w:ascii="Times New Roman" w:eastAsia="標楷體" w:hAnsi="Times New Roman" w:cs="Times New Roman" w:hint="default"/>
        <w:b/>
        <w:bCs/>
        <w:sz w:val="32"/>
        <w:szCs w:val="32"/>
      </w:rPr>
    </w:lvl>
    <w:lvl w:ilvl="1" w:tplc="04090019" w:tentative="1">
      <w:start w:val="1"/>
      <w:numFmt w:val="ideographTraditional"/>
      <w:lvlText w:val="%2、"/>
      <w:lvlJc w:val="left"/>
      <w:pPr>
        <w:ind w:left="2006" w:hanging="480"/>
      </w:pPr>
    </w:lvl>
    <w:lvl w:ilvl="2" w:tplc="0409001B" w:tentative="1">
      <w:start w:val="1"/>
      <w:numFmt w:val="lowerRoman"/>
      <w:lvlText w:val="%3."/>
      <w:lvlJc w:val="right"/>
      <w:pPr>
        <w:ind w:left="2486" w:hanging="480"/>
      </w:pPr>
    </w:lvl>
    <w:lvl w:ilvl="3" w:tplc="0409000F" w:tentative="1">
      <w:start w:val="1"/>
      <w:numFmt w:val="decimal"/>
      <w:lvlText w:val="%4."/>
      <w:lvlJc w:val="left"/>
      <w:pPr>
        <w:ind w:left="2966" w:hanging="480"/>
      </w:pPr>
    </w:lvl>
    <w:lvl w:ilvl="4" w:tplc="04090019" w:tentative="1">
      <w:start w:val="1"/>
      <w:numFmt w:val="ideographTraditional"/>
      <w:lvlText w:val="%5、"/>
      <w:lvlJc w:val="left"/>
      <w:pPr>
        <w:ind w:left="3446" w:hanging="480"/>
      </w:pPr>
    </w:lvl>
    <w:lvl w:ilvl="5" w:tplc="0409001B" w:tentative="1">
      <w:start w:val="1"/>
      <w:numFmt w:val="lowerRoman"/>
      <w:lvlText w:val="%6."/>
      <w:lvlJc w:val="right"/>
      <w:pPr>
        <w:ind w:left="3926" w:hanging="480"/>
      </w:pPr>
    </w:lvl>
    <w:lvl w:ilvl="6" w:tplc="0409000F" w:tentative="1">
      <w:start w:val="1"/>
      <w:numFmt w:val="decimal"/>
      <w:lvlText w:val="%7."/>
      <w:lvlJc w:val="left"/>
      <w:pPr>
        <w:ind w:left="4406" w:hanging="480"/>
      </w:pPr>
    </w:lvl>
    <w:lvl w:ilvl="7" w:tplc="04090019" w:tentative="1">
      <w:start w:val="1"/>
      <w:numFmt w:val="ideographTraditional"/>
      <w:lvlText w:val="%8、"/>
      <w:lvlJc w:val="left"/>
      <w:pPr>
        <w:ind w:left="4886" w:hanging="480"/>
      </w:pPr>
    </w:lvl>
    <w:lvl w:ilvl="8" w:tplc="0409001B" w:tentative="1">
      <w:start w:val="1"/>
      <w:numFmt w:val="lowerRoman"/>
      <w:lvlText w:val="%9."/>
      <w:lvlJc w:val="right"/>
      <w:pPr>
        <w:ind w:left="5366" w:hanging="480"/>
      </w:pPr>
    </w:lvl>
  </w:abstractNum>
  <w:abstractNum w:abstractNumId="28" w15:restartNumberingAfterBreak="0">
    <w:nsid w:val="6B1F567A"/>
    <w:multiLevelType w:val="hybridMultilevel"/>
    <w:tmpl w:val="BD2E2B9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B4C1552"/>
    <w:multiLevelType w:val="multilevel"/>
    <w:tmpl w:val="5620816E"/>
    <w:lvl w:ilvl="0">
      <w:start w:val="1"/>
      <w:numFmt w:val="decimal"/>
      <w:lvlText w:val="%1."/>
      <w:lvlJc w:val="left"/>
      <w:pPr>
        <w:ind w:left="1526" w:hanging="480"/>
      </w:pPr>
    </w:lvl>
    <w:lvl w:ilvl="1">
      <w:start w:val="1"/>
      <w:numFmt w:val="decimal"/>
      <w:lvlText w:val="%2、"/>
      <w:lvlJc w:val="left"/>
      <w:pPr>
        <w:ind w:left="2006" w:hanging="480"/>
      </w:pPr>
    </w:lvl>
    <w:lvl w:ilvl="2">
      <w:start w:val="1"/>
      <w:numFmt w:val="lowerRoman"/>
      <w:lvlText w:val="%3."/>
      <w:lvlJc w:val="right"/>
      <w:pPr>
        <w:ind w:left="2486" w:hanging="480"/>
      </w:pPr>
    </w:lvl>
    <w:lvl w:ilvl="3">
      <w:start w:val="1"/>
      <w:numFmt w:val="decimal"/>
      <w:lvlText w:val="%4."/>
      <w:lvlJc w:val="left"/>
      <w:pPr>
        <w:ind w:left="2966" w:hanging="480"/>
      </w:pPr>
    </w:lvl>
    <w:lvl w:ilvl="4">
      <w:start w:val="1"/>
      <w:numFmt w:val="decimal"/>
      <w:lvlText w:val="%5、"/>
      <w:lvlJc w:val="left"/>
      <w:pPr>
        <w:ind w:left="3446" w:hanging="480"/>
      </w:pPr>
    </w:lvl>
    <w:lvl w:ilvl="5">
      <w:start w:val="1"/>
      <w:numFmt w:val="lowerRoman"/>
      <w:lvlText w:val="%6."/>
      <w:lvlJc w:val="right"/>
      <w:pPr>
        <w:ind w:left="3926" w:hanging="480"/>
      </w:pPr>
    </w:lvl>
    <w:lvl w:ilvl="6">
      <w:start w:val="1"/>
      <w:numFmt w:val="decimal"/>
      <w:lvlText w:val="%7."/>
      <w:lvlJc w:val="left"/>
      <w:pPr>
        <w:ind w:left="4406" w:hanging="480"/>
      </w:pPr>
    </w:lvl>
    <w:lvl w:ilvl="7">
      <w:start w:val="1"/>
      <w:numFmt w:val="decimal"/>
      <w:lvlText w:val="%8、"/>
      <w:lvlJc w:val="left"/>
      <w:pPr>
        <w:ind w:left="4886" w:hanging="480"/>
      </w:pPr>
    </w:lvl>
    <w:lvl w:ilvl="8">
      <w:start w:val="1"/>
      <w:numFmt w:val="lowerRoman"/>
      <w:lvlText w:val="%9."/>
      <w:lvlJc w:val="right"/>
      <w:pPr>
        <w:ind w:left="5366" w:hanging="480"/>
      </w:pPr>
    </w:lvl>
  </w:abstractNum>
  <w:abstractNum w:abstractNumId="30" w15:restartNumberingAfterBreak="0">
    <w:nsid w:val="6CC165A8"/>
    <w:multiLevelType w:val="hybridMultilevel"/>
    <w:tmpl w:val="50EE437C"/>
    <w:lvl w:ilvl="0" w:tplc="8F8699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EB3230E"/>
    <w:multiLevelType w:val="multilevel"/>
    <w:tmpl w:val="F620D4BE"/>
    <w:lvl w:ilvl="0">
      <w:start w:val="1"/>
      <w:numFmt w:val="decimal"/>
      <w:lvlText w:val="%1、"/>
      <w:lvlJc w:val="left"/>
      <w:pPr>
        <w:ind w:left="2324" w:hanging="480"/>
      </w:pPr>
    </w:lvl>
    <w:lvl w:ilvl="1">
      <w:start w:val="1"/>
      <w:numFmt w:val="decimal"/>
      <w:lvlText w:val="%2、"/>
      <w:lvlJc w:val="left"/>
      <w:pPr>
        <w:ind w:left="2804" w:hanging="480"/>
      </w:pPr>
    </w:lvl>
    <w:lvl w:ilvl="2">
      <w:start w:val="1"/>
      <w:numFmt w:val="lowerRoman"/>
      <w:lvlText w:val="%3."/>
      <w:lvlJc w:val="right"/>
      <w:pPr>
        <w:ind w:left="3284" w:hanging="480"/>
      </w:pPr>
    </w:lvl>
    <w:lvl w:ilvl="3">
      <w:start w:val="1"/>
      <w:numFmt w:val="decimal"/>
      <w:lvlText w:val="%4."/>
      <w:lvlJc w:val="left"/>
      <w:pPr>
        <w:ind w:left="3764" w:hanging="480"/>
      </w:pPr>
    </w:lvl>
    <w:lvl w:ilvl="4">
      <w:start w:val="1"/>
      <w:numFmt w:val="decimal"/>
      <w:lvlText w:val="%5、"/>
      <w:lvlJc w:val="left"/>
      <w:pPr>
        <w:ind w:left="4244" w:hanging="480"/>
      </w:pPr>
    </w:lvl>
    <w:lvl w:ilvl="5">
      <w:start w:val="1"/>
      <w:numFmt w:val="lowerRoman"/>
      <w:lvlText w:val="%6."/>
      <w:lvlJc w:val="right"/>
      <w:pPr>
        <w:ind w:left="4724" w:hanging="480"/>
      </w:pPr>
    </w:lvl>
    <w:lvl w:ilvl="6">
      <w:start w:val="1"/>
      <w:numFmt w:val="decimal"/>
      <w:lvlText w:val="%7."/>
      <w:lvlJc w:val="left"/>
      <w:pPr>
        <w:ind w:left="5204" w:hanging="480"/>
      </w:pPr>
    </w:lvl>
    <w:lvl w:ilvl="7">
      <w:start w:val="1"/>
      <w:numFmt w:val="decimal"/>
      <w:lvlText w:val="%8、"/>
      <w:lvlJc w:val="left"/>
      <w:pPr>
        <w:ind w:left="5684" w:hanging="480"/>
      </w:pPr>
    </w:lvl>
    <w:lvl w:ilvl="8">
      <w:start w:val="1"/>
      <w:numFmt w:val="lowerRoman"/>
      <w:lvlText w:val="%9."/>
      <w:lvlJc w:val="right"/>
      <w:pPr>
        <w:ind w:left="6164" w:hanging="480"/>
      </w:pPr>
    </w:lvl>
  </w:abstractNum>
  <w:abstractNum w:abstractNumId="32" w15:restartNumberingAfterBreak="0">
    <w:nsid w:val="700F2CBD"/>
    <w:multiLevelType w:val="hybridMultilevel"/>
    <w:tmpl w:val="C050479E"/>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13F5D12"/>
    <w:multiLevelType w:val="multilevel"/>
    <w:tmpl w:val="9CA28C58"/>
    <w:lvl w:ilvl="0">
      <w:start w:val="1"/>
      <w:numFmt w:val="decimal"/>
      <w:lvlText w:val="%1、"/>
      <w:lvlJc w:val="left"/>
      <w:pPr>
        <w:ind w:left="480" w:hanging="480"/>
      </w:pPr>
    </w:lvl>
    <w:lvl w:ilvl="1">
      <w:start w:val="1"/>
      <w:numFmt w:val="decimal"/>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4" w15:restartNumberingAfterBreak="0">
    <w:nsid w:val="737A70E4"/>
    <w:multiLevelType w:val="multilevel"/>
    <w:tmpl w:val="B5A29F50"/>
    <w:lvl w:ilvl="0">
      <w:start w:val="1"/>
      <w:numFmt w:val="ideographLegalTraditional"/>
      <w:lvlText w:val="%1、"/>
      <w:lvlJc w:val="left"/>
      <w:pPr>
        <w:ind w:left="480" w:hanging="480"/>
      </w:pPr>
      <w:rPr>
        <w:rFonts w:hint="eastAsia"/>
      </w:rPr>
    </w:lvl>
    <w:lvl w:ilvl="1">
      <w:start w:val="1"/>
      <w:numFmt w:val="decimal"/>
      <w:lvlText w:val="1.%2"/>
      <w:lvlJc w:val="left"/>
      <w:pPr>
        <w:ind w:left="480" w:hanging="480"/>
      </w:pPr>
      <w:rPr>
        <w:rFonts w:ascii="Times New Roman" w:hAnsi="Times New Roman" w:cs="Times New Roman" w:hint="default"/>
        <w:b/>
        <w:bCs/>
        <w:sz w:val="36"/>
        <w:szCs w:val="36"/>
      </w:rPr>
    </w:lvl>
    <w:lvl w:ilvl="2">
      <w:start w:val="1"/>
      <w:numFmt w:val="decimal"/>
      <w:lvlText w:val="1.2.%3."/>
      <w:lvlJc w:val="left"/>
      <w:pPr>
        <w:ind w:left="480" w:hanging="480"/>
      </w:pPr>
      <w:rPr>
        <w:rFonts w:ascii="Times New Roman" w:hAnsi="Times New Roman" w:cs="Times New Roman" w:hint="default"/>
        <w:b/>
        <w:bCs/>
        <w:sz w:val="32"/>
        <w:szCs w:val="32"/>
      </w:rPr>
    </w:lvl>
    <w:lvl w:ilvl="3">
      <w:start w:val="1"/>
      <w:numFmt w:val="decimal"/>
      <w:lvlText w:val="(%4)"/>
      <w:lvlJc w:val="left"/>
      <w:pPr>
        <w:ind w:left="1920" w:hanging="480"/>
      </w:pPr>
      <w:rPr>
        <w:rFonts w:ascii="Times New Roman" w:hAnsi="Times New Roman" w:cs="Times New Roman" w:hint="default"/>
        <w:b w:val="0"/>
        <w:bCs w:val="0"/>
        <w:sz w:val="28"/>
        <w:szCs w:val="28"/>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5" w15:restartNumberingAfterBreak="0">
    <w:nsid w:val="753722A4"/>
    <w:multiLevelType w:val="hybridMultilevel"/>
    <w:tmpl w:val="29A63F96"/>
    <w:lvl w:ilvl="0" w:tplc="0EECEF72">
      <w:start w:val="1"/>
      <w:numFmt w:val="decimal"/>
      <w:lvlText w:val="%1)"/>
      <w:lvlJc w:val="left"/>
      <w:pPr>
        <w:ind w:left="960" w:hanging="480"/>
      </w:pPr>
      <w:rPr>
        <w:rFonts w:ascii="Times New Roman" w:hAnsi="Times New Roman" w:cs="Times New Roman" w:hint="default"/>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788D03E9"/>
    <w:multiLevelType w:val="hybridMultilevel"/>
    <w:tmpl w:val="50344114"/>
    <w:lvl w:ilvl="0" w:tplc="04090017">
      <w:start w:val="1"/>
      <w:numFmt w:val="ideographLegalTraditional"/>
      <w:lvlText w:val="%1、"/>
      <w:lvlJc w:val="left"/>
      <w:pPr>
        <w:ind w:left="480" w:hanging="480"/>
      </w:pPr>
    </w:lvl>
    <w:lvl w:ilvl="1" w:tplc="3E746C28">
      <w:start w:val="1"/>
      <w:numFmt w:val="decimal"/>
      <w:lvlText w:val="1.%2"/>
      <w:lvlJc w:val="left"/>
      <w:pPr>
        <w:ind w:left="480" w:hanging="480"/>
      </w:pPr>
      <w:rPr>
        <w:rFonts w:ascii="Times New Roman" w:hAnsi="Times New Roman" w:cs="Times New Roman" w:hint="default"/>
        <w:b/>
        <w:bCs/>
        <w:sz w:val="36"/>
        <w:szCs w:val="36"/>
      </w:rPr>
    </w:lvl>
    <w:lvl w:ilvl="2" w:tplc="E6B2FFC8">
      <w:start w:val="1"/>
      <w:numFmt w:val="decimal"/>
      <w:lvlText w:val="1.2.%3."/>
      <w:lvlJc w:val="left"/>
      <w:pPr>
        <w:ind w:left="480" w:hanging="480"/>
      </w:pPr>
      <w:rPr>
        <w:rFonts w:ascii="Times New Roman" w:hAnsi="Times New Roman" w:cs="Times New Roman" w:hint="default"/>
        <w:b/>
        <w:bCs/>
        <w:sz w:val="32"/>
        <w:szCs w:val="32"/>
      </w:rPr>
    </w:lvl>
    <w:lvl w:ilvl="3" w:tplc="FA44ADEC">
      <w:start w:val="1"/>
      <w:numFmt w:val="decimal"/>
      <w:lvlText w:val="(%4)"/>
      <w:lvlJc w:val="left"/>
      <w:pPr>
        <w:ind w:left="1920" w:hanging="480"/>
      </w:pPr>
      <w:rPr>
        <w:rFonts w:ascii="Times New Roman" w:hAnsi="Times New Roman" w:cs="Times New Roman" w:hint="default"/>
        <w:b w:val="0"/>
        <w:bCs w:val="0"/>
        <w:sz w:val="28"/>
        <w:szCs w:val="28"/>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C8F4762"/>
    <w:multiLevelType w:val="multilevel"/>
    <w:tmpl w:val="FE3AAB6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2.%3"/>
      <w:lvlJc w:val="left"/>
      <w:pPr>
        <w:ind w:left="1418" w:hanging="567"/>
      </w:pPr>
      <w:rPr>
        <w:rFonts w:ascii="Times New Roman" w:hAnsi="Times New Roman" w:cs="Times New Roman" w:hint="default"/>
        <w:b/>
        <w:bC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878466423">
    <w:abstractNumId w:val="36"/>
  </w:num>
  <w:num w:numId="2" w16cid:durableId="252469897">
    <w:abstractNumId w:val="24"/>
  </w:num>
  <w:num w:numId="3" w16cid:durableId="1928885157">
    <w:abstractNumId w:val="14"/>
  </w:num>
  <w:num w:numId="4" w16cid:durableId="224605702">
    <w:abstractNumId w:val="19"/>
  </w:num>
  <w:num w:numId="5" w16cid:durableId="411894341">
    <w:abstractNumId w:val="3"/>
  </w:num>
  <w:num w:numId="6" w16cid:durableId="2136290956">
    <w:abstractNumId w:val="10"/>
  </w:num>
  <w:num w:numId="7" w16cid:durableId="803542034">
    <w:abstractNumId w:val="5"/>
  </w:num>
  <w:num w:numId="8" w16cid:durableId="620386009">
    <w:abstractNumId w:val="27"/>
  </w:num>
  <w:num w:numId="9" w16cid:durableId="2020310076">
    <w:abstractNumId w:val="16"/>
  </w:num>
  <w:num w:numId="10" w16cid:durableId="1822888692">
    <w:abstractNumId w:val="1"/>
  </w:num>
  <w:num w:numId="11" w16cid:durableId="507137470">
    <w:abstractNumId w:val="13"/>
  </w:num>
  <w:num w:numId="12" w16cid:durableId="1043480984">
    <w:abstractNumId w:val="33"/>
  </w:num>
  <w:num w:numId="13" w16cid:durableId="1922761439">
    <w:abstractNumId w:val="29"/>
  </w:num>
  <w:num w:numId="14" w16cid:durableId="749158199">
    <w:abstractNumId w:val="31"/>
  </w:num>
  <w:num w:numId="15" w16cid:durableId="859126192">
    <w:abstractNumId w:val="15"/>
  </w:num>
  <w:num w:numId="16" w16cid:durableId="611864732">
    <w:abstractNumId w:val="26"/>
  </w:num>
  <w:num w:numId="17" w16cid:durableId="1068268328">
    <w:abstractNumId w:val="28"/>
  </w:num>
  <w:num w:numId="18" w16cid:durableId="1236352322">
    <w:abstractNumId w:val="22"/>
  </w:num>
  <w:num w:numId="19" w16cid:durableId="565844635">
    <w:abstractNumId w:val="32"/>
  </w:num>
  <w:num w:numId="20" w16cid:durableId="1007682496">
    <w:abstractNumId w:val="37"/>
  </w:num>
  <w:num w:numId="21" w16cid:durableId="1044283128">
    <w:abstractNumId w:val="12"/>
  </w:num>
  <w:num w:numId="22" w16cid:durableId="972250230">
    <w:abstractNumId w:val="35"/>
  </w:num>
  <w:num w:numId="23" w16cid:durableId="189731107">
    <w:abstractNumId w:val="6"/>
  </w:num>
  <w:num w:numId="24" w16cid:durableId="919408622">
    <w:abstractNumId w:val="18"/>
  </w:num>
  <w:num w:numId="25" w16cid:durableId="737899379">
    <w:abstractNumId w:val="17"/>
  </w:num>
  <w:num w:numId="26" w16cid:durableId="1727216093">
    <w:abstractNumId w:val="2"/>
  </w:num>
  <w:num w:numId="27" w16cid:durableId="875585574">
    <w:abstractNumId w:val="25"/>
  </w:num>
  <w:num w:numId="28" w16cid:durableId="624234240">
    <w:abstractNumId w:val="9"/>
  </w:num>
  <w:num w:numId="29" w16cid:durableId="1799493029">
    <w:abstractNumId w:val="0"/>
  </w:num>
  <w:num w:numId="30" w16cid:durableId="363596222">
    <w:abstractNumId w:val="34"/>
  </w:num>
  <w:num w:numId="31" w16cid:durableId="13467908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2484776">
    <w:abstractNumId w:val="23"/>
  </w:num>
  <w:num w:numId="33" w16cid:durableId="1929800556">
    <w:abstractNumId w:val="21"/>
  </w:num>
  <w:num w:numId="34" w16cid:durableId="1623417820">
    <w:abstractNumId w:val="30"/>
  </w:num>
  <w:num w:numId="35" w16cid:durableId="1048606450">
    <w:abstractNumId w:val="4"/>
  </w:num>
  <w:num w:numId="36" w16cid:durableId="1311399245">
    <w:abstractNumId w:val="8"/>
  </w:num>
  <w:num w:numId="37" w16cid:durableId="198321578">
    <w:abstractNumId w:val="7"/>
  </w:num>
  <w:num w:numId="38" w16cid:durableId="15088595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黃懷萱">
    <w15:presenceInfo w15:providerId="None" w15:userId="黃懷萱"/>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trackRevisions/>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25D"/>
    <w:rsid w:val="00006B66"/>
    <w:rsid w:val="000139D2"/>
    <w:rsid w:val="00016D38"/>
    <w:rsid w:val="00017C09"/>
    <w:rsid w:val="000211C9"/>
    <w:rsid w:val="00024E5C"/>
    <w:rsid w:val="00026186"/>
    <w:rsid w:val="00027A8C"/>
    <w:rsid w:val="00035B06"/>
    <w:rsid w:val="000426EF"/>
    <w:rsid w:val="0004553C"/>
    <w:rsid w:val="00052A9F"/>
    <w:rsid w:val="00056F4B"/>
    <w:rsid w:val="000570F4"/>
    <w:rsid w:val="000630B4"/>
    <w:rsid w:val="0006509D"/>
    <w:rsid w:val="00070FFF"/>
    <w:rsid w:val="000727C2"/>
    <w:rsid w:val="00072DF9"/>
    <w:rsid w:val="00073345"/>
    <w:rsid w:val="00081DC8"/>
    <w:rsid w:val="00082F32"/>
    <w:rsid w:val="000866E5"/>
    <w:rsid w:val="0008784F"/>
    <w:rsid w:val="0009075C"/>
    <w:rsid w:val="00090B11"/>
    <w:rsid w:val="00097E01"/>
    <w:rsid w:val="000A24BF"/>
    <w:rsid w:val="000A30F3"/>
    <w:rsid w:val="000A52CC"/>
    <w:rsid w:val="000A77E6"/>
    <w:rsid w:val="000B20E7"/>
    <w:rsid w:val="000C0CEC"/>
    <w:rsid w:val="000C0DF6"/>
    <w:rsid w:val="000C7928"/>
    <w:rsid w:val="000D6E5F"/>
    <w:rsid w:val="000E378D"/>
    <w:rsid w:val="000E6741"/>
    <w:rsid w:val="000E6C8A"/>
    <w:rsid w:val="000F19C2"/>
    <w:rsid w:val="000F2813"/>
    <w:rsid w:val="000F2A61"/>
    <w:rsid w:val="00100A93"/>
    <w:rsid w:val="00102345"/>
    <w:rsid w:val="00103A0C"/>
    <w:rsid w:val="00107C6D"/>
    <w:rsid w:val="00112CCD"/>
    <w:rsid w:val="001145E4"/>
    <w:rsid w:val="001163D1"/>
    <w:rsid w:val="001306FF"/>
    <w:rsid w:val="00130B8A"/>
    <w:rsid w:val="001372C3"/>
    <w:rsid w:val="00137C84"/>
    <w:rsid w:val="00140A35"/>
    <w:rsid w:val="00141F98"/>
    <w:rsid w:val="00142723"/>
    <w:rsid w:val="00147941"/>
    <w:rsid w:val="00147B59"/>
    <w:rsid w:val="001535AE"/>
    <w:rsid w:val="0015427F"/>
    <w:rsid w:val="00154EED"/>
    <w:rsid w:val="0016341B"/>
    <w:rsid w:val="001676C2"/>
    <w:rsid w:val="0017356C"/>
    <w:rsid w:val="001751A1"/>
    <w:rsid w:val="00175E01"/>
    <w:rsid w:val="0017759B"/>
    <w:rsid w:val="00180B08"/>
    <w:rsid w:val="001814F0"/>
    <w:rsid w:val="001825EC"/>
    <w:rsid w:val="00185381"/>
    <w:rsid w:val="00187C11"/>
    <w:rsid w:val="001902BA"/>
    <w:rsid w:val="00195B7E"/>
    <w:rsid w:val="001A38AD"/>
    <w:rsid w:val="001A69EB"/>
    <w:rsid w:val="001B05D1"/>
    <w:rsid w:val="001B199C"/>
    <w:rsid w:val="001B51C3"/>
    <w:rsid w:val="001B66BB"/>
    <w:rsid w:val="001C14A1"/>
    <w:rsid w:val="001C4B23"/>
    <w:rsid w:val="001D541F"/>
    <w:rsid w:val="001D7B92"/>
    <w:rsid w:val="001E5607"/>
    <w:rsid w:val="001E6018"/>
    <w:rsid w:val="001E66E1"/>
    <w:rsid w:val="001E6B8E"/>
    <w:rsid w:val="001F1B21"/>
    <w:rsid w:val="001F1E42"/>
    <w:rsid w:val="001F449F"/>
    <w:rsid w:val="001F6571"/>
    <w:rsid w:val="00203B1D"/>
    <w:rsid w:val="00215E2B"/>
    <w:rsid w:val="0021780C"/>
    <w:rsid w:val="002215E9"/>
    <w:rsid w:val="00227ACD"/>
    <w:rsid w:val="00233C0B"/>
    <w:rsid w:val="00235124"/>
    <w:rsid w:val="00235696"/>
    <w:rsid w:val="002424A9"/>
    <w:rsid w:val="00245EE8"/>
    <w:rsid w:val="00254BE8"/>
    <w:rsid w:val="00255632"/>
    <w:rsid w:val="002624C4"/>
    <w:rsid w:val="00266771"/>
    <w:rsid w:val="00270526"/>
    <w:rsid w:val="00273974"/>
    <w:rsid w:val="00275716"/>
    <w:rsid w:val="002762C6"/>
    <w:rsid w:val="00277540"/>
    <w:rsid w:val="00282161"/>
    <w:rsid w:val="00282316"/>
    <w:rsid w:val="002866CE"/>
    <w:rsid w:val="00286AF9"/>
    <w:rsid w:val="00291BED"/>
    <w:rsid w:val="00294235"/>
    <w:rsid w:val="00297EF6"/>
    <w:rsid w:val="002A0BB3"/>
    <w:rsid w:val="002A4CD8"/>
    <w:rsid w:val="002A52E2"/>
    <w:rsid w:val="002A73DD"/>
    <w:rsid w:val="002A79DB"/>
    <w:rsid w:val="002A7B39"/>
    <w:rsid w:val="002B7474"/>
    <w:rsid w:val="002B7AAD"/>
    <w:rsid w:val="002C1D3C"/>
    <w:rsid w:val="002C24DC"/>
    <w:rsid w:val="002C62B6"/>
    <w:rsid w:val="002D11DE"/>
    <w:rsid w:val="002D29C7"/>
    <w:rsid w:val="002D58B5"/>
    <w:rsid w:val="002E2EB8"/>
    <w:rsid w:val="002E5C43"/>
    <w:rsid w:val="002E7241"/>
    <w:rsid w:val="002F2F92"/>
    <w:rsid w:val="0030030A"/>
    <w:rsid w:val="00304D0E"/>
    <w:rsid w:val="00310463"/>
    <w:rsid w:val="0031589C"/>
    <w:rsid w:val="00327A8F"/>
    <w:rsid w:val="00331ADB"/>
    <w:rsid w:val="003366C8"/>
    <w:rsid w:val="003417D7"/>
    <w:rsid w:val="0034416E"/>
    <w:rsid w:val="0034619C"/>
    <w:rsid w:val="003510D4"/>
    <w:rsid w:val="00354B6A"/>
    <w:rsid w:val="00365DA8"/>
    <w:rsid w:val="0036655C"/>
    <w:rsid w:val="00384A35"/>
    <w:rsid w:val="003860D4"/>
    <w:rsid w:val="00387BC7"/>
    <w:rsid w:val="00391ACC"/>
    <w:rsid w:val="0039261E"/>
    <w:rsid w:val="003A4C84"/>
    <w:rsid w:val="003B502A"/>
    <w:rsid w:val="003C71FA"/>
    <w:rsid w:val="003C7298"/>
    <w:rsid w:val="003D0E69"/>
    <w:rsid w:val="003D3432"/>
    <w:rsid w:val="003D587C"/>
    <w:rsid w:val="003F0557"/>
    <w:rsid w:val="003F5A0D"/>
    <w:rsid w:val="00400A29"/>
    <w:rsid w:val="00402BA1"/>
    <w:rsid w:val="00411F39"/>
    <w:rsid w:val="0042095D"/>
    <w:rsid w:val="00422876"/>
    <w:rsid w:val="00426BD9"/>
    <w:rsid w:val="004272F0"/>
    <w:rsid w:val="0043776F"/>
    <w:rsid w:val="00440666"/>
    <w:rsid w:val="00442E1A"/>
    <w:rsid w:val="0044489C"/>
    <w:rsid w:val="00445988"/>
    <w:rsid w:val="004472FD"/>
    <w:rsid w:val="00452C3B"/>
    <w:rsid w:val="00452F1C"/>
    <w:rsid w:val="004544A2"/>
    <w:rsid w:val="00463D03"/>
    <w:rsid w:val="004662AE"/>
    <w:rsid w:val="004672A2"/>
    <w:rsid w:val="0047650B"/>
    <w:rsid w:val="004767AC"/>
    <w:rsid w:val="004835E5"/>
    <w:rsid w:val="00484740"/>
    <w:rsid w:val="0048510C"/>
    <w:rsid w:val="00485E1B"/>
    <w:rsid w:val="00485F12"/>
    <w:rsid w:val="0048718B"/>
    <w:rsid w:val="0049128B"/>
    <w:rsid w:val="004919FC"/>
    <w:rsid w:val="004930A1"/>
    <w:rsid w:val="00494A52"/>
    <w:rsid w:val="0049642B"/>
    <w:rsid w:val="004A394E"/>
    <w:rsid w:val="004B40B3"/>
    <w:rsid w:val="004C65B3"/>
    <w:rsid w:val="004C66AB"/>
    <w:rsid w:val="004D2985"/>
    <w:rsid w:val="004D3801"/>
    <w:rsid w:val="004D65F6"/>
    <w:rsid w:val="004D67E4"/>
    <w:rsid w:val="004E357E"/>
    <w:rsid w:val="004F2025"/>
    <w:rsid w:val="004F3667"/>
    <w:rsid w:val="004F3C35"/>
    <w:rsid w:val="004F465E"/>
    <w:rsid w:val="004F508A"/>
    <w:rsid w:val="004F56A9"/>
    <w:rsid w:val="004F775B"/>
    <w:rsid w:val="00500E8F"/>
    <w:rsid w:val="005027F6"/>
    <w:rsid w:val="00503E02"/>
    <w:rsid w:val="00505AE5"/>
    <w:rsid w:val="00507BF0"/>
    <w:rsid w:val="005209CC"/>
    <w:rsid w:val="005249A5"/>
    <w:rsid w:val="00524A7F"/>
    <w:rsid w:val="005253CE"/>
    <w:rsid w:val="00527170"/>
    <w:rsid w:val="0053066B"/>
    <w:rsid w:val="0053074A"/>
    <w:rsid w:val="00534FEB"/>
    <w:rsid w:val="00536897"/>
    <w:rsid w:val="00544C76"/>
    <w:rsid w:val="00563148"/>
    <w:rsid w:val="00563BCD"/>
    <w:rsid w:val="0056559D"/>
    <w:rsid w:val="005673DA"/>
    <w:rsid w:val="00574C9E"/>
    <w:rsid w:val="005838C9"/>
    <w:rsid w:val="00586844"/>
    <w:rsid w:val="00593224"/>
    <w:rsid w:val="00597945"/>
    <w:rsid w:val="005A09AB"/>
    <w:rsid w:val="005A7CCE"/>
    <w:rsid w:val="005A7D87"/>
    <w:rsid w:val="005B309B"/>
    <w:rsid w:val="005B3942"/>
    <w:rsid w:val="005B6AD3"/>
    <w:rsid w:val="005C2668"/>
    <w:rsid w:val="005C2A1A"/>
    <w:rsid w:val="005D2ED7"/>
    <w:rsid w:val="005E0B6F"/>
    <w:rsid w:val="005E35C1"/>
    <w:rsid w:val="005E4EE5"/>
    <w:rsid w:val="005E67B6"/>
    <w:rsid w:val="005E6E94"/>
    <w:rsid w:val="005E7006"/>
    <w:rsid w:val="00602A9B"/>
    <w:rsid w:val="00605801"/>
    <w:rsid w:val="00611E9C"/>
    <w:rsid w:val="00615A1B"/>
    <w:rsid w:val="006161D1"/>
    <w:rsid w:val="00623C61"/>
    <w:rsid w:val="006242A2"/>
    <w:rsid w:val="0062588B"/>
    <w:rsid w:val="006259B8"/>
    <w:rsid w:val="006303C3"/>
    <w:rsid w:val="00630B64"/>
    <w:rsid w:val="00631F2F"/>
    <w:rsid w:val="00634BBD"/>
    <w:rsid w:val="00637FE4"/>
    <w:rsid w:val="00641938"/>
    <w:rsid w:val="006421C0"/>
    <w:rsid w:val="00642935"/>
    <w:rsid w:val="00647BFF"/>
    <w:rsid w:val="00663C47"/>
    <w:rsid w:val="00681262"/>
    <w:rsid w:val="00681EF9"/>
    <w:rsid w:val="00682A15"/>
    <w:rsid w:val="00686FA1"/>
    <w:rsid w:val="006A1629"/>
    <w:rsid w:val="006A260C"/>
    <w:rsid w:val="006A2950"/>
    <w:rsid w:val="006A7D27"/>
    <w:rsid w:val="006B0B6F"/>
    <w:rsid w:val="006B6032"/>
    <w:rsid w:val="006B6A3C"/>
    <w:rsid w:val="006C4D4E"/>
    <w:rsid w:val="006D00C1"/>
    <w:rsid w:val="006D4724"/>
    <w:rsid w:val="006D5EBF"/>
    <w:rsid w:val="006E26C0"/>
    <w:rsid w:val="006E4A53"/>
    <w:rsid w:val="006F4C97"/>
    <w:rsid w:val="007001A7"/>
    <w:rsid w:val="00702BC2"/>
    <w:rsid w:val="007203C2"/>
    <w:rsid w:val="0072128F"/>
    <w:rsid w:val="00722AE5"/>
    <w:rsid w:val="0072481F"/>
    <w:rsid w:val="00730F6C"/>
    <w:rsid w:val="0073201C"/>
    <w:rsid w:val="007323EA"/>
    <w:rsid w:val="00732BE5"/>
    <w:rsid w:val="0073325D"/>
    <w:rsid w:val="00733CA3"/>
    <w:rsid w:val="007421B8"/>
    <w:rsid w:val="0074518E"/>
    <w:rsid w:val="0074535C"/>
    <w:rsid w:val="007517D9"/>
    <w:rsid w:val="007525F8"/>
    <w:rsid w:val="007633A5"/>
    <w:rsid w:val="00764206"/>
    <w:rsid w:val="007675D7"/>
    <w:rsid w:val="0076788A"/>
    <w:rsid w:val="00772CA1"/>
    <w:rsid w:val="007756A3"/>
    <w:rsid w:val="00780527"/>
    <w:rsid w:val="00782604"/>
    <w:rsid w:val="00784DF1"/>
    <w:rsid w:val="00790A04"/>
    <w:rsid w:val="00791461"/>
    <w:rsid w:val="007962A8"/>
    <w:rsid w:val="007A2C7A"/>
    <w:rsid w:val="007B025C"/>
    <w:rsid w:val="007B2BDD"/>
    <w:rsid w:val="007B53F6"/>
    <w:rsid w:val="007B5DAA"/>
    <w:rsid w:val="007C35FC"/>
    <w:rsid w:val="007D5C8D"/>
    <w:rsid w:val="007E099F"/>
    <w:rsid w:val="007E5206"/>
    <w:rsid w:val="007F1D0F"/>
    <w:rsid w:val="007F69E3"/>
    <w:rsid w:val="007F6C17"/>
    <w:rsid w:val="00803C42"/>
    <w:rsid w:val="008041AF"/>
    <w:rsid w:val="00805F28"/>
    <w:rsid w:val="00806921"/>
    <w:rsid w:val="00806ED6"/>
    <w:rsid w:val="00806F98"/>
    <w:rsid w:val="00812AB1"/>
    <w:rsid w:val="00812DEB"/>
    <w:rsid w:val="00813215"/>
    <w:rsid w:val="00821A80"/>
    <w:rsid w:val="008242C4"/>
    <w:rsid w:val="00832EDA"/>
    <w:rsid w:val="00833912"/>
    <w:rsid w:val="008344AB"/>
    <w:rsid w:val="00836910"/>
    <w:rsid w:val="00837A4F"/>
    <w:rsid w:val="008420A3"/>
    <w:rsid w:val="00842762"/>
    <w:rsid w:val="00847E2B"/>
    <w:rsid w:val="0085778E"/>
    <w:rsid w:val="008577D2"/>
    <w:rsid w:val="00860F02"/>
    <w:rsid w:val="00870231"/>
    <w:rsid w:val="008718CC"/>
    <w:rsid w:val="008808FE"/>
    <w:rsid w:val="0088171D"/>
    <w:rsid w:val="00895F1A"/>
    <w:rsid w:val="00896570"/>
    <w:rsid w:val="00896FD3"/>
    <w:rsid w:val="008A0764"/>
    <w:rsid w:val="008B4224"/>
    <w:rsid w:val="008B5CC2"/>
    <w:rsid w:val="008B747B"/>
    <w:rsid w:val="008B74EA"/>
    <w:rsid w:val="008C1DEF"/>
    <w:rsid w:val="008C3CBB"/>
    <w:rsid w:val="008C53C2"/>
    <w:rsid w:val="008E25FB"/>
    <w:rsid w:val="008E3A0B"/>
    <w:rsid w:val="008E3E69"/>
    <w:rsid w:val="008E51BD"/>
    <w:rsid w:val="008E5D11"/>
    <w:rsid w:val="008F248B"/>
    <w:rsid w:val="008F4EF5"/>
    <w:rsid w:val="008F74AF"/>
    <w:rsid w:val="008F7768"/>
    <w:rsid w:val="00900F36"/>
    <w:rsid w:val="00906B5F"/>
    <w:rsid w:val="009174FB"/>
    <w:rsid w:val="0092263C"/>
    <w:rsid w:val="00923042"/>
    <w:rsid w:val="00927665"/>
    <w:rsid w:val="00933AAA"/>
    <w:rsid w:val="009341D7"/>
    <w:rsid w:val="00937146"/>
    <w:rsid w:val="00942D83"/>
    <w:rsid w:val="00952448"/>
    <w:rsid w:val="00952BCE"/>
    <w:rsid w:val="00963AE3"/>
    <w:rsid w:val="00963D00"/>
    <w:rsid w:val="009655DE"/>
    <w:rsid w:val="0096657D"/>
    <w:rsid w:val="00967B86"/>
    <w:rsid w:val="009725EE"/>
    <w:rsid w:val="00977BB5"/>
    <w:rsid w:val="009807C4"/>
    <w:rsid w:val="00982B4D"/>
    <w:rsid w:val="009834F0"/>
    <w:rsid w:val="00990DEA"/>
    <w:rsid w:val="00992BC2"/>
    <w:rsid w:val="009946DD"/>
    <w:rsid w:val="009A2CD2"/>
    <w:rsid w:val="009A487E"/>
    <w:rsid w:val="009B1BFB"/>
    <w:rsid w:val="009B523B"/>
    <w:rsid w:val="009C4C99"/>
    <w:rsid w:val="009C54EA"/>
    <w:rsid w:val="009C5EF6"/>
    <w:rsid w:val="009D1376"/>
    <w:rsid w:val="009D2A32"/>
    <w:rsid w:val="009D40F2"/>
    <w:rsid w:val="009E1094"/>
    <w:rsid w:val="009E1236"/>
    <w:rsid w:val="009E3A56"/>
    <w:rsid w:val="009E41FE"/>
    <w:rsid w:val="009F04D7"/>
    <w:rsid w:val="009F1E14"/>
    <w:rsid w:val="009F2DD5"/>
    <w:rsid w:val="009F4990"/>
    <w:rsid w:val="009F7A78"/>
    <w:rsid w:val="00A12B25"/>
    <w:rsid w:val="00A2680E"/>
    <w:rsid w:val="00A32C74"/>
    <w:rsid w:val="00A349F8"/>
    <w:rsid w:val="00A35399"/>
    <w:rsid w:val="00A36D07"/>
    <w:rsid w:val="00A370BE"/>
    <w:rsid w:val="00A4213A"/>
    <w:rsid w:val="00A463D0"/>
    <w:rsid w:val="00A50635"/>
    <w:rsid w:val="00A6351C"/>
    <w:rsid w:val="00A65DF5"/>
    <w:rsid w:val="00A67010"/>
    <w:rsid w:val="00A71337"/>
    <w:rsid w:val="00A73477"/>
    <w:rsid w:val="00A75816"/>
    <w:rsid w:val="00A75B75"/>
    <w:rsid w:val="00A764A0"/>
    <w:rsid w:val="00A85028"/>
    <w:rsid w:val="00A91114"/>
    <w:rsid w:val="00A97FFB"/>
    <w:rsid w:val="00AA4513"/>
    <w:rsid w:val="00AA4E56"/>
    <w:rsid w:val="00AB2FCC"/>
    <w:rsid w:val="00AB3140"/>
    <w:rsid w:val="00AB6645"/>
    <w:rsid w:val="00AC179B"/>
    <w:rsid w:val="00AC4665"/>
    <w:rsid w:val="00AC621B"/>
    <w:rsid w:val="00AD079C"/>
    <w:rsid w:val="00AD223E"/>
    <w:rsid w:val="00AD6C87"/>
    <w:rsid w:val="00AE00A8"/>
    <w:rsid w:val="00AE039D"/>
    <w:rsid w:val="00AE2C86"/>
    <w:rsid w:val="00AE3CB1"/>
    <w:rsid w:val="00AE5984"/>
    <w:rsid w:val="00AE78AA"/>
    <w:rsid w:val="00AE7ACA"/>
    <w:rsid w:val="00AF0387"/>
    <w:rsid w:val="00AF5FF0"/>
    <w:rsid w:val="00AF721E"/>
    <w:rsid w:val="00AF7A4A"/>
    <w:rsid w:val="00B04AEF"/>
    <w:rsid w:val="00B1238C"/>
    <w:rsid w:val="00B135D4"/>
    <w:rsid w:val="00B13738"/>
    <w:rsid w:val="00B176DB"/>
    <w:rsid w:val="00B23055"/>
    <w:rsid w:val="00B30735"/>
    <w:rsid w:val="00B30F9A"/>
    <w:rsid w:val="00B367FB"/>
    <w:rsid w:val="00B369E7"/>
    <w:rsid w:val="00B414E7"/>
    <w:rsid w:val="00B439A4"/>
    <w:rsid w:val="00B466C6"/>
    <w:rsid w:val="00B5182C"/>
    <w:rsid w:val="00B540C8"/>
    <w:rsid w:val="00B54809"/>
    <w:rsid w:val="00B570C2"/>
    <w:rsid w:val="00B648E1"/>
    <w:rsid w:val="00B718E6"/>
    <w:rsid w:val="00B737E9"/>
    <w:rsid w:val="00B82E73"/>
    <w:rsid w:val="00B83186"/>
    <w:rsid w:val="00B840A8"/>
    <w:rsid w:val="00B8442E"/>
    <w:rsid w:val="00B949E3"/>
    <w:rsid w:val="00BA3C97"/>
    <w:rsid w:val="00BA7729"/>
    <w:rsid w:val="00BB2819"/>
    <w:rsid w:val="00BB28B9"/>
    <w:rsid w:val="00BC79CB"/>
    <w:rsid w:val="00BD0FEC"/>
    <w:rsid w:val="00BD2B15"/>
    <w:rsid w:val="00BD53E1"/>
    <w:rsid w:val="00BD6214"/>
    <w:rsid w:val="00BD67E3"/>
    <w:rsid w:val="00BE0AB2"/>
    <w:rsid w:val="00BE44C6"/>
    <w:rsid w:val="00BE61C5"/>
    <w:rsid w:val="00BE786C"/>
    <w:rsid w:val="00BF715A"/>
    <w:rsid w:val="00BF74D3"/>
    <w:rsid w:val="00C016DB"/>
    <w:rsid w:val="00C02A53"/>
    <w:rsid w:val="00C0666A"/>
    <w:rsid w:val="00C07A0F"/>
    <w:rsid w:val="00C10C48"/>
    <w:rsid w:val="00C25A83"/>
    <w:rsid w:val="00C25C82"/>
    <w:rsid w:val="00C2630C"/>
    <w:rsid w:val="00C31F79"/>
    <w:rsid w:val="00C36D7F"/>
    <w:rsid w:val="00C416A8"/>
    <w:rsid w:val="00C45327"/>
    <w:rsid w:val="00C55BD0"/>
    <w:rsid w:val="00C618CE"/>
    <w:rsid w:val="00C622C3"/>
    <w:rsid w:val="00C66DF3"/>
    <w:rsid w:val="00C72AD7"/>
    <w:rsid w:val="00C7741E"/>
    <w:rsid w:val="00C91AFC"/>
    <w:rsid w:val="00C97191"/>
    <w:rsid w:val="00CA046D"/>
    <w:rsid w:val="00CA1BC7"/>
    <w:rsid w:val="00CA26E5"/>
    <w:rsid w:val="00CA6669"/>
    <w:rsid w:val="00CB7A42"/>
    <w:rsid w:val="00CC0385"/>
    <w:rsid w:val="00CC19C6"/>
    <w:rsid w:val="00CC395A"/>
    <w:rsid w:val="00CD5E28"/>
    <w:rsid w:val="00CD7F88"/>
    <w:rsid w:val="00CE01C7"/>
    <w:rsid w:val="00CE292C"/>
    <w:rsid w:val="00CF517C"/>
    <w:rsid w:val="00D00A17"/>
    <w:rsid w:val="00D02D87"/>
    <w:rsid w:val="00D05F86"/>
    <w:rsid w:val="00D0684B"/>
    <w:rsid w:val="00D15ADA"/>
    <w:rsid w:val="00D25A21"/>
    <w:rsid w:val="00D26082"/>
    <w:rsid w:val="00D30C99"/>
    <w:rsid w:val="00D31901"/>
    <w:rsid w:val="00D40D98"/>
    <w:rsid w:val="00D40DDB"/>
    <w:rsid w:val="00D43D9B"/>
    <w:rsid w:val="00D465E8"/>
    <w:rsid w:val="00D50A80"/>
    <w:rsid w:val="00D53E62"/>
    <w:rsid w:val="00D6634A"/>
    <w:rsid w:val="00D708F0"/>
    <w:rsid w:val="00D70CE0"/>
    <w:rsid w:val="00D71136"/>
    <w:rsid w:val="00D711DD"/>
    <w:rsid w:val="00D7332A"/>
    <w:rsid w:val="00D83CBF"/>
    <w:rsid w:val="00D84813"/>
    <w:rsid w:val="00D90BFE"/>
    <w:rsid w:val="00D9181D"/>
    <w:rsid w:val="00D9385E"/>
    <w:rsid w:val="00D97922"/>
    <w:rsid w:val="00DA5A1D"/>
    <w:rsid w:val="00DB42D2"/>
    <w:rsid w:val="00DD097D"/>
    <w:rsid w:val="00DD10CE"/>
    <w:rsid w:val="00DD6CF3"/>
    <w:rsid w:val="00DD77BA"/>
    <w:rsid w:val="00DE57D2"/>
    <w:rsid w:val="00DF14B0"/>
    <w:rsid w:val="00DF1D98"/>
    <w:rsid w:val="00DF33FB"/>
    <w:rsid w:val="00E03F96"/>
    <w:rsid w:val="00E05FD0"/>
    <w:rsid w:val="00E1454D"/>
    <w:rsid w:val="00E15046"/>
    <w:rsid w:val="00E15071"/>
    <w:rsid w:val="00E21964"/>
    <w:rsid w:val="00E24727"/>
    <w:rsid w:val="00E2551E"/>
    <w:rsid w:val="00E27EBE"/>
    <w:rsid w:val="00E31686"/>
    <w:rsid w:val="00E3488E"/>
    <w:rsid w:val="00E35652"/>
    <w:rsid w:val="00E3642F"/>
    <w:rsid w:val="00E36DEE"/>
    <w:rsid w:val="00E44FF9"/>
    <w:rsid w:val="00E5208E"/>
    <w:rsid w:val="00E54443"/>
    <w:rsid w:val="00E56C4A"/>
    <w:rsid w:val="00E60971"/>
    <w:rsid w:val="00E6238C"/>
    <w:rsid w:val="00E62675"/>
    <w:rsid w:val="00E666FC"/>
    <w:rsid w:val="00E7076F"/>
    <w:rsid w:val="00E72698"/>
    <w:rsid w:val="00E72CFC"/>
    <w:rsid w:val="00E730AE"/>
    <w:rsid w:val="00E75513"/>
    <w:rsid w:val="00E757DC"/>
    <w:rsid w:val="00E75D14"/>
    <w:rsid w:val="00E767F3"/>
    <w:rsid w:val="00E80B52"/>
    <w:rsid w:val="00E80FC0"/>
    <w:rsid w:val="00E81237"/>
    <w:rsid w:val="00E83DE2"/>
    <w:rsid w:val="00E86127"/>
    <w:rsid w:val="00E875E2"/>
    <w:rsid w:val="00E92FB8"/>
    <w:rsid w:val="00E94286"/>
    <w:rsid w:val="00E95F8B"/>
    <w:rsid w:val="00E973BE"/>
    <w:rsid w:val="00EA037F"/>
    <w:rsid w:val="00EA0D6D"/>
    <w:rsid w:val="00EA1BE0"/>
    <w:rsid w:val="00EB4EAA"/>
    <w:rsid w:val="00EC1A27"/>
    <w:rsid w:val="00EC40CC"/>
    <w:rsid w:val="00EC54B0"/>
    <w:rsid w:val="00EC5B07"/>
    <w:rsid w:val="00EC7EBF"/>
    <w:rsid w:val="00ED3F51"/>
    <w:rsid w:val="00ED66C6"/>
    <w:rsid w:val="00ED74A8"/>
    <w:rsid w:val="00ED77BB"/>
    <w:rsid w:val="00EE0883"/>
    <w:rsid w:val="00EF3901"/>
    <w:rsid w:val="00EF7451"/>
    <w:rsid w:val="00F009F9"/>
    <w:rsid w:val="00F00DDD"/>
    <w:rsid w:val="00F02387"/>
    <w:rsid w:val="00F0342B"/>
    <w:rsid w:val="00F0372E"/>
    <w:rsid w:val="00F05B1E"/>
    <w:rsid w:val="00F07008"/>
    <w:rsid w:val="00F108EF"/>
    <w:rsid w:val="00F13ACF"/>
    <w:rsid w:val="00F1454D"/>
    <w:rsid w:val="00F148D2"/>
    <w:rsid w:val="00F20D08"/>
    <w:rsid w:val="00F21AE8"/>
    <w:rsid w:val="00F340DC"/>
    <w:rsid w:val="00F40B49"/>
    <w:rsid w:val="00F41329"/>
    <w:rsid w:val="00F41CB8"/>
    <w:rsid w:val="00F43E57"/>
    <w:rsid w:val="00F449C6"/>
    <w:rsid w:val="00F4682F"/>
    <w:rsid w:val="00F46DE5"/>
    <w:rsid w:val="00F474BF"/>
    <w:rsid w:val="00F501A5"/>
    <w:rsid w:val="00F501B3"/>
    <w:rsid w:val="00F51150"/>
    <w:rsid w:val="00F5194D"/>
    <w:rsid w:val="00F5245A"/>
    <w:rsid w:val="00F57638"/>
    <w:rsid w:val="00F62028"/>
    <w:rsid w:val="00F62272"/>
    <w:rsid w:val="00F62558"/>
    <w:rsid w:val="00F63BE5"/>
    <w:rsid w:val="00F64493"/>
    <w:rsid w:val="00F67016"/>
    <w:rsid w:val="00F67605"/>
    <w:rsid w:val="00F82BC1"/>
    <w:rsid w:val="00F86B5A"/>
    <w:rsid w:val="00F904F1"/>
    <w:rsid w:val="00F97B1E"/>
    <w:rsid w:val="00FA668C"/>
    <w:rsid w:val="00FB0542"/>
    <w:rsid w:val="00FB37B1"/>
    <w:rsid w:val="00FB49D6"/>
    <w:rsid w:val="00FB5B08"/>
    <w:rsid w:val="00FB67CB"/>
    <w:rsid w:val="00FC1C72"/>
    <w:rsid w:val="00FC34AF"/>
    <w:rsid w:val="00FC477B"/>
    <w:rsid w:val="00FC5F5B"/>
    <w:rsid w:val="00FC7634"/>
    <w:rsid w:val="00FD4EED"/>
    <w:rsid w:val="00FE0971"/>
    <w:rsid w:val="00FE0A53"/>
    <w:rsid w:val="00FE0E2E"/>
    <w:rsid w:val="00FE208E"/>
    <w:rsid w:val="00FE539C"/>
    <w:rsid w:val="00FF3A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21E9"/>
  <w15:chartTrackingRefBased/>
  <w15:docId w15:val="{9188609C-8C57-5F47-935A-3E95565A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140"/>
    <w:pPr>
      <w:widowControl w:val="0"/>
      <w:spacing w:before="120" w:after="120" w:line="480" w:lineRule="exact"/>
      <w:ind w:firstLineChars="200" w:firstLine="200"/>
      <w:jc w:val="both"/>
    </w:pPr>
    <w:rPr>
      <w:rFonts w:eastAsia="標楷體"/>
      <w:color w:val="000000" w:themeColor="text1"/>
      <w:sz w:val="28"/>
    </w:rPr>
  </w:style>
  <w:style w:type="paragraph" w:styleId="1">
    <w:name w:val="heading 1"/>
    <w:basedOn w:val="a"/>
    <w:next w:val="a"/>
    <w:link w:val="10"/>
    <w:uiPriority w:val="9"/>
    <w:qFormat/>
    <w:rsid w:val="007F6C17"/>
    <w:pPr>
      <w:keepNext/>
      <w:spacing w:beforeLines="100" w:before="100" w:afterLines="100" w:after="100" w:line="240" w:lineRule="auto"/>
      <w:jc w:val="center"/>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7F6C17"/>
    <w:pPr>
      <w:keepNext/>
      <w:spacing w:before="0" w:afterLines="50" w:after="50" w:line="240" w:lineRule="auto"/>
      <w:ind w:left="200" w:hangingChars="200" w:hanging="200"/>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7F6C17"/>
    <w:pPr>
      <w:keepNext/>
      <w:spacing w:beforeLines="100" w:before="100" w:afterLines="50" w:after="50" w:line="240" w:lineRule="auto"/>
      <w:ind w:left="300" w:hangingChars="300" w:hanging="300"/>
      <w:outlineLvl w:val="2"/>
    </w:pPr>
    <w:rPr>
      <w:rFonts w:asciiTheme="majorHAnsi" w:hAnsiTheme="majorHAnsi"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7928"/>
    <w:pPr>
      <w:ind w:leftChars="200" w:left="480"/>
    </w:pPr>
  </w:style>
  <w:style w:type="character" w:customStyle="1" w:styleId="10">
    <w:name w:val="標題 1 字元"/>
    <w:basedOn w:val="a0"/>
    <w:link w:val="1"/>
    <w:uiPriority w:val="9"/>
    <w:rsid w:val="007F6C17"/>
    <w:rPr>
      <w:rFonts w:asciiTheme="majorHAnsi" w:eastAsia="標楷體" w:hAnsiTheme="majorHAnsi" w:cstheme="majorBidi"/>
      <w:b/>
      <w:bCs/>
      <w:color w:val="000000" w:themeColor="text1"/>
      <w:kern w:val="52"/>
      <w:sz w:val="40"/>
      <w:szCs w:val="52"/>
    </w:rPr>
  </w:style>
  <w:style w:type="paragraph" w:styleId="a4">
    <w:name w:val="caption"/>
    <w:basedOn w:val="a"/>
    <w:next w:val="a"/>
    <w:uiPriority w:val="35"/>
    <w:unhideWhenUsed/>
    <w:qFormat/>
    <w:rsid w:val="0034416E"/>
    <w:pPr>
      <w:framePr w:wrap="around" w:vAnchor="text" w:hAnchor="text" w:y="1"/>
      <w:spacing w:before="0" w:after="0" w:line="240" w:lineRule="auto"/>
      <w:ind w:firstLineChars="0" w:firstLine="0"/>
      <w:jc w:val="center"/>
    </w:pPr>
    <w:rPr>
      <w:b/>
      <w:szCs w:val="20"/>
    </w:rPr>
  </w:style>
  <w:style w:type="character" w:customStyle="1" w:styleId="20">
    <w:name w:val="標題 2 字元"/>
    <w:basedOn w:val="a0"/>
    <w:link w:val="2"/>
    <w:uiPriority w:val="9"/>
    <w:rsid w:val="007F6C17"/>
    <w:rPr>
      <w:rFonts w:asciiTheme="majorHAnsi" w:eastAsia="標楷體" w:hAnsiTheme="majorHAnsi" w:cstheme="majorBidi"/>
      <w:b/>
      <w:bCs/>
      <w:color w:val="000000" w:themeColor="text1"/>
      <w:sz w:val="36"/>
      <w:szCs w:val="48"/>
    </w:rPr>
  </w:style>
  <w:style w:type="character" w:styleId="a5">
    <w:name w:val="Hyperlink"/>
    <w:basedOn w:val="a0"/>
    <w:uiPriority w:val="99"/>
    <w:unhideWhenUsed/>
    <w:rsid w:val="00D711DD"/>
    <w:rPr>
      <w:color w:val="0563C1" w:themeColor="hyperlink"/>
      <w:u w:val="single"/>
    </w:rPr>
  </w:style>
  <w:style w:type="character" w:styleId="a6">
    <w:name w:val="Unresolved Mention"/>
    <w:basedOn w:val="a0"/>
    <w:uiPriority w:val="99"/>
    <w:semiHidden/>
    <w:unhideWhenUsed/>
    <w:rsid w:val="00D711DD"/>
    <w:rPr>
      <w:color w:val="605E5C"/>
      <w:shd w:val="clear" w:color="auto" w:fill="E1DFDD"/>
    </w:rPr>
  </w:style>
  <w:style w:type="paragraph" w:styleId="a7">
    <w:name w:val="header"/>
    <w:basedOn w:val="a"/>
    <w:link w:val="a8"/>
    <w:uiPriority w:val="99"/>
    <w:unhideWhenUsed/>
    <w:rsid w:val="00967B86"/>
    <w:pPr>
      <w:tabs>
        <w:tab w:val="center" w:pos="4153"/>
        <w:tab w:val="right" w:pos="8306"/>
      </w:tabs>
      <w:snapToGrid w:val="0"/>
    </w:pPr>
    <w:rPr>
      <w:sz w:val="20"/>
      <w:szCs w:val="20"/>
    </w:rPr>
  </w:style>
  <w:style w:type="character" w:customStyle="1" w:styleId="a8">
    <w:name w:val="頁首 字元"/>
    <w:basedOn w:val="a0"/>
    <w:link w:val="a7"/>
    <w:uiPriority w:val="99"/>
    <w:rsid w:val="00967B86"/>
    <w:rPr>
      <w:sz w:val="20"/>
      <w:szCs w:val="20"/>
    </w:rPr>
  </w:style>
  <w:style w:type="paragraph" w:styleId="a9">
    <w:name w:val="footer"/>
    <w:basedOn w:val="a"/>
    <w:link w:val="aa"/>
    <w:uiPriority w:val="99"/>
    <w:unhideWhenUsed/>
    <w:rsid w:val="00967B86"/>
    <w:pPr>
      <w:tabs>
        <w:tab w:val="center" w:pos="4153"/>
        <w:tab w:val="right" w:pos="8306"/>
      </w:tabs>
      <w:snapToGrid w:val="0"/>
    </w:pPr>
    <w:rPr>
      <w:sz w:val="20"/>
      <w:szCs w:val="20"/>
    </w:rPr>
  </w:style>
  <w:style w:type="character" w:customStyle="1" w:styleId="aa">
    <w:name w:val="頁尾 字元"/>
    <w:basedOn w:val="a0"/>
    <w:link w:val="a9"/>
    <w:uiPriority w:val="99"/>
    <w:rsid w:val="00967B86"/>
    <w:rPr>
      <w:sz w:val="20"/>
      <w:szCs w:val="20"/>
    </w:rPr>
  </w:style>
  <w:style w:type="paragraph" w:styleId="ab">
    <w:name w:val="Date"/>
    <w:basedOn w:val="a"/>
    <w:next w:val="a"/>
    <w:link w:val="ac"/>
    <w:uiPriority w:val="99"/>
    <w:semiHidden/>
    <w:unhideWhenUsed/>
    <w:rsid w:val="00702BC2"/>
    <w:pPr>
      <w:jc w:val="right"/>
    </w:pPr>
  </w:style>
  <w:style w:type="character" w:customStyle="1" w:styleId="ac">
    <w:name w:val="日期 字元"/>
    <w:basedOn w:val="a0"/>
    <w:link w:val="ab"/>
    <w:uiPriority w:val="99"/>
    <w:semiHidden/>
    <w:rsid w:val="00702BC2"/>
  </w:style>
  <w:style w:type="paragraph" w:styleId="ad">
    <w:name w:val="No Spacing"/>
    <w:link w:val="ae"/>
    <w:uiPriority w:val="1"/>
    <w:rsid w:val="00A32C74"/>
    <w:rPr>
      <w:kern w:val="0"/>
      <w:sz w:val="22"/>
    </w:rPr>
  </w:style>
  <w:style w:type="character" w:customStyle="1" w:styleId="ae">
    <w:name w:val="無間距 字元"/>
    <w:basedOn w:val="a0"/>
    <w:link w:val="ad"/>
    <w:uiPriority w:val="1"/>
    <w:rsid w:val="00A32C74"/>
    <w:rPr>
      <w:kern w:val="0"/>
      <w:sz w:val="22"/>
    </w:rPr>
  </w:style>
  <w:style w:type="paragraph" w:styleId="af">
    <w:name w:val="TOC Heading"/>
    <w:basedOn w:val="1"/>
    <w:next w:val="a"/>
    <w:link w:val="af0"/>
    <w:uiPriority w:val="39"/>
    <w:unhideWhenUsed/>
    <w:qFormat/>
    <w:rsid w:val="00FC1C72"/>
    <w:pPr>
      <w:keepLines/>
      <w:widowControl/>
      <w:outlineLvl w:val="9"/>
    </w:pPr>
    <w:rPr>
      <w:bCs w:val="0"/>
      <w:kern w:val="0"/>
      <w:szCs w:val="32"/>
    </w:rPr>
  </w:style>
  <w:style w:type="paragraph" w:styleId="11">
    <w:name w:val="toc 1"/>
    <w:basedOn w:val="a"/>
    <w:next w:val="a"/>
    <w:autoRedefine/>
    <w:uiPriority w:val="39"/>
    <w:unhideWhenUsed/>
    <w:rsid w:val="00544C76"/>
    <w:pPr>
      <w:tabs>
        <w:tab w:val="left" w:pos="1200"/>
        <w:tab w:val="right" w:leader="dot" w:pos="8302"/>
      </w:tabs>
      <w:ind w:left="280" w:right="280" w:firstLine="560"/>
      <w:jc w:val="left"/>
    </w:pPr>
  </w:style>
  <w:style w:type="paragraph" w:styleId="21">
    <w:name w:val="toc 2"/>
    <w:basedOn w:val="a"/>
    <w:next w:val="a"/>
    <w:autoRedefine/>
    <w:uiPriority w:val="39"/>
    <w:unhideWhenUsed/>
    <w:rsid w:val="00D31901"/>
    <w:pPr>
      <w:tabs>
        <w:tab w:val="left" w:pos="1200"/>
        <w:tab w:val="right" w:leader="dot" w:pos="8302"/>
      </w:tabs>
      <w:ind w:firstLineChars="0" w:firstLine="0"/>
    </w:pPr>
  </w:style>
  <w:style w:type="character" w:customStyle="1" w:styleId="30">
    <w:name w:val="標題 3 字元"/>
    <w:basedOn w:val="a0"/>
    <w:link w:val="3"/>
    <w:uiPriority w:val="9"/>
    <w:rsid w:val="007F6C17"/>
    <w:rPr>
      <w:rFonts w:asciiTheme="majorHAnsi" w:eastAsia="標楷體" w:hAnsiTheme="majorHAnsi" w:cstheme="majorBidi"/>
      <w:b/>
      <w:bCs/>
      <w:color w:val="000000" w:themeColor="text1"/>
      <w:sz w:val="32"/>
      <w:szCs w:val="36"/>
    </w:rPr>
  </w:style>
  <w:style w:type="paragraph" w:styleId="31">
    <w:name w:val="toc 3"/>
    <w:basedOn w:val="a"/>
    <w:next w:val="a"/>
    <w:autoRedefine/>
    <w:uiPriority w:val="39"/>
    <w:unhideWhenUsed/>
    <w:rsid w:val="001A38AD"/>
    <w:pPr>
      <w:tabs>
        <w:tab w:val="left" w:pos="1418"/>
        <w:tab w:val="right" w:leader="dot" w:pos="8302"/>
      </w:tabs>
      <w:ind w:leftChars="295" w:left="708" w:firstLine="1"/>
    </w:pPr>
  </w:style>
  <w:style w:type="table" w:styleId="af1">
    <w:name w:val="Table Grid"/>
    <w:basedOn w:val="a1"/>
    <w:uiPriority w:val="39"/>
    <w:rsid w:val="009D2A3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Intense Emphasis"/>
    <w:basedOn w:val="a0"/>
    <w:uiPriority w:val="21"/>
    <w:rsid w:val="009C5EF6"/>
    <w:rPr>
      <w:rFonts w:eastAsia="標楷體"/>
      <w:i/>
      <w:iCs/>
      <w:color w:val="FF0000"/>
      <w:sz w:val="40"/>
      <w:u w:val="single"/>
    </w:rPr>
  </w:style>
  <w:style w:type="paragraph" w:customStyle="1" w:styleId="af3">
    <w:name w:val="目錄內文"/>
    <w:link w:val="af4"/>
    <w:qFormat/>
    <w:rsid w:val="00AE5984"/>
    <w:pPr>
      <w:spacing w:line="480" w:lineRule="exact"/>
      <w:jc w:val="both"/>
    </w:pPr>
    <w:rPr>
      <w:rFonts w:ascii="標楷體" w:eastAsia="標楷體" w:hAnsi="標楷體" w:cstheme="majorBidi"/>
      <w:bCs/>
      <w:color w:val="000000" w:themeColor="text1"/>
      <w:kern w:val="0"/>
      <w:sz w:val="28"/>
      <w:szCs w:val="72"/>
      <w:lang w:val="zh-TW"/>
    </w:rPr>
  </w:style>
  <w:style w:type="character" w:customStyle="1" w:styleId="af0">
    <w:name w:val="目錄標題 字元"/>
    <w:basedOn w:val="10"/>
    <w:link w:val="af"/>
    <w:uiPriority w:val="39"/>
    <w:rsid w:val="00FC1C72"/>
    <w:rPr>
      <w:rFonts w:asciiTheme="majorHAnsi" w:eastAsia="標楷體" w:hAnsiTheme="majorHAnsi" w:cstheme="majorBidi"/>
      <w:b/>
      <w:bCs w:val="0"/>
      <w:color w:val="000000" w:themeColor="text1"/>
      <w:kern w:val="0"/>
      <w:sz w:val="40"/>
      <w:szCs w:val="32"/>
    </w:rPr>
  </w:style>
  <w:style w:type="character" w:customStyle="1" w:styleId="af4">
    <w:name w:val="目錄內文 字元"/>
    <w:basedOn w:val="af0"/>
    <w:link w:val="af3"/>
    <w:rsid w:val="00AE5984"/>
    <w:rPr>
      <w:rFonts w:ascii="標楷體" w:eastAsia="標楷體" w:hAnsi="標楷體" w:cstheme="majorBidi"/>
      <w:b w:val="0"/>
      <w:bCs/>
      <w:color w:val="000000" w:themeColor="text1"/>
      <w:kern w:val="0"/>
      <w:sz w:val="28"/>
      <w:szCs w:val="72"/>
      <w:lang w:val="zh-TW"/>
    </w:rPr>
  </w:style>
  <w:style w:type="table" w:styleId="12">
    <w:name w:val="Plain Table 1"/>
    <w:basedOn w:val="a1"/>
    <w:uiPriority w:val="41"/>
    <w:rsid w:val="00C622C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5">
    <w:name w:val="annotation text"/>
    <w:basedOn w:val="a"/>
    <w:link w:val="af6"/>
    <w:uiPriority w:val="99"/>
    <w:semiHidden/>
    <w:rsid w:val="00A764A0"/>
    <w:pPr>
      <w:spacing w:before="0" w:after="0" w:line="240" w:lineRule="auto"/>
      <w:ind w:firstLineChars="0" w:firstLine="0"/>
      <w:jc w:val="left"/>
    </w:pPr>
    <w:rPr>
      <w:rFonts w:ascii="Times New Roman" w:eastAsia="新細明體" w:hAnsi="Times New Roman" w:cs="Times New Roman"/>
      <w:color w:val="auto"/>
      <w:sz w:val="24"/>
      <w:szCs w:val="24"/>
    </w:rPr>
  </w:style>
  <w:style w:type="character" w:customStyle="1" w:styleId="af6">
    <w:name w:val="註解文字 字元"/>
    <w:basedOn w:val="a0"/>
    <w:link w:val="af5"/>
    <w:uiPriority w:val="99"/>
    <w:semiHidden/>
    <w:rsid w:val="00A764A0"/>
    <w:rPr>
      <w:rFonts w:ascii="Times New Roman" w:eastAsia="新細明體" w:hAnsi="Times New Roman" w:cs="Times New Roman"/>
      <w:szCs w:val="24"/>
    </w:rPr>
  </w:style>
  <w:style w:type="character" w:styleId="af7">
    <w:name w:val="annotation reference"/>
    <w:basedOn w:val="a0"/>
    <w:uiPriority w:val="99"/>
    <w:semiHidden/>
    <w:unhideWhenUsed/>
    <w:rsid w:val="00A764A0"/>
    <w:rPr>
      <w:sz w:val="18"/>
      <w:szCs w:val="18"/>
    </w:rPr>
  </w:style>
  <w:style w:type="paragraph" w:customStyle="1" w:styleId="Default">
    <w:name w:val="Default"/>
    <w:rsid w:val="00FD4EED"/>
    <w:pPr>
      <w:widowControl w:val="0"/>
      <w:autoSpaceDE w:val="0"/>
      <w:autoSpaceDN w:val="0"/>
      <w:adjustRightInd w:val="0"/>
    </w:pPr>
    <w:rPr>
      <w:rFonts w:ascii="Times New Roman" w:eastAsia="新細明體" w:hAnsi="Times New Roman" w:cs="Times New Roman"/>
      <w:color w:val="000000"/>
      <w:kern w:val="0"/>
      <w:szCs w:val="24"/>
    </w:rPr>
  </w:style>
  <w:style w:type="table" w:customStyle="1" w:styleId="13">
    <w:name w:val="表格格線1"/>
    <w:basedOn w:val="a1"/>
    <w:next w:val="af1"/>
    <w:uiPriority w:val="39"/>
    <w:rsid w:val="00FD4EED"/>
    <w:rPr>
      <w:rFonts w:ascii="Calibri" w:eastAsia="新細明體" w:hAnsi="Calibri" w:cs="Times New Roman"/>
      <w:kern w:val="0"/>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表格內文字"/>
    <w:basedOn w:val="a"/>
    <w:link w:val="af9"/>
    <w:qFormat/>
    <w:rsid w:val="00E31686"/>
    <w:pPr>
      <w:spacing w:beforeLines="50" w:before="50" w:afterLines="50" w:after="50" w:line="280" w:lineRule="exact"/>
      <w:ind w:firstLineChars="0" w:firstLine="0"/>
    </w:pPr>
    <w:rPr>
      <w:rFonts w:ascii="Calibri" w:hAnsi="Calibri" w:cs="Times New Roman"/>
      <w:kern w:val="0"/>
    </w:rPr>
  </w:style>
  <w:style w:type="paragraph" w:customStyle="1" w:styleId="afa">
    <w:name w:val="待辦"/>
    <w:basedOn w:val="a"/>
    <w:link w:val="afb"/>
    <w:qFormat/>
    <w:rsid w:val="00803C42"/>
    <w:pPr>
      <w:spacing w:before="0" w:after="0" w:line="240" w:lineRule="auto"/>
      <w:ind w:firstLineChars="0" w:firstLine="0"/>
      <w:jc w:val="center"/>
    </w:pPr>
    <w:rPr>
      <w:b/>
      <w:i/>
      <w:color w:val="FF0000"/>
      <w:sz w:val="48"/>
      <w:u w:val="single"/>
    </w:rPr>
  </w:style>
  <w:style w:type="character" w:customStyle="1" w:styleId="af9">
    <w:name w:val="表格內文字 字元"/>
    <w:basedOn w:val="a0"/>
    <w:link w:val="af8"/>
    <w:rsid w:val="00E31686"/>
    <w:rPr>
      <w:rFonts w:ascii="Calibri" w:eastAsia="標楷體" w:hAnsi="Calibri" w:cs="Times New Roman"/>
      <w:color w:val="000000" w:themeColor="text1"/>
      <w:kern w:val="0"/>
      <w:sz w:val="28"/>
    </w:rPr>
  </w:style>
  <w:style w:type="table" w:styleId="4-1">
    <w:name w:val="Grid Table 4 Accent 1"/>
    <w:basedOn w:val="a1"/>
    <w:uiPriority w:val="49"/>
    <w:rsid w:val="00AE598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fb">
    <w:name w:val="待辦 字元"/>
    <w:basedOn w:val="a0"/>
    <w:link w:val="afa"/>
    <w:rsid w:val="00803C42"/>
    <w:rPr>
      <w:rFonts w:eastAsia="標楷體"/>
      <w:b/>
      <w:i/>
      <w:color w:val="FF0000"/>
      <w:sz w:val="48"/>
      <w:u w:val="single"/>
    </w:rPr>
  </w:style>
  <w:style w:type="table" w:styleId="5-5">
    <w:name w:val="Grid Table 5 Dark Accent 5"/>
    <w:basedOn w:val="a1"/>
    <w:uiPriority w:val="50"/>
    <w:rsid w:val="00E150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afc">
    <w:name w:val="待編號"/>
    <w:link w:val="afd"/>
    <w:qFormat/>
    <w:rsid w:val="00E27EBE"/>
    <w:pPr>
      <w:spacing w:line="280" w:lineRule="exact"/>
      <w:jc w:val="center"/>
    </w:pPr>
    <w:rPr>
      <w:rFonts w:asciiTheme="majorHAnsi" w:eastAsia="標楷體" w:hAnsiTheme="majorHAnsi" w:cstheme="majorBidi"/>
      <w:b/>
      <w:bCs/>
      <w:color w:val="FFD966" w:themeColor="accent4" w:themeTint="99"/>
      <w:sz w:val="28"/>
      <w:szCs w:val="36"/>
    </w:rPr>
  </w:style>
  <w:style w:type="character" w:customStyle="1" w:styleId="afd">
    <w:name w:val="待編號 字元"/>
    <w:basedOn w:val="30"/>
    <w:link w:val="afc"/>
    <w:rsid w:val="00E27EBE"/>
    <w:rPr>
      <w:rFonts w:asciiTheme="majorHAnsi" w:eastAsia="標楷體" w:hAnsiTheme="majorHAnsi" w:cstheme="majorBidi"/>
      <w:b/>
      <w:bCs/>
      <w:color w:val="FFD966" w:themeColor="accent4" w:themeTint="99"/>
      <w:sz w:val="28"/>
      <w:szCs w:val="36"/>
    </w:rPr>
  </w:style>
  <w:style w:type="paragraph" w:styleId="afe">
    <w:name w:val="Note Heading"/>
    <w:basedOn w:val="a"/>
    <w:next w:val="a"/>
    <w:link w:val="aff"/>
    <w:rsid w:val="004C65B3"/>
    <w:pPr>
      <w:adjustRightInd w:val="0"/>
      <w:spacing w:before="0" w:after="0" w:line="400" w:lineRule="atLeast"/>
      <w:ind w:firstLineChars="0" w:firstLine="0"/>
      <w:jc w:val="center"/>
      <w:textAlignment w:val="baseline"/>
    </w:pPr>
    <w:rPr>
      <w:rFonts w:ascii="標楷體" w:hAnsi="標楷體" w:cs="Times New Roman"/>
      <w:color w:val="auto"/>
      <w:kern w:val="0"/>
      <w:sz w:val="24"/>
      <w:szCs w:val="20"/>
    </w:rPr>
  </w:style>
  <w:style w:type="character" w:customStyle="1" w:styleId="aff">
    <w:name w:val="註釋標題 字元"/>
    <w:basedOn w:val="a0"/>
    <w:link w:val="afe"/>
    <w:rsid w:val="004C65B3"/>
    <w:rPr>
      <w:rFonts w:ascii="標楷體" w:eastAsia="標楷體" w:hAnsi="標楷體" w:cs="Times New Roman"/>
      <w:kern w:val="0"/>
      <w:szCs w:val="20"/>
    </w:rPr>
  </w:style>
  <w:style w:type="paragraph" w:styleId="aff0">
    <w:name w:val="Revision"/>
    <w:hidden/>
    <w:uiPriority w:val="99"/>
    <w:semiHidden/>
    <w:rsid w:val="00681EF9"/>
    <w:rPr>
      <w:rFonts w:eastAsia="標楷體"/>
      <w:color w:val="000000" w:themeColor="text1"/>
      <w:sz w:val="28"/>
    </w:rPr>
  </w:style>
  <w:style w:type="paragraph" w:styleId="aff1">
    <w:name w:val="annotation subject"/>
    <w:basedOn w:val="af5"/>
    <w:next w:val="af5"/>
    <w:link w:val="aff2"/>
    <w:uiPriority w:val="99"/>
    <w:semiHidden/>
    <w:unhideWhenUsed/>
    <w:rsid w:val="00681EF9"/>
    <w:pPr>
      <w:spacing w:before="120" w:after="120" w:line="480" w:lineRule="exact"/>
      <w:ind w:firstLineChars="200" w:firstLine="200"/>
    </w:pPr>
    <w:rPr>
      <w:rFonts w:asciiTheme="minorHAnsi" w:eastAsia="標楷體" w:hAnsiTheme="minorHAnsi" w:cstheme="minorBidi"/>
      <w:b/>
      <w:bCs/>
      <w:color w:val="000000" w:themeColor="text1"/>
      <w:sz w:val="28"/>
      <w:szCs w:val="22"/>
    </w:rPr>
  </w:style>
  <w:style w:type="character" w:customStyle="1" w:styleId="aff2">
    <w:name w:val="註解主旨 字元"/>
    <w:basedOn w:val="af6"/>
    <w:link w:val="aff1"/>
    <w:uiPriority w:val="99"/>
    <w:semiHidden/>
    <w:rsid w:val="00681EF9"/>
    <w:rPr>
      <w:rFonts w:ascii="Times New Roman" w:eastAsia="標楷體" w:hAnsi="Times New Roman" w:cs="Times New Roman"/>
      <w:b/>
      <w:bCs/>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0283">
      <w:bodyDiv w:val="1"/>
      <w:marLeft w:val="0"/>
      <w:marRight w:val="0"/>
      <w:marTop w:val="0"/>
      <w:marBottom w:val="0"/>
      <w:divBdr>
        <w:top w:val="none" w:sz="0" w:space="0" w:color="auto"/>
        <w:left w:val="none" w:sz="0" w:space="0" w:color="auto"/>
        <w:bottom w:val="none" w:sz="0" w:space="0" w:color="auto"/>
        <w:right w:val="none" w:sz="0" w:space="0" w:color="auto"/>
      </w:divBdr>
    </w:div>
    <w:div w:id="119349952">
      <w:bodyDiv w:val="1"/>
      <w:marLeft w:val="0"/>
      <w:marRight w:val="0"/>
      <w:marTop w:val="0"/>
      <w:marBottom w:val="0"/>
      <w:divBdr>
        <w:top w:val="none" w:sz="0" w:space="0" w:color="auto"/>
        <w:left w:val="none" w:sz="0" w:space="0" w:color="auto"/>
        <w:bottom w:val="none" w:sz="0" w:space="0" w:color="auto"/>
        <w:right w:val="none" w:sz="0" w:space="0" w:color="auto"/>
      </w:divBdr>
    </w:div>
    <w:div w:id="181475459">
      <w:bodyDiv w:val="1"/>
      <w:marLeft w:val="0"/>
      <w:marRight w:val="0"/>
      <w:marTop w:val="0"/>
      <w:marBottom w:val="0"/>
      <w:divBdr>
        <w:top w:val="none" w:sz="0" w:space="0" w:color="auto"/>
        <w:left w:val="none" w:sz="0" w:space="0" w:color="auto"/>
        <w:bottom w:val="none" w:sz="0" w:space="0" w:color="auto"/>
        <w:right w:val="none" w:sz="0" w:space="0" w:color="auto"/>
      </w:divBdr>
    </w:div>
    <w:div w:id="699353194">
      <w:bodyDiv w:val="1"/>
      <w:marLeft w:val="0"/>
      <w:marRight w:val="0"/>
      <w:marTop w:val="0"/>
      <w:marBottom w:val="0"/>
      <w:divBdr>
        <w:top w:val="none" w:sz="0" w:space="0" w:color="auto"/>
        <w:left w:val="none" w:sz="0" w:space="0" w:color="auto"/>
        <w:bottom w:val="none" w:sz="0" w:space="0" w:color="auto"/>
        <w:right w:val="none" w:sz="0" w:space="0" w:color="auto"/>
      </w:divBdr>
    </w:div>
    <w:div w:id="725836715">
      <w:bodyDiv w:val="1"/>
      <w:marLeft w:val="0"/>
      <w:marRight w:val="0"/>
      <w:marTop w:val="0"/>
      <w:marBottom w:val="0"/>
      <w:divBdr>
        <w:top w:val="none" w:sz="0" w:space="0" w:color="auto"/>
        <w:left w:val="none" w:sz="0" w:space="0" w:color="auto"/>
        <w:bottom w:val="none" w:sz="0" w:space="0" w:color="auto"/>
        <w:right w:val="none" w:sz="0" w:space="0" w:color="auto"/>
      </w:divBdr>
    </w:div>
    <w:div w:id="753287207">
      <w:bodyDiv w:val="1"/>
      <w:marLeft w:val="0"/>
      <w:marRight w:val="0"/>
      <w:marTop w:val="0"/>
      <w:marBottom w:val="0"/>
      <w:divBdr>
        <w:top w:val="none" w:sz="0" w:space="0" w:color="auto"/>
        <w:left w:val="none" w:sz="0" w:space="0" w:color="auto"/>
        <w:bottom w:val="none" w:sz="0" w:space="0" w:color="auto"/>
        <w:right w:val="none" w:sz="0" w:space="0" w:color="auto"/>
      </w:divBdr>
    </w:div>
    <w:div w:id="950748510">
      <w:bodyDiv w:val="1"/>
      <w:marLeft w:val="0"/>
      <w:marRight w:val="0"/>
      <w:marTop w:val="0"/>
      <w:marBottom w:val="0"/>
      <w:divBdr>
        <w:top w:val="none" w:sz="0" w:space="0" w:color="auto"/>
        <w:left w:val="none" w:sz="0" w:space="0" w:color="auto"/>
        <w:bottom w:val="none" w:sz="0" w:space="0" w:color="auto"/>
        <w:right w:val="none" w:sz="0" w:space="0" w:color="auto"/>
      </w:divBdr>
    </w:div>
    <w:div w:id="1070233750">
      <w:bodyDiv w:val="1"/>
      <w:marLeft w:val="0"/>
      <w:marRight w:val="0"/>
      <w:marTop w:val="0"/>
      <w:marBottom w:val="0"/>
      <w:divBdr>
        <w:top w:val="none" w:sz="0" w:space="0" w:color="auto"/>
        <w:left w:val="none" w:sz="0" w:space="0" w:color="auto"/>
        <w:bottom w:val="none" w:sz="0" w:space="0" w:color="auto"/>
        <w:right w:val="none" w:sz="0" w:space="0" w:color="auto"/>
      </w:divBdr>
    </w:div>
    <w:div w:id="1089814846">
      <w:bodyDiv w:val="1"/>
      <w:marLeft w:val="0"/>
      <w:marRight w:val="0"/>
      <w:marTop w:val="0"/>
      <w:marBottom w:val="0"/>
      <w:divBdr>
        <w:top w:val="none" w:sz="0" w:space="0" w:color="auto"/>
        <w:left w:val="none" w:sz="0" w:space="0" w:color="auto"/>
        <w:bottom w:val="none" w:sz="0" w:space="0" w:color="auto"/>
        <w:right w:val="none" w:sz="0" w:space="0" w:color="auto"/>
      </w:divBdr>
    </w:div>
    <w:div w:id="1094784880">
      <w:bodyDiv w:val="1"/>
      <w:marLeft w:val="0"/>
      <w:marRight w:val="0"/>
      <w:marTop w:val="0"/>
      <w:marBottom w:val="0"/>
      <w:divBdr>
        <w:top w:val="none" w:sz="0" w:space="0" w:color="auto"/>
        <w:left w:val="none" w:sz="0" w:space="0" w:color="auto"/>
        <w:bottom w:val="none" w:sz="0" w:space="0" w:color="auto"/>
        <w:right w:val="none" w:sz="0" w:space="0" w:color="auto"/>
      </w:divBdr>
    </w:div>
    <w:div w:id="1275019520">
      <w:bodyDiv w:val="1"/>
      <w:marLeft w:val="0"/>
      <w:marRight w:val="0"/>
      <w:marTop w:val="0"/>
      <w:marBottom w:val="0"/>
      <w:divBdr>
        <w:top w:val="none" w:sz="0" w:space="0" w:color="auto"/>
        <w:left w:val="none" w:sz="0" w:space="0" w:color="auto"/>
        <w:bottom w:val="none" w:sz="0" w:space="0" w:color="auto"/>
        <w:right w:val="none" w:sz="0" w:space="0" w:color="auto"/>
      </w:divBdr>
    </w:div>
    <w:div w:id="1308588743">
      <w:bodyDiv w:val="1"/>
      <w:marLeft w:val="0"/>
      <w:marRight w:val="0"/>
      <w:marTop w:val="0"/>
      <w:marBottom w:val="0"/>
      <w:divBdr>
        <w:top w:val="none" w:sz="0" w:space="0" w:color="auto"/>
        <w:left w:val="none" w:sz="0" w:space="0" w:color="auto"/>
        <w:bottom w:val="none" w:sz="0" w:space="0" w:color="auto"/>
        <w:right w:val="none" w:sz="0" w:space="0" w:color="auto"/>
      </w:divBdr>
    </w:div>
    <w:div w:id="1542328658">
      <w:bodyDiv w:val="1"/>
      <w:marLeft w:val="0"/>
      <w:marRight w:val="0"/>
      <w:marTop w:val="0"/>
      <w:marBottom w:val="0"/>
      <w:divBdr>
        <w:top w:val="none" w:sz="0" w:space="0" w:color="auto"/>
        <w:left w:val="none" w:sz="0" w:space="0" w:color="auto"/>
        <w:bottom w:val="none" w:sz="0" w:space="0" w:color="auto"/>
        <w:right w:val="none" w:sz="0" w:space="0" w:color="auto"/>
      </w:divBdr>
    </w:div>
    <w:div w:id="1611549756">
      <w:bodyDiv w:val="1"/>
      <w:marLeft w:val="0"/>
      <w:marRight w:val="0"/>
      <w:marTop w:val="0"/>
      <w:marBottom w:val="0"/>
      <w:divBdr>
        <w:top w:val="none" w:sz="0" w:space="0" w:color="auto"/>
        <w:left w:val="none" w:sz="0" w:space="0" w:color="auto"/>
        <w:bottom w:val="none" w:sz="0" w:space="0" w:color="auto"/>
        <w:right w:val="none" w:sz="0" w:space="0" w:color="auto"/>
      </w:divBdr>
    </w:div>
    <w:div w:id="1713532718">
      <w:bodyDiv w:val="1"/>
      <w:marLeft w:val="0"/>
      <w:marRight w:val="0"/>
      <w:marTop w:val="0"/>
      <w:marBottom w:val="0"/>
      <w:divBdr>
        <w:top w:val="none" w:sz="0" w:space="0" w:color="auto"/>
        <w:left w:val="none" w:sz="0" w:space="0" w:color="auto"/>
        <w:bottom w:val="none" w:sz="0" w:space="0" w:color="auto"/>
        <w:right w:val="none" w:sz="0" w:space="0" w:color="auto"/>
      </w:divBdr>
    </w:div>
    <w:div w:id="1832868584">
      <w:bodyDiv w:val="1"/>
      <w:marLeft w:val="0"/>
      <w:marRight w:val="0"/>
      <w:marTop w:val="0"/>
      <w:marBottom w:val="0"/>
      <w:divBdr>
        <w:top w:val="none" w:sz="0" w:space="0" w:color="auto"/>
        <w:left w:val="none" w:sz="0" w:space="0" w:color="auto"/>
        <w:bottom w:val="none" w:sz="0" w:space="0" w:color="auto"/>
        <w:right w:val="none" w:sz="0" w:space="0" w:color="auto"/>
      </w:divBdr>
    </w:div>
    <w:div w:id="1833636802">
      <w:bodyDiv w:val="1"/>
      <w:marLeft w:val="0"/>
      <w:marRight w:val="0"/>
      <w:marTop w:val="0"/>
      <w:marBottom w:val="0"/>
      <w:divBdr>
        <w:top w:val="none" w:sz="0" w:space="0" w:color="auto"/>
        <w:left w:val="none" w:sz="0" w:space="0" w:color="auto"/>
        <w:bottom w:val="none" w:sz="0" w:space="0" w:color="auto"/>
        <w:right w:val="none" w:sz="0" w:space="0" w:color="auto"/>
      </w:divBdr>
    </w:div>
    <w:div w:id="1872301609">
      <w:bodyDiv w:val="1"/>
      <w:marLeft w:val="0"/>
      <w:marRight w:val="0"/>
      <w:marTop w:val="0"/>
      <w:marBottom w:val="0"/>
      <w:divBdr>
        <w:top w:val="none" w:sz="0" w:space="0" w:color="auto"/>
        <w:left w:val="none" w:sz="0" w:space="0" w:color="auto"/>
        <w:bottom w:val="none" w:sz="0" w:space="0" w:color="auto"/>
        <w:right w:val="none" w:sz="0" w:space="0" w:color="auto"/>
      </w:divBdr>
    </w:div>
    <w:div w:id="2012754515">
      <w:bodyDiv w:val="1"/>
      <w:marLeft w:val="0"/>
      <w:marRight w:val="0"/>
      <w:marTop w:val="0"/>
      <w:marBottom w:val="0"/>
      <w:divBdr>
        <w:top w:val="none" w:sz="0" w:space="0" w:color="auto"/>
        <w:left w:val="none" w:sz="0" w:space="0" w:color="auto"/>
        <w:bottom w:val="none" w:sz="0" w:space="0" w:color="auto"/>
        <w:right w:val="none" w:sz="0" w:space="0" w:color="auto"/>
      </w:divBdr>
    </w:div>
    <w:div w:id="208938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6EFC4-C551-4D9C-8A88-A133F65BC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50</Pages>
  <Words>2477</Words>
  <Characters>14122</Characters>
  <Application>Microsoft Office Word</Application>
  <DocSecurity>0</DocSecurity>
  <Lines>117</Lines>
  <Paragraphs>33</Paragraphs>
  <ScaleCrop>false</ScaleCrop>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黃懷萱</dc:creator>
  <cp:keywords/>
  <dc:description/>
  <cp:lastModifiedBy>黃懷萱</cp:lastModifiedBy>
  <cp:revision>281</cp:revision>
  <cp:lastPrinted>2022-02-16T23:21:00Z</cp:lastPrinted>
  <dcterms:created xsi:type="dcterms:W3CDTF">2022-02-17T06:32:00Z</dcterms:created>
  <dcterms:modified xsi:type="dcterms:W3CDTF">2022-12-19T17:02:00Z</dcterms:modified>
</cp:coreProperties>
</file>